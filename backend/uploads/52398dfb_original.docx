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AEB11" w14:textId="77777777" w:rsidR="00972BF3" w:rsidRPr="00021283" w:rsidRDefault="00972BF3" w:rsidP="00972BF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Πρόλογος</w:t>
      </w:r>
    </w:p>
    <w:p w14:paraId="75E8B7E6"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«Κατανοώντας τις αλλαγές στην οικονομία και την τεχνολογία»,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w:t>
      </w:r>
      <w:proofErr w:type="spellStart"/>
      <w:r w:rsidRPr="00021283">
        <w:rPr>
          <w:rFonts w:asciiTheme="minorHAnsi" w:hAnsiTheme="minorHAnsi" w:cstheme="minorHAnsi"/>
          <w:color w:val="000000"/>
        </w:rPr>
        <w:t>Ατσαλάκη</w:t>
      </w:r>
      <w:proofErr w:type="spellEnd"/>
      <w:r w:rsidRPr="00021283">
        <w:rPr>
          <w:rFonts w:asciiTheme="minorHAnsi" w:hAnsiTheme="minorHAnsi" w:cstheme="minorHAnsi"/>
          <w:color w:val="000000"/>
        </w:rPr>
        <w:t xml:space="preserve"> και Ιωάννα </w:t>
      </w:r>
      <w:proofErr w:type="spellStart"/>
      <w:r w:rsidRPr="00021283">
        <w:rPr>
          <w:rFonts w:asciiTheme="minorHAnsi" w:hAnsiTheme="minorHAnsi" w:cstheme="minorHAnsi"/>
          <w:color w:val="000000"/>
        </w:rPr>
        <w:t>Ατσαλάκη</w:t>
      </w:r>
      <w:proofErr w:type="spellEnd"/>
      <w:r w:rsidRPr="00021283">
        <w:rPr>
          <w:rFonts w:asciiTheme="minorHAnsi" w:hAnsiTheme="minorHAnsi" w:cstheme="minorHAnsi"/>
          <w:color w:val="000000"/>
        </w:rPr>
        <w:t>,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7BE3F2C1"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t xml:space="preserve">Η δομή του βιβλίου αντανακλά τη φιλοσοφία των συγγραφέων: συνδέουμε την ανάλυση της μακροοικονομικής πραγματικότητας με τεχνολογικές εξελίξεις και πολιτικές επιλογές, προκειμένου να παράσχουμε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 </w:t>
      </w:r>
      <w:del w:id="0" w:author="ProofreadAI" w:date="2026-02-22T16:05:00Z">
        <w:r>
          <w:delText>μεταξύ άλλων την άνοδο</w:delText>
        </w:r>
      </w:del>
      <w:r>
        <w:t>μεταξύ άλλων, την άνοδο</w:t>
      </w:r>
      <w:r>
        <w:t xml:space="preserve"> των πρακτόρων ΤΝ και των συστημάτων </w:t>
      </w:r>
      <w:proofErr w:type="spellStart"/>
      <w:r w:rsidRPr="00021283">
        <w:rPr>
          <w:rFonts w:asciiTheme="minorHAnsi" w:hAnsiTheme="minorHAnsi" w:cstheme="minorHAnsi"/>
          <w:color w:val="000000"/>
        </w:rPr>
        <w:t>reasoning</w:t>
      </w:r>
      <w:proofErr w:type="spellEnd"/>
      <w:r>
        <w:t xml:space="preserve"> ΤΝ, τον ρόλο των αυτόνομων μηχανών στην παραγωγική δομή, αλλά και την πολιτική οικονομία της συσσώρευσης </w:t>
      </w:r>
      <w:del w:id="1" w:author="ProofreadAI" w:date="2026-02-22T16:05:00Z">
        <w:r>
          <w:delText>χρέους,  που</w:delText>
        </w:r>
      </w:del>
      <w:r>
        <w:t>χρέους, που</w:t>
      </w:r>
      <w:r>
        <w:t xml:space="preserve"> συνθέτουν μια συνολική αφήγηση για τις αλληλεπιδράσεις τεχνολογίας και οικονομίας.</w:t>
      </w:r>
    </w:p>
    <w:p w14:paraId="72E4CE38" w14:textId="77777777" w:rsidR="00972BF3" w:rsidRPr="00021283" w:rsidRDefault="00972BF3" w:rsidP="00972BF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w:t>
      </w:r>
      <w:proofErr w:type="spellStart"/>
      <w:r w:rsidRPr="00021283">
        <w:rPr>
          <w:rFonts w:asciiTheme="minorHAnsi" w:hAnsiTheme="minorHAnsi" w:cstheme="minorHAnsi"/>
          <w:color w:val="000000"/>
        </w:rPr>
        <w:t>reasoning</w:t>
      </w:r>
      <w:proofErr w:type="spellEnd"/>
      <w:r w:rsidRPr="00021283">
        <w:rPr>
          <w:rFonts w:asciiTheme="minorHAnsi" w:hAnsiTheme="minorHAnsi" w:cstheme="minorHAnsi"/>
          <w:color w:val="000000"/>
        </w:rPr>
        <w:t xml:space="preserve"> ΤΝ — όπου τα μοντέλα δεν περιορίζονται στην παραγωγή πληροφορίας αλλά μαθαίνουν να επιλύουν καινούργια, μη προδιαγεγραμμένα προβλήματα,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4EC84124"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t xml:space="preserve">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w:t>
      </w:r>
      <w:del w:id="2" w:author="ProofreadAI" w:date="2026-02-22T16:05:00Z">
        <w:r>
          <w:delText>διακυβερνητική αξιοπιστία</w:delText>
        </w:r>
      </w:del>
      <w:r>
        <w:t>κυβερνητική αξιοπιστία</w:t>
      </w:r>
      <w:r>
        <w:t>, ένα ζήτημα κρίσιμο για την αναλυτική και πολιτική ατζέντα των επομένων δεκαετιών.</w:t>
      </w:r>
    </w:p>
    <w:p w14:paraId="7377D339"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w:t>
      </w:r>
      <w:proofErr w:type="spellStart"/>
      <w:r w:rsidRPr="00021283">
        <w:rPr>
          <w:rFonts w:asciiTheme="minorHAnsi" w:hAnsiTheme="minorHAnsi" w:cstheme="minorHAnsi"/>
          <w:color w:val="000000"/>
        </w:rPr>
        <w:t>επανεξισορρόπηση</w:t>
      </w:r>
      <w:proofErr w:type="spellEnd"/>
      <w:r w:rsidRPr="00021283">
        <w:rPr>
          <w:rFonts w:asciiTheme="minorHAnsi" w:hAnsiTheme="minorHAnsi" w:cstheme="minorHAnsi"/>
          <w:color w:val="000000"/>
        </w:rPr>
        <w:t xml:space="preserve"> των σφαιρών επιρροής, προσθέτουν μια ουσιαστική διάσταση στην κατανόηση του πώς οι γεωγραφικές αλλαγές και οι τεχνολογικές δυνατότητες </w:t>
      </w:r>
      <w:proofErr w:type="spellStart"/>
      <w:r w:rsidRPr="00021283">
        <w:rPr>
          <w:rFonts w:asciiTheme="minorHAnsi" w:hAnsiTheme="minorHAnsi" w:cstheme="minorHAnsi"/>
          <w:color w:val="000000"/>
        </w:rPr>
        <w:t>συνεξελίσσονται</w:t>
      </w:r>
      <w:proofErr w:type="spellEnd"/>
      <w:r w:rsidRPr="00021283">
        <w:rPr>
          <w:rFonts w:asciiTheme="minorHAnsi" w:hAnsiTheme="minorHAnsi" w:cstheme="minorHAnsi"/>
          <w:color w:val="000000"/>
        </w:rPr>
        <w:t>.</w:t>
      </w:r>
    </w:p>
    <w:p w14:paraId="56EF270B"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Μεθοδολογικά, οι συγγραφείς ενσωματώνουν ανάλυση δεδομένων, εμπειρικές εστίες και θεωρητική τεκμηρίωση. Η προσέγγιση συνδυάζει ποσοτικές εκτιμήσεις με </w:t>
      </w:r>
      <w:r w:rsidRPr="00021283">
        <w:rPr>
          <w:rFonts w:asciiTheme="minorHAnsi" w:hAnsiTheme="minorHAnsi" w:cstheme="minorHAnsi"/>
          <w:color w:val="000000"/>
        </w:rPr>
        <w:lastRenderedPageBreak/>
        <w:t>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αναγνώστη-συντελεστή (διαμορφωτές πολιτικής, επιχειρηματίες, συμβούλους επιχειρήσεων). Αυτό το μείγμα είναι απαραίτητο όταν οι αποφάσεις πρέπει να λάβουν υπόψη ταυτόχρονα τεχνολογικές, οικονομικές και γεωπολιτικές παραμέτρους.</w:t>
      </w:r>
    </w:p>
    <w:p w14:paraId="2FB9BC38"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Θα θέλαμε επίσης να υπογραμμίσουμε τον χαρακτήρα του βιβλίου ως πρόσκλησης σε διάλογο. Οι συγγραφείς δεν ισχυρίζονται ότι κατέχουν τις μοναδικές απαντήσεις.  Αντιθέτως, προσφέρουν εργαλεία και επιχειρήματα για να </w:t>
      </w:r>
      <w:proofErr w:type="spellStart"/>
      <w:r w:rsidRPr="00021283">
        <w:rPr>
          <w:rFonts w:asciiTheme="minorHAnsi" w:hAnsiTheme="minorHAnsi" w:cstheme="minorHAnsi"/>
          <w:color w:val="000000"/>
        </w:rPr>
        <w:t>ανασχεθεί</w:t>
      </w:r>
      <w:proofErr w:type="spellEnd"/>
      <w:r w:rsidRPr="00021283">
        <w:rPr>
          <w:rFonts w:asciiTheme="minorHAnsi" w:hAnsiTheme="minorHAnsi" w:cstheme="minorHAnsi"/>
          <w:color w:val="000000"/>
        </w:rPr>
        <w:t xml:space="preserve">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0376876A"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7535A387"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25CF70D3" w14:textId="77777777" w:rsidR="00972BF3" w:rsidRPr="00021283" w:rsidRDefault="00972BF3" w:rsidP="00972BF3">
      <w:pPr>
        <w:pStyle w:val="Web"/>
        <w:spacing w:after="120" w:afterAutospacing="0" w:line="280" w:lineRule="exact"/>
        <w:rPr>
          <w:rFonts w:asciiTheme="minorHAnsi" w:hAnsiTheme="minorHAnsi" w:cstheme="minorHAnsi"/>
          <w:color w:val="000000"/>
        </w:rPr>
      </w:pPr>
    </w:p>
    <w:p w14:paraId="22280F05" w14:textId="77777777" w:rsidR="00972BF3" w:rsidRPr="00021283" w:rsidRDefault="00972BF3" w:rsidP="00972BF3">
      <w:pPr>
        <w:spacing w:after="120" w:line="280" w:lineRule="exact"/>
        <w:rPr>
          <w:rFonts w:cstheme="minorHAnsi"/>
        </w:rPr>
      </w:pPr>
      <w:r w:rsidRPr="00021283">
        <w:rPr>
          <w:rFonts w:cstheme="minorHAnsi"/>
        </w:rPr>
        <w:br w:type="page"/>
      </w:r>
    </w:p>
    <w:p w14:paraId="75D4E76A" w14:textId="77777777" w:rsidR="00972BF3" w:rsidRPr="00021283" w:rsidRDefault="00972BF3" w:rsidP="00972BF3">
      <w:pPr>
        <w:spacing w:after="120" w:line="280" w:lineRule="exact"/>
        <w:jc w:val="center"/>
        <w:rPr>
          <w:rFonts w:cstheme="minorHAnsi"/>
        </w:rPr>
      </w:pPr>
      <w:r w:rsidRPr="00021283">
        <w:rPr>
          <w:rFonts w:cstheme="minorHAnsi"/>
        </w:rPr>
        <w:lastRenderedPageBreak/>
        <w:t>Η άγνοια των πολιτών ως εργαλείο πολιτικής εκμετάλλευσης</w:t>
      </w:r>
    </w:p>
    <w:p w14:paraId="03BEBAFB"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Οικονομολόγος, Αναπληρωτής Καθηγητής</w:t>
      </w:r>
    </w:p>
    <w:p w14:paraId="4717F132"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 xml:space="preserve">Ιωάννα </w:t>
      </w:r>
      <w:proofErr w:type="spellStart"/>
      <w:r w:rsidRPr="00021283">
        <w:rPr>
          <w:rFonts w:cstheme="minorHAnsi"/>
          <w:color w:val="000000" w:themeColor="text1"/>
        </w:rPr>
        <w:t>Ατσαλάκη</w:t>
      </w:r>
      <w:proofErr w:type="spellEnd"/>
      <w:r w:rsidRPr="00021283">
        <w:rPr>
          <w:rFonts w:cstheme="minorHAnsi"/>
          <w:color w:val="000000" w:themeColor="text1"/>
        </w:rPr>
        <w:t xml:space="preserve">, Διδάσκουσα </w:t>
      </w:r>
    </w:p>
    <w:p w14:paraId="7C8CE5F9"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45F875B" w14:textId="77777777" w:rsidR="00972BF3" w:rsidRPr="00021283" w:rsidRDefault="00972BF3" w:rsidP="00972BF3">
      <w:pPr>
        <w:spacing w:after="120" w:line="280" w:lineRule="exact"/>
        <w:jc w:val="center"/>
        <w:rPr>
          <w:rFonts w:cstheme="minorHAnsi"/>
        </w:rPr>
      </w:pPr>
    </w:p>
    <w:p w14:paraId="1FD87851"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4E8C6F20"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7C900533" w14:textId="77777777" w:rsidR="00972BF3" w:rsidRPr="00021283" w:rsidRDefault="00972BF3" w:rsidP="00972BF3">
      <w:pPr>
        <w:spacing w:after="120" w:line="280" w:lineRule="exact"/>
        <w:rPr>
          <w:rFonts w:cstheme="minorHAnsi"/>
        </w:rPr>
      </w:pPr>
    </w:p>
    <w:p w14:paraId="3C2468EB"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5BD9CEB8"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4DDC5065"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18050D95" w14:textId="77777777" w:rsidR="00972BF3" w:rsidRPr="00021283" w:rsidRDefault="00972BF3" w:rsidP="00972BF3">
      <w:pPr>
        <w:spacing w:after="120" w:line="280" w:lineRule="exact"/>
        <w:rPr>
          <w:rFonts w:cstheme="minorHAnsi"/>
        </w:rPr>
      </w:pPr>
    </w:p>
    <w:p w14:paraId="14E6CD45"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 xml:space="preserve">2. Παραπληροφόρηση, </w:t>
      </w:r>
      <w:proofErr w:type="spellStart"/>
      <w:r w:rsidRPr="00021283">
        <w:rPr>
          <w:rFonts w:cstheme="minorHAnsi"/>
          <w:b/>
          <w:bCs/>
          <w:color w:val="000000"/>
        </w:rPr>
        <w:t>fake</w:t>
      </w:r>
      <w:proofErr w:type="spellEnd"/>
      <w:r w:rsidRPr="00021283">
        <w:rPr>
          <w:rFonts w:cstheme="minorHAnsi"/>
          <w:b/>
          <w:bCs/>
          <w:color w:val="000000"/>
        </w:rPr>
        <w:t xml:space="preserve"> </w:t>
      </w:r>
      <w:proofErr w:type="spellStart"/>
      <w:r w:rsidRPr="00021283">
        <w:rPr>
          <w:rFonts w:cstheme="minorHAnsi"/>
          <w:b/>
          <w:bCs/>
          <w:color w:val="000000"/>
        </w:rPr>
        <w:t>news</w:t>
      </w:r>
      <w:proofErr w:type="spellEnd"/>
      <w:r w:rsidRPr="00021283">
        <w:rPr>
          <w:rFonts w:cstheme="minorHAnsi"/>
          <w:b/>
          <w:bCs/>
          <w:color w:val="000000"/>
        </w:rPr>
        <w:t xml:space="preserve"> και νέες τεχνολογίες</w:t>
      </w:r>
    </w:p>
    <w:p w14:paraId="755D961F"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22551D19"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proofErr w:type="spellStart"/>
      <w:r w:rsidRPr="00021283">
        <w:rPr>
          <w:rFonts w:eastAsia="Times New Roman" w:cstheme="minorHAnsi"/>
          <w:i/>
          <w:iCs/>
          <w:color w:val="000000"/>
        </w:rPr>
        <w:t>fake</w:t>
      </w:r>
      <w:proofErr w:type="spellEnd"/>
      <w:r w:rsidRPr="00021283">
        <w:rPr>
          <w:rFonts w:eastAsia="Times New Roman" w:cstheme="minorHAnsi"/>
          <w:i/>
          <w:iCs/>
          <w:color w:val="000000"/>
        </w:rPr>
        <w:t xml:space="preserve"> </w:t>
      </w:r>
      <w:proofErr w:type="spellStart"/>
      <w:r w:rsidRPr="00021283">
        <w:rPr>
          <w:rFonts w:eastAsia="Times New Roman" w:cstheme="minorHAnsi"/>
          <w:i/>
          <w:iCs/>
          <w:color w:val="000000"/>
        </w:rPr>
        <w:t>news</w:t>
      </w:r>
      <w:proofErr w:type="spellEnd"/>
      <w:r w:rsidRPr="00021283">
        <w:rPr>
          <w:rFonts w:cstheme="minorHAnsi"/>
          <w:color w:val="000000"/>
        </w:rPr>
        <w:t>) ή παραποιημένα δεδομένα. Όπως σημειώνει ο</w:t>
      </w:r>
      <w:r w:rsidRPr="00021283">
        <w:rPr>
          <w:rFonts w:eastAsia="Times New Roman" w:cstheme="minorHAnsi"/>
          <w:color w:val="000000"/>
        </w:rPr>
        <w:t> </w:t>
      </w:r>
      <w:proofErr w:type="spellStart"/>
      <w:r w:rsidRPr="00021283">
        <w:rPr>
          <w:rFonts w:eastAsia="Times New Roman" w:cstheme="minorHAnsi"/>
          <w:b/>
          <w:bCs/>
          <w:color w:val="000000"/>
        </w:rPr>
        <w:t>Cass</w:t>
      </w:r>
      <w:proofErr w:type="spellEnd"/>
      <w:r w:rsidRPr="00021283">
        <w:rPr>
          <w:rFonts w:eastAsia="Times New Roman" w:cstheme="minorHAnsi"/>
          <w:b/>
          <w:bCs/>
          <w:color w:val="000000"/>
        </w:rPr>
        <w:t xml:space="preserve"> </w:t>
      </w:r>
      <w:proofErr w:type="spellStart"/>
      <w:r w:rsidRPr="00021283">
        <w:rPr>
          <w:rFonts w:eastAsia="Times New Roman" w:cstheme="minorHAnsi"/>
          <w:b/>
          <w:bCs/>
          <w:color w:val="000000"/>
        </w:rPr>
        <w:t>Sunstein</w:t>
      </w:r>
      <w:proofErr w:type="spellEnd"/>
      <w:r w:rsidRPr="00021283">
        <w:rPr>
          <w:rFonts w:eastAsia="Times New Roman" w:cstheme="minorHAnsi"/>
          <w:color w:val="000000"/>
        </w:rPr>
        <w:t> </w:t>
      </w:r>
      <w:r w:rsidRPr="00021283">
        <w:rPr>
          <w:rFonts w:cstheme="minorHAnsi"/>
          <w:color w:val="000000"/>
        </w:rPr>
        <w:t xml:space="preserve">(2017), τα ψηφιακά «φίλτρα» και οι </w:t>
      </w:r>
      <w:r w:rsidRPr="00021283">
        <w:rPr>
          <w:rFonts w:cstheme="minorHAnsi"/>
          <w:color w:val="000000"/>
        </w:rPr>
        <w:lastRenderedPageBreak/>
        <w:t xml:space="preserve">αλγόριθμοι δημιουργούν «θαλάμους </w:t>
      </w:r>
      <w:proofErr w:type="spellStart"/>
      <w:r w:rsidRPr="00021283">
        <w:rPr>
          <w:rFonts w:cstheme="minorHAnsi"/>
          <w:color w:val="000000"/>
        </w:rPr>
        <w:t>ηχούς</w:t>
      </w:r>
      <w:proofErr w:type="spellEnd"/>
      <w:r w:rsidRPr="00021283">
        <w:rPr>
          <w:rFonts w:cstheme="minorHAnsi"/>
          <w:color w:val="000000"/>
        </w:rPr>
        <w:t>» (</w:t>
      </w:r>
      <w:proofErr w:type="spellStart"/>
      <w:r w:rsidRPr="00021283">
        <w:rPr>
          <w:rFonts w:cstheme="minorHAnsi"/>
          <w:color w:val="000000"/>
        </w:rPr>
        <w:t>echo</w:t>
      </w:r>
      <w:proofErr w:type="spellEnd"/>
      <w:r w:rsidRPr="00021283">
        <w:rPr>
          <w:rFonts w:cstheme="minorHAnsi"/>
          <w:color w:val="000000"/>
        </w:rPr>
        <w:t xml:space="preserve"> </w:t>
      </w:r>
      <w:proofErr w:type="spellStart"/>
      <w:r w:rsidRPr="00021283">
        <w:rPr>
          <w:rFonts w:cstheme="minorHAnsi"/>
          <w:color w:val="000000"/>
        </w:rPr>
        <w:t>chambers</w:t>
      </w:r>
      <w:proofErr w:type="spellEnd"/>
      <w:r w:rsidRPr="00021283">
        <w:rPr>
          <w:rFonts w:cstheme="minorHAnsi"/>
          <w:color w:val="000000"/>
        </w:rPr>
        <w:t>), όπου οι πολίτες επιβεβαιώνουν συνεχώς τις προκαταλήψεις τους αντί να έρχονται σε επαφή με αντικρουόμενες απόψεις.</w:t>
      </w:r>
    </w:p>
    <w:p w14:paraId="364A090C"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5149D757" w14:textId="77777777" w:rsidR="00972BF3" w:rsidRPr="00021283" w:rsidRDefault="00972BF3" w:rsidP="00972BF3">
      <w:pPr>
        <w:spacing w:after="120" w:line="280" w:lineRule="exact"/>
        <w:rPr>
          <w:rFonts w:cstheme="minorHAnsi"/>
        </w:rPr>
      </w:pPr>
    </w:p>
    <w:p w14:paraId="18D71779"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EAC41E5" w14:textId="77777777" w:rsidR="00972BF3" w:rsidRPr="00021283" w:rsidRDefault="00972BF3" w:rsidP="00972BF3">
      <w:pPr>
        <w:spacing w:before="100" w:beforeAutospacing="1" w:after="120" w:line="280" w:lineRule="exact"/>
        <w:rPr>
          <w:rFonts w:cstheme="minorHAnsi"/>
          <w:color w:val="000000"/>
        </w:rPr>
      </w:pPr>
      <w:r>
        <w:t>Η άγνοια και ο φόβος είναι αλληλένδετα. Όταν οι πολίτες δεν κατανοούν τις πραγματικές αιτίες μιας κρίσης –οικονομικής, κοινωνικής ή διεθνούς</w:t>
      </w:r>
      <w:del w:id="3" w:author="ProofreadAI" w:date="2026-02-22T16:05:00Z">
        <w:r>
          <w:delText>—</w:delText>
        </w:r>
      </w:del>
      <w:ins w:id="4" w:author="ProofreadAI" w:date="2026-02-22T16:05:00Z">
        <w:r>
          <w:t>—</w:t>
        </w:r>
      </w:ins>
      <w:r>
        <w:t xml:space="preserve"> τότε είναι πιο επιρρεπείς σε αφηγήσεις που κατασκευάζουν «εχθρούς».</w:t>
      </w:r>
    </w:p>
    <w:p w14:paraId="0168A5DE"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proofErr w:type="spellStart"/>
      <w:r w:rsidRPr="00021283">
        <w:rPr>
          <w:rFonts w:eastAsia="Times New Roman" w:cstheme="minorHAnsi"/>
          <w:b/>
          <w:bCs/>
          <w:color w:val="000000"/>
        </w:rPr>
        <w:t>Τοκβίλ</w:t>
      </w:r>
      <w:proofErr w:type="spellEnd"/>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26AFE78D" w14:textId="77777777" w:rsidR="00972BF3" w:rsidRPr="00021283" w:rsidRDefault="00972BF3" w:rsidP="00972BF3">
      <w:pPr>
        <w:spacing w:after="120" w:line="280" w:lineRule="exact"/>
        <w:rPr>
          <w:rFonts w:cstheme="minorHAnsi"/>
        </w:rPr>
      </w:pPr>
    </w:p>
    <w:p w14:paraId="4552E504"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182892CD"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67947113" w14:textId="77777777" w:rsidR="00972BF3" w:rsidRPr="00021283" w:rsidRDefault="00972BF3" w:rsidP="00972BF3">
      <w:pPr>
        <w:numPr>
          <w:ilvl w:val="0"/>
          <w:numId w:val="1"/>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 xml:space="preserve">τον δημαγωγό </w:t>
      </w:r>
      <w:proofErr w:type="spellStart"/>
      <w:r w:rsidRPr="00021283">
        <w:rPr>
          <w:rFonts w:cstheme="minorHAnsi"/>
          <w:color w:val="000000"/>
        </w:rPr>
        <w:t>Κλέωνα</w:t>
      </w:r>
      <w:proofErr w:type="spellEnd"/>
      <w:r w:rsidRPr="00021283">
        <w:rPr>
          <w:rFonts w:cstheme="minorHAnsi"/>
          <w:color w:val="000000"/>
        </w:rPr>
        <w:t>, που κολάκευε τον λαό για να επιβληθεί.</w:t>
      </w:r>
    </w:p>
    <w:p w14:paraId="44C2E55B" w14:textId="77777777" w:rsidR="00972BF3" w:rsidRPr="00021283" w:rsidRDefault="00972BF3" w:rsidP="00972BF3">
      <w:pPr>
        <w:numPr>
          <w:ilvl w:val="0"/>
          <w:numId w:val="1"/>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03E5ACC7" w14:textId="77777777" w:rsidR="00972BF3" w:rsidRPr="00021283" w:rsidRDefault="00972BF3" w:rsidP="00972BF3">
      <w:pPr>
        <w:numPr>
          <w:ilvl w:val="0"/>
          <w:numId w:val="1"/>
        </w:numPr>
        <w:spacing w:before="100" w:beforeAutospacing="1" w:after="120" w:line="280" w:lineRule="exact"/>
        <w:rPr>
          <w:rFonts w:cstheme="minorHAnsi"/>
          <w:color w:val="000000"/>
        </w:rPr>
      </w:pPr>
      <w:r w:rsidRPr="00021283">
        <w:rPr>
          <w:rFonts w:cstheme="minorHAnsi"/>
          <w:color w:val="000000"/>
        </w:rPr>
        <w:t xml:space="preserve">Στη σύγχρονη εποχή, η άνοδος </w:t>
      </w:r>
      <w:proofErr w:type="spellStart"/>
      <w:r w:rsidRPr="00021283">
        <w:rPr>
          <w:rFonts w:cstheme="minorHAnsi"/>
          <w:color w:val="000000"/>
        </w:rPr>
        <w:t>λαϊκιστικών</w:t>
      </w:r>
      <w:proofErr w:type="spellEnd"/>
      <w:r w:rsidRPr="00021283">
        <w:rPr>
          <w:rFonts w:cstheme="minorHAnsi"/>
          <w:color w:val="000000"/>
        </w:rPr>
        <w:t xml:space="preserve"> κινημάτων σε Ευρώπη και Αμερική συνδέεται άμεσα με τη διάδοση ψευδών ειδήσεων και με την έλλειψη πολιτικής παιδείας.</w:t>
      </w:r>
    </w:p>
    <w:p w14:paraId="1D22042B" w14:textId="77777777" w:rsidR="00972BF3" w:rsidRPr="00021283" w:rsidRDefault="00972BF3" w:rsidP="00972BF3">
      <w:pPr>
        <w:spacing w:after="120" w:line="280" w:lineRule="exact"/>
        <w:rPr>
          <w:rFonts w:cstheme="minorHAnsi"/>
        </w:rPr>
      </w:pPr>
    </w:p>
    <w:p w14:paraId="3D06B01A"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449E9E0D" w14:textId="77777777" w:rsidR="00972BF3" w:rsidRPr="00021283" w:rsidRDefault="00972BF3" w:rsidP="00972BF3">
      <w:pPr>
        <w:spacing w:before="100" w:beforeAutospacing="1" w:after="120" w:line="280" w:lineRule="exact"/>
        <w:rPr>
          <w:rFonts w:cstheme="minorHAnsi"/>
          <w:color w:val="000000" w:themeColor="text1"/>
        </w:rPr>
      </w:pPr>
      <w:r w:rsidRPr="00021283">
        <w:rPr>
          <w:rFonts w:cstheme="minorHAnsi"/>
          <w:color w:val="000000"/>
        </w:rPr>
        <w:t>Η εκπαίδευση είναι το ισχυρότερο όπλο απέναντι στην πολιτική χειραγώγηση. Ο</w:t>
      </w:r>
      <w:r w:rsidRPr="00021283">
        <w:rPr>
          <w:rFonts w:eastAsia="Times New Roman" w:cstheme="minorHAnsi"/>
          <w:color w:val="000000"/>
        </w:rPr>
        <w:t> </w:t>
      </w:r>
      <w:proofErr w:type="spellStart"/>
      <w:r w:rsidRPr="00021283">
        <w:rPr>
          <w:rFonts w:eastAsia="Times New Roman" w:cstheme="minorHAnsi"/>
          <w:b/>
          <w:bCs/>
          <w:color w:val="000000"/>
        </w:rPr>
        <w:t>John</w:t>
      </w:r>
      <w:proofErr w:type="spellEnd"/>
      <w:r w:rsidRPr="00021283">
        <w:rPr>
          <w:rFonts w:eastAsia="Times New Roman" w:cstheme="minorHAnsi"/>
          <w:b/>
          <w:bCs/>
          <w:color w:val="000000"/>
        </w:rPr>
        <w:t xml:space="preserve"> </w:t>
      </w:r>
      <w:proofErr w:type="spellStart"/>
      <w:r w:rsidRPr="00021283">
        <w:rPr>
          <w:rFonts w:eastAsia="Times New Roman" w:cstheme="minorHAnsi"/>
          <w:b/>
          <w:bCs/>
          <w:color w:val="000000"/>
        </w:rPr>
        <w:t>Dewey</w:t>
      </w:r>
      <w:proofErr w:type="spellEnd"/>
      <w:r w:rsidRPr="00021283">
        <w:rPr>
          <w:rFonts w:eastAsia="Times New Roman" w:cstheme="minorHAnsi"/>
          <w:color w:val="000000"/>
        </w:rPr>
        <w:t> </w:t>
      </w:r>
      <w:r w:rsidRPr="00021283">
        <w:rPr>
          <w:rFonts w:cstheme="minorHAnsi"/>
          <w:color w:val="000000"/>
        </w:rPr>
        <w:t xml:space="preserve">υποστήριζε ότι η δημοκρατία είναι ταυτόχρονα μορφή διακυβέρνησης και τρόπος ζωής που απαιτεί διαρκή παιδεία. </w:t>
      </w:r>
      <w:r w:rsidRPr="00021283">
        <w:rPr>
          <w:rFonts w:cstheme="minorHAnsi"/>
          <w:color w:val="000000" w:themeColor="text1"/>
        </w:rPr>
        <w:t>Ένα εκπαιδευτικό σύστημα που καλλιεργεί την κριτική σκέψη, διδάσκει ιστορία, θεσμούς και μεθοδολογία ελέγχου της πληροφορίας</w:t>
      </w:r>
      <w:r>
        <w:rPr>
          <w:rFonts w:cstheme="minorHAnsi"/>
          <w:color w:val="000000" w:themeColor="text1"/>
        </w:rPr>
        <w:t xml:space="preserve"> και</w:t>
      </w:r>
      <w:r w:rsidRPr="00021283">
        <w:rPr>
          <w:rFonts w:cstheme="minorHAnsi"/>
          <w:color w:val="000000" w:themeColor="text1"/>
        </w:rPr>
        <w:t xml:space="preserve"> παράγει πολίτες ανθεκτικούς στη δημαγωγία.</w:t>
      </w:r>
    </w:p>
    <w:p w14:paraId="142232F0"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lastRenderedPageBreak/>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7F08EF56" w14:textId="77777777" w:rsidR="00972BF3" w:rsidRPr="00021283" w:rsidRDefault="00972BF3" w:rsidP="00972BF3">
      <w:pPr>
        <w:spacing w:after="120" w:line="280" w:lineRule="exact"/>
        <w:rPr>
          <w:rFonts w:cstheme="minorHAnsi"/>
        </w:rPr>
      </w:pPr>
    </w:p>
    <w:p w14:paraId="14D2A165"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6F864993"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proofErr w:type="spellStart"/>
      <w:r w:rsidRPr="00021283">
        <w:rPr>
          <w:rFonts w:eastAsia="Times New Roman" w:cstheme="minorHAnsi"/>
          <w:b/>
          <w:bCs/>
          <w:color w:val="000000"/>
        </w:rPr>
        <w:t>Habermas</w:t>
      </w:r>
      <w:proofErr w:type="spellEnd"/>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την εμπορευματοποίηση της είδησης.</w:t>
      </w:r>
    </w:p>
    <w:p w14:paraId="0DC17ADA"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5292A6C8" w14:textId="77777777" w:rsidR="00972BF3" w:rsidRPr="00021283" w:rsidRDefault="00972BF3" w:rsidP="00972BF3">
      <w:pPr>
        <w:spacing w:after="120" w:line="280" w:lineRule="exact"/>
        <w:rPr>
          <w:rFonts w:cstheme="minorHAnsi"/>
        </w:rPr>
      </w:pPr>
    </w:p>
    <w:p w14:paraId="5F15193A"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4775A65A"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 xml:space="preserve">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w:t>
      </w:r>
      <w:proofErr w:type="spellStart"/>
      <w:r w:rsidRPr="00021283">
        <w:rPr>
          <w:rFonts w:cstheme="minorHAnsi"/>
          <w:color w:val="000000"/>
        </w:rPr>
        <w:t>απαξιωμένες</w:t>
      </w:r>
      <w:proofErr w:type="spellEnd"/>
      <w:r w:rsidRPr="00021283">
        <w:rPr>
          <w:rFonts w:cstheme="minorHAnsi"/>
          <w:color w:val="000000"/>
        </w:rPr>
        <w:t>, η άγνοια κυριαρχεί.</w:t>
      </w:r>
    </w:p>
    <w:p w14:paraId="077BB433" w14:textId="77777777" w:rsidR="00972BF3" w:rsidRPr="00021283" w:rsidRDefault="00972BF3" w:rsidP="00972BF3">
      <w:pPr>
        <w:spacing w:after="120" w:line="280" w:lineRule="exact"/>
        <w:rPr>
          <w:rFonts w:cstheme="minorHAnsi"/>
        </w:rPr>
      </w:pPr>
    </w:p>
    <w:p w14:paraId="2FBCB26A"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75155496" w14:textId="77777777" w:rsidR="00972BF3" w:rsidRPr="00021283" w:rsidRDefault="00972BF3" w:rsidP="00972BF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4E5AF4A7" w14:textId="77777777" w:rsidR="00972BF3" w:rsidRPr="00021283" w:rsidRDefault="00972BF3" w:rsidP="00972BF3">
      <w:pPr>
        <w:spacing w:after="120" w:line="280" w:lineRule="exact"/>
        <w:rPr>
          <w:rFonts w:cstheme="minorHAnsi"/>
        </w:rPr>
      </w:pPr>
    </w:p>
    <w:p w14:paraId="126895BE"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51456327" w14:textId="77777777" w:rsidR="00972BF3" w:rsidRPr="00021283" w:rsidRDefault="00972BF3" w:rsidP="00972BF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εύκολα χειραγωγούμενες μάζες. Η λύση βρίσκεται σε τρεις άξονες:</w:t>
      </w:r>
    </w:p>
    <w:p w14:paraId="6DF9B3CB" w14:textId="77777777" w:rsidR="00972BF3" w:rsidRPr="00021283" w:rsidRDefault="00972BF3" w:rsidP="00972BF3">
      <w:pPr>
        <w:numPr>
          <w:ilvl w:val="0"/>
          <w:numId w:val="2"/>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F7370C7" w14:textId="77777777" w:rsidR="00972BF3" w:rsidRPr="00021283" w:rsidRDefault="00972BF3" w:rsidP="00972BF3">
      <w:pPr>
        <w:numPr>
          <w:ilvl w:val="0"/>
          <w:numId w:val="2"/>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ABA49DA" w14:textId="77777777" w:rsidR="00972BF3" w:rsidRPr="00021283" w:rsidRDefault="00972BF3" w:rsidP="00972BF3">
      <w:pPr>
        <w:numPr>
          <w:ilvl w:val="0"/>
          <w:numId w:val="2"/>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των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47AFF594"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lastRenderedPageBreak/>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446D103F" w14:textId="77777777" w:rsidR="00972BF3" w:rsidRPr="00021283" w:rsidRDefault="00972BF3" w:rsidP="00972BF3">
      <w:pPr>
        <w:spacing w:after="120" w:line="280" w:lineRule="exact"/>
        <w:rPr>
          <w:rFonts w:cstheme="minorHAnsi"/>
        </w:rPr>
      </w:pPr>
    </w:p>
    <w:p w14:paraId="271526CB" w14:textId="77777777" w:rsidR="00972BF3" w:rsidRPr="00021283" w:rsidRDefault="00972BF3" w:rsidP="00972BF3">
      <w:pPr>
        <w:spacing w:after="120" w:line="280" w:lineRule="exact"/>
        <w:rPr>
          <w:rFonts w:cstheme="minorHAnsi"/>
          <w:color w:val="000000" w:themeColor="text1"/>
        </w:rPr>
      </w:pPr>
    </w:p>
    <w:p w14:paraId="717DEE6B" w14:textId="77777777" w:rsidR="00972BF3" w:rsidRPr="00021283" w:rsidRDefault="00972BF3" w:rsidP="00972BF3">
      <w:pPr>
        <w:spacing w:after="120" w:line="280" w:lineRule="exact"/>
        <w:rPr>
          <w:rFonts w:cstheme="minorHAnsi"/>
          <w:color w:val="000000" w:themeColor="text1"/>
        </w:rPr>
      </w:pPr>
    </w:p>
    <w:p w14:paraId="07307350" w14:textId="77777777" w:rsidR="00972BF3" w:rsidRPr="00021283" w:rsidRDefault="00972BF3" w:rsidP="00972BF3">
      <w:pPr>
        <w:spacing w:after="120" w:line="280" w:lineRule="exact"/>
        <w:rPr>
          <w:rFonts w:cstheme="minorHAnsi"/>
          <w:color w:val="000000" w:themeColor="text1"/>
        </w:rPr>
      </w:pPr>
    </w:p>
    <w:p w14:paraId="68C48207" w14:textId="77777777" w:rsidR="00972BF3" w:rsidRPr="00021283" w:rsidRDefault="00972BF3" w:rsidP="00972BF3">
      <w:pPr>
        <w:spacing w:after="120" w:line="280" w:lineRule="exact"/>
        <w:rPr>
          <w:rFonts w:cstheme="minorHAnsi"/>
          <w:color w:val="000000" w:themeColor="text1"/>
        </w:rPr>
      </w:pPr>
    </w:p>
    <w:p w14:paraId="55BD28B3" w14:textId="77777777" w:rsidR="00972BF3" w:rsidRPr="00021283" w:rsidRDefault="00972BF3" w:rsidP="00972BF3">
      <w:pPr>
        <w:spacing w:after="120" w:line="280" w:lineRule="exact"/>
        <w:rPr>
          <w:rFonts w:cstheme="minorHAnsi"/>
          <w:color w:val="000000" w:themeColor="text1"/>
        </w:rPr>
      </w:pPr>
    </w:p>
    <w:p w14:paraId="54CF32EB" w14:textId="77777777" w:rsidR="00972BF3" w:rsidRPr="00021283" w:rsidRDefault="00972BF3" w:rsidP="00972BF3">
      <w:pPr>
        <w:spacing w:after="120" w:line="280" w:lineRule="exact"/>
        <w:jc w:val="center"/>
        <w:rPr>
          <w:rFonts w:cstheme="minorHAnsi"/>
        </w:rPr>
      </w:pPr>
      <w:r w:rsidRPr="00021283">
        <w:rPr>
          <w:rFonts w:cstheme="minorHAnsi"/>
        </w:rPr>
        <w:br w:type="page"/>
      </w:r>
    </w:p>
    <w:p w14:paraId="2BE13DAF" w14:textId="4430010A" w:rsidR="00972BF3" w:rsidRPr="00021283" w:rsidDel="00461491" w:rsidRDefault="00972BF3" w:rsidP="00461491">
      <w:pPr>
        <w:spacing w:after="120" w:line="280" w:lineRule="exact"/>
        <w:rPr>
          <w:del w:id="5" w:author="George Barbou" w:date="2026-02-22T18:17:00Z"/>
          <w:rFonts w:cstheme="minorHAnsi"/>
        </w:rPr>
        <w:pPrChange w:id="6" w:author="George Barbou" w:date="2026-02-22T18:17:00Z">
          <w:pPr>
            <w:spacing w:after="120" w:line="280" w:lineRule="exact"/>
            <w:jc w:val="center"/>
          </w:pPr>
        </w:pPrChange>
      </w:pPr>
      <w:del w:id="7" w:author="George Barbou" w:date="2026-02-22T18:17:00Z">
        <w:r w:rsidRPr="00021283" w:rsidDel="00461491">
          <w:rPr>
            <w:rFonts w:cstheme="minorHAnsi"/>
          </w:rPr>
          <w:lastRenderedPageBreak/>
          <w:delText xml:space="preserve">Γιατί οι ΗΠΑ θέλουν τη διώρυγα του Παναμά </w:delText>
        </w:r>
      </w:del>
    </w:p>
    <w:p w14:paraId="7B083405" w14:textId="67405A11" w:rsidR="00972BF3" w:rsidRPr="00021283" w:rsidDel="00461491" w:rsidRDefault="00972BF3" w:rsidP="00972BF3">
      <w:pPr>
        <w:spacing w:after="120" w:line="280" w:lineRule="exact"/>
        <w:jc w:val="center"/>
        <w:rPr>
          <w:del w:id="8" w:author="George Barbou" w:date="2026-02-22T18:17:00Z"/>
          <w:rFonts w:cstheme="minorHAnsi"/>
          <w:color w:val="000000" w:themeColor="text1"/>
        </w:rPr>
      </w:pPr>
      <w:bookmarkStart w:id="9" w:name="OLE_LINK45"/>
      <w:bookmarkStart w:id="10" w:name="OLE_LINK46"/>
      <w:del w:id="11" w:author="George Barbou" w:date="2026-02-22T18:17:00Z">
        <w:r w:rsidRPr="00021283" w:rsidDel="00461491">
          <w:rPr>
            <w:rFonts w:cstheme="minorHAnsi"/>
            <w:color w:val="000000" w:themeColor="text1"/>
          </w:rPr>
          <w:delText xml:space="preserve">Γιώργος Ατσαλάκης, Οικονομολόγος, Αναπληρωτής Καθηγητής </w:delText>
        </w:r>
      </w:del>
    </w:p>
    <w:p w14:paraId="04C08EAB" w14:textId="7534C6EE" w:rsidR="00972BF3" w:rsidRPr="00021283" w:rsidDel="00461491" w:rsidRDefault="00972BF3" w:rsidP="00972BF3">
      <w:pPr>
        <w:spacing w:after="120" w:line="280" w:lineRule="exact"/>
        <w:jc w:val="center"/>
        <w:rPr>
          <w:del w:id="12" w:author="George Barbou" w:date="2026-02-22T18:17:00Z"/>
          <w:rFonts w:cstheme="minorHAnsi"/>
          <w:color w:val="000000" w:themeColor="text1"/>
        </w:rPr>
      </w:pPr>
      <w:del w:id="13" w:author="George Barbou" w:date="2026-02-22T18:17:00Z">
        <w:r w:rsidRPr="00021283" w:rsidDel="00461491">
          <w:rPr>
            <w:rFonts w:cstheme="minorHAnsi"/>
            <w:color w:val="000000" w:themeColor="text1"/>
          </w:rPr>
          <w:delText>Πολυτεχνείο Κρήτης, Εργαστήριο Ανάλυσης Δεδομένων και Πρόβλεψης</w:delText>
        </w:r>
      </w:del>
    </w:p>
    <w:p w14:paraId="6A2DEA7E" w14:textId="04C0882F" w:rsidR="00972BF3" w:rsidRPr="00021283" w:rsidDel="00461491" w:rsidRDefault="00972BF3" w:rsidP="00972BF3">
      <w:pPr>
        <w:spacing w:after="120" w:line="280" w:lineRule="exact"/>
        <w:rPr>
          <w:del w:id="14" w:author="George Barbou" w:date="2026-02-22T18:17:00Z"/>
          <w:rFonts w:cstheme="minorHAnsi"/>
        </w:rPr>
      </w:pPr>
    </w:p>
    <w:bookmarkEnd w:id="9"/>
    <w:bookmarkEnd w:id="10"/>
    <w:p w14:paraId="7E89E2B3" w14:textId="62900883" w:rsidR="00972BF3" w:rsidRPr="00021283" w:rsidDel="00461491" w:rsidRDefault="00972BF3" w:rsidP="00972BF3">
      <w:pPr>
        <w:spacing w:after="120" w:line="280" w:lineRule="exact"/>
        <w:jc w:val="both"/>
        <w:rPr>
          <w:del w:id="15" w:author="George Barbou" w:date="2026-02-22T18:17:00Z"/>
          <w:rFonts w:eastAsia="Times New Roman" w:cstheme="minorHAnsi"/>
          <w:kern w:val="0"/>
          <w:lang w:eastAsia="en-GB"/>
          <w14:ligatures w14:val="none"/>
        </w:rPr>
      </w:pPr>
      <w:del w:id="16" w:author="George Barbou" w:date="2026-02-22T18:17:00Z">
        <w:r w:rsidRPr="00021283" w:rsidDel="00461491">
          <w:rPr>
            <w:rFonts w:eastAsia="Times New Roman" w:cstheme="minorHAnsi"/>
            <w:kern w:val="0"/>
            <w:lang w:eastAsia="en-GB"/>
            <w14:ligatures w14:val="none"/>
          </w:rPr>
          <w:delText>Η Διώρυγα του Παναμά  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  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Ταϊβάν</w:delText>
        </w:r>
        <w:r w:rsidDel="00461491">
          <w:delText xml:space="preserve"> σε περίπτωση εισβολής από την Κίνα, η διώρυγα και πάλι  θα είναι σημαντική για την γρήγορητη γρήγορη μετακίνηση του στόλου.</w:delText>
        </w:r>
      </w:del>
    </w:p>
    <w:p w14:paraId="0ACAE1B2" w14:textId="4AA37509" w:rsidR="00972BF3" w:rsidRPr="00021283" w:rsidDel="00461491" w:rsidRDefault="00972BF3" w:rsidP="00972BF3">
      <w:pPr>
        <w:spacing w:after="120" w:line="280" w:lineRule="exact"/>
        <w:rPr>
          <w:del w:id="17" w:author="George Barbou" w:date="2026-02-22T18:17:00Z"/>
          <w:rFonts w:eastAsia="Times New Roman" w:cstheme="minorHAnsi"/>
          <w:kern w:val="0"/>
          <w:lang w:eastAsia="en-GB"/>
          <w14:ligatures w14:val="none"/>
        </w:rPr>
      </w:pPr>
    </w:p>
    <w:p w14:paraId="24411619" w14:textId="63EDFC1C" w:rsidR="00972BF3" w:rsidRPr="00021283" w:rsidDel="00461491" w:rsidRDefault="00972BF3" w:rsidP="00972BF3">
      <w:pPr>
        <w:spacing w:after="120" w:line="280" w:lineRule="exact"/>
        <w:jc w:val="both"/>
        <w:rPr>
          <w:del w:id="18" w:author="George Barbou" w:date="2026-02-22T18:17:00Z"/>
          <w:rFonts w:eastAsia="Times New Roman" w:cstheme="minorHAnsi"/>
          <w:kern w:val="0"/>
          <w:lang w:eastAsia="en-GB"/>
          <w14:ligatures w14:val="none"/>
        </w:rPr>
      </w:pPr>
      <w:del w:id="19" w:author="George Barbou" w:date="2026-02-22T18:17:00Z">
        <w:r w:rsidRPr="00021283" w:rsidDel="00461491">
          <w:rPr>
            <w:rFonts w:eastAsia="Times New Roman" w:cstheme="minorHAnsi"/>
            <w:kern w:val="0"/>
            <w:lang w:eastAsia="en-GB"/>
            <w14:ligatures w14:val="none"/>
          </w:rPr>
          <w:delText xml:space="preserve">Πρώτος, ο φημισμένος από την κατασκευή της διώρυγας του Σουέζ Γάλλος μηχανικός </w:delText>
        </w:r>
        <w:r w:rsidRPr="00021283" w:rsidDel="00461491">
          <w:rPr>
            <w:rFonts w:eastAsia="Times New Roman" w:cstheme="minorHAnsi"/>
            <w:kern w:val="0"/>
            <w:lang w:val="en-US" w:eastAsia="en-GB"/>
            <w14:ligatures w14:val="none"/>
          </w:rPr>
          <w:delText>Ferdinand</w:delText>
        </w:r>
        <w:r w:rsidRPr="00021283" w:rsidDel="00461491">
          <w:rPr>
            <w:rFonts w:eastAsia="Times New Roman" w:cstheme="minorHAnsi"/>
            <w:kern w:val="0"/>
            <w:lang w:eastAsia="en-GB"/>
            <w14:ligatures w14:val="none"/>
          </w:rPr>
          <w:delText xml:space="preserve"> </w:delText>
        </w:r>
        <w:r w:rsidRPr="00021283" w:rsidDel="00461491">
          <w:rPr>
            <w:rFonts w:eastAsia="Times New Roman" w:cstheme="minorHAnsi"/>
            <w:kern w:val="0"/>
            <w:lang w:val="en-US" w:eastAsia="en-GB"/>
            <w14:ligatures w14:val="none"/>
          </w:rPr>
          <w:delText>de</w:delText>
        </w:r>
        <w:r w:rsidRPr="00021283" w:rsidDel="00461491">
          <w:rPr>
            <w:rFonts w:eastAsia="Times New Roman" w:cstheme="minorHAnsi"/>
            <w:kern w:val="0"/>
            <w:lang w:eastAsia="en-GB"/>
            <w14:ligatures w14:val="none"/>
          </w:rPr>
          <w:delText xml:space="preserve"> </w:delText>
        </w:r>
        <w:r w:rsidRPr="00021283" w:rsidDel="00461491">
          <w:rPr>
            <w:rFonts w:eastAsia="Times New Roman" w:cstheme="minorHAnsi"/>
            <w:kern w:val="0"/>
            <w:lang w:val="en-US" w:eastAsia="en-GB"/>
            <w14:ligatures w14:val="none"/>
          </w:rPr>
          <w:delText>Lesseps</w:delText>
        </w:r>
        <w:r w:rsidRPr="00021283" w:rsidDel="00461491">
          <w:rPr>
            <w:rFonts w:eastAsia="Times New Roman" w:cstheme="minorHAnsi"/>
            <w:kern w:val="0"/>
            <w:lang w:eastAsia="en-GB"/>
            <w14:ligatures w14:val="none"/>
          </w:rPr>
          <w:delText xml:space="preserve"> το 1880 επιχείρησε να  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delText>
        </w:r>
      </w:del>
    </w:p>
    <w:p w14:paraId="6FF98BE7" w14:textId="4764D656" w:rsidR="00972BF3" w:rsidRPr="00021283" w:rsidDel="00461491" w:rsidRDefault="00972BF3" w:rsidP="00972BF3">
      <w:pPr>
        <w:spacing w:after="120" w:line="280" w:lineRule="exact"/>
        <w:jc w:val="both"/>
        <w:rPr>
          <w:del w:id="20" w:author="George Barbou" w:date="2026-02-22T18:17:00Z"/>
          <w:rFonts w:eastAsia="Times New Roman" w:cstheme="minorHAnsi"/>
          <w:kern w:val="0"/>
          <w:lang w:eastAsia="en-GB"/>
          <w14:ligatures w14:val="none"/>
        </w:rPr>
      </w:pPr>
      <w:del w:id="21" w:author="George Barbou" w:date="2026-02-22T18:17:00Z">
        <w:r w:rsidDel="00461491">
          <w:delText>Το 1900 ο Παναμάς ήταν επαρχία της μεγάλης Κολομβίας. Οι ΗΠΑ πλήρωσαν το 1903, 10 εκατ. δολάρια εφάπαξ και ετήσιο ενοίκιο στη Κολομβία</w:delText>
        </w:r>
      </w:del>
      <w:ins w:id="22" w:author="ProofreadAI" w:date="2026-02-22T16:05:00Z">
        <w:del w:id="23" w:author="George Barbou" w:date="2026-02-22T18:17:00Z">
          <w:r w:rsidDel="00461491">
            <w:delText>στηστην</w:delText>
          </w:r>
        </w:del>
      </w:ins>
      <w:del w:id="24" w:author="George Barbou" w:date="2026-02-22T18:17:00Z">
        <w:r w:rsidDel="00461491">
          <w:delText xml:space="preserve">ν Κολομβία για να ξεκινήσουν την κατασκευή της διώρυγας του Παναμά αλλά η Κολομβία δεν επικύρωνε τη συμφωνία.  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w:delText>
        </w:r>
        <w:r w:rsidRPr="00021283" w:rsidDel="00461491">
          <w:rPr>
            <w:rFonts w:eastAsia="Times New Roman" w:cstheme="minorHAnsi"/>
            <w:kern w:val="0"/>
            <w:lang w:val="en-US" w:eastAsia="en-GB"/>
            <w14:ligatures w14:val="none"/>
          </w:rPr>
          <w:delText>Lesseps</w:delText>
        </w:r>
        <w:r w:rsidRPr="00021283" w:rsidDel="00461491">
          <w:rPr>
            <w:rFonts w:eastAsia="Times New Roman" w:cstheme="minorHAnsi"/>
            <w:kern w:val="0"/>
            <w:lang w:eastAsia="en-GB"/>
            <w14:ligatures w14:val="none"/>
          </w:rPr>
          <w:delText>, και το 1914 ολοκλήρωσαν τη διώρυγα του Παναμά.</w:delText>
        </w:r>
      </w:del>
    </w:p>
    <w:p w14:paraId="5379206B" w14:textId="027F8A85" w:rsidR="00972BF3" w:rsidRPr="00021283" w:rsidDel="00461491" w:rsidRDefault="00972BF3" w:rsidP="00972BF3">
      <w:pPr>
        <w:spacing w:after="120" w:line="280" w:lineRule="exact"/>
        <w:jc w:val="both"/>
        <w:rPr>
          <w:del w:id="25" w:author="George Barbou" w:date="2026-02-22T18:17:00Z"/>
          <w:rFonts w:eastAsia="Times New Roman" w:cstheme="minorHAnsi"/>
          <w:kern w:val="0"/>
          <w:lang w:eastAsia="en-GB"/>
          <w14:ligatures w14:val="none"/>
        </w:rPr>
      </w:pPr>
    </w:p>
    <w:p w14:paraId="68DD7A51" w14:textId="108AABC9" w:rsidR="00972BF3" w:rsidRPr="00021283" w:rsidDel="00461491" w:rsidRDefault="00972BF3" w:rsidP="00972BF3">
      <w:pPr>
        <w:spacing w:after="120" w:line="280" w:lineRule="exact"/>
        <w:jc w:val="both"/>
        <w:rPr>
          <w:del w:id="26" w:author="George Barbou" w:date="2026-02-22T18:17:00Z"/>
          <w:rFonts w:cstheme="minorHAnsi"/>
        </w:rPr>
      </w:pPr>
      <w:del w:id="27" w:author="George Barbou" w:date="2026-02-22T18:17:00Z">
        <w:r w:rsidRPr="00021283" w:rsidDel="00461491">
          <w:rPr>
            <w:rFonts w:cstheme="minorHAnsi"/>
          </w:rPr>
          <w:delTex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delText>
        </w:r>
      </w:del>
    </w:p>
    <w:p w14:paraId="13AA6047" w14:textId="32ED0427" w:rsidR="00972BF3" w:rsidRPr="00021283" w:rsidDel="00461491" w:rsidRDefault="00972BF3" w:rsidP="00972BF3">
      <w:pPr>
        <w:spacing w:after="120" w:line="280" w:lineRule="exact"/>
        <w:jc w:val="both"/>
        <w:rPr>
          <w:del w:id="28" w:author="George Barbou" w:date="2026-02-22T18:17:00Z"/>
          <w:rFonts w:cstheme="minorHAnsi"/>
        </w:rPr>
      </w:pPr>
    </w:p>
    <w:p w14:paraId="0A3C3806" w14:textId="26602D92" w:rsidR="00972BF3" w:rsidRPr="00021283" w:rsidDel="00461491" w:rsidRDefault="00972BF3" w:rsidP="00972BF3">
      <w:pPr>
        <w:spacing w:after="120" w:line="280" w:lineRule="exact"/>
        <w:jc w:val="both"/>
        <w:rPr>
          <w:del w:id="29" w:author="George Barbou" w:date="2026-02-22T18:17:00Z"/>
          <w:rFonts w:eastAsia="Times New Roman" w:cstheme="minorHAnsi"/>
          <w:kern w:val="0"/>
          <w:lang w:eastAsia="en-GB"/>
          <w14:ligatures w14:val="none"/>
        </w:rPr>
      </w:pPr>
      <w:del w:id="30" w:author="George Barbou" w:date="2026-02-22T18:17:00Z">
        <w:r w:rsidRPr="00021283" w:rsidDel="00461491">
          <w:rPr>
            <w:rFonts w:eastAsia="Times New Roman" w:cstheme="minorHAnsi"/>
            <w:kern w:val="0"/>
            <w:lang w:eastAsia="en-GB"/>
            <w14:ligatures w14:val="none"/>
          </w:rPr>
          <w:delTex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  εσόδων στο μέλλον.</w:delText>
        </w:r>
      </w:del>
    </w:p>
    <w:p w14:paraId="433DE272" w14:textId="0B57B41C" w:rsidR="00972BF3" w:rsidRPr="00021283" w:rsidDel="00461491" w:rsidRDefault="00972BF3" w:rsidP="00972BF3">
      <w:pPr>
        <w:spacing w:after="120" w:line="280" w:lineRule="exact"/>
        <w:jc w:val="both"/>
        <w:rPr>
          <w:del w:id="31" w:author="George Barbou" w:date="2026-02-22T18:17:00Z"/>
          <w:rFonts w:eastAsia="Times New Roman" w:cstheme="minorHAnsi"/>
          <w:kern w:val="0"/>
          <w:lang w:eastAsia="en-GB"/>
          <w14:ligatures w14:val="none"/>
        </w:rPr>
      </w:pPr>
      <w:del w:id="32" w:author="George Barbou" w:date="2026-02-22T18:17:00Z">
        <w:r w:rsidRPr="00021283" w:rsidDel="00461491">
          <w:rPr>
            <w:rFonts w:eastAsia="Times New Roman" w:cstheme="minorHAnsi"/>
            <w:kern w:val="0"/>
            <w:lang w:eastAsia="en-GB"/>
            <w14:ligatures w14:val="none"/>
          </w:rPr>
          <w:delTex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delText>
        </w:r>
      </w:del>
    </w:p>
    <w:p w14:paraId="382505F5" w14:textId="2BE66428" w:rsidR="00972BF3" w:rsidRPr="00021283" w:rsidDel="00461491" w:rsidRDefault="00972BF3" w:rsidP="00972BF3">
      <w:pPr>
        <w:spacing w:after="120" w:line="280" w:lineRule="exact"/>
        <w:jc w:val="both"/>
        <w:rPr>
          <w:del w:id="33" w:author="George Barbou" w:date="2026-02-22T18:17:00Z"/>
          <w:rFonts w:eastAsia="Times New Roman" w:cstheme="minorHAnsi"/>
          <w:kern w:val="0"/>
          <w:lang w:eastAsia="en-GB"/>
          <w14:ligatures w14:val="none"/>
        </w:rPr>
      </w:pPr>
      <w:del w:id="34" w:author="George Barbou" w:date="2026-02-22T18:17:00Z">
        <w:r w:rsidDel="00461491">
          <w:delText>Μετά από κάθε διέλευση πλοίου, προκειμένου να αδειάσει η δεξαμενή για να δεχθεί το επόμενο πλοίο  χύνονται στη θάλασσα περίπου 200 εκατομμύρια κιλά φρέσκου νερού προερχόμενο</w:delText>
        </w:r>
      </w:del>
      <w:ins w:id="35" w:author="ProofreadAI" w:date="2026-02-22T16:05:00Z">
        <w:del w:id="36" w:author="George Barbou" w:date="2026-02-22T18:17:00Z">
          <w:r w:rsidDel="00461491">
            <w:delText>προερχόμενου</w:delText>
          </w:r>
        </w:del>
      </w:ins>
      <w:del w:id="37" w:author="George Barbou" w:date="2026-02-22T18:17:00Z">
        <w:r w:rsidDel="00461491">
          <w:delText xml:space="preserve"> από τις κοντινές λίμνες που ισοδυναμούν με την ετήσια κατανάλωση νερού 2.000 ατόμων . Εάν έχει βροχές κάθε  Απρίλιο-Νοέμβριο </w:delText>
        </w:r>
        <w:r w:rsidDel="00461491">
          <w:lastRenderedPageBreak/>
          <w:delText>το νερό αναπληρώνεται στις λίμνες. Αλλά εάν έχει μείωση βροχοπτώσεων, όπως αυτή τον Οκτώβρη</w:delText>
        </w:r>
        <w:r w:rsidDel="00461491">
          <w:delText>Οκτώβριο</w:delText>
        </w:r>
        <w:r w:rsidDel="00461491">
          <w:delText xml:space="preserve"> του 2023 που ήταν μειωμένη πάνω από 4%, το νερό δεν επαρκεί. </w:delText>
        </w:r>
        <w:r w:rsidRPr="00021283" w:rsidDel="00461491">
          <w:rPr>
            <w:rFonts w:cstheme="minorHAnsi"/>
          </w:rPr>
          <w:delText>Η τοπική λίμνη Γκατούν όμως υδροδοτεί με πόσιμο νερό περίπου 2 εκατομμύρια πληθυσμό.</w:delText>
        </w:r>
      </w:del>
    </w:p>
    <w:p w14:paraId="7F6259F9" w14:textId="1F51C607" w:rsidR="00972BF3" w:rsidRPr="00021283" w:rsidDel="00461491" w:rsidRDefault="00972BF3" w:rsidP="00972BF3">
      <w:pPr>
        <w:spacing w:after="120" w:line="280" w:lineRule="exact"/>
        <w:jc w:val="both"/>
        <w:rPr>
          <w:del w:id="38" w:author="George Barbou" w:date="2026-02-22T18:17:00Z"/>
          <w:rFonts w:eastAsia="Times New Roman" w:cstheme="minorHAnsi"/>
          <w:kern w:val="0"/>
          <w:lang w:eastAsia="en-GB"/>
          <w14:ligatures w14:val="none"/>
        </w:rPr>
      </w:pPr>
      <w:del w:id="39" w:author="George Barbou" w:date="2026-02-22T18:17:00Z">
        <w:r w:rsidRPr="00021283" w:rsidDel="00461491">
          <w:rPr>
            <w:rFonts w:eastAsia="Times New Roman" w:cstheme="minorHAnsi"/>
            <w:kern w:val="0"/>
            <w:lang w:eastAsia="en-GB"/>
            <w14:ligatures w14:val="none"/>
          </w:rPr>
          <w:delText xml:space="preserve">Το δίλημμα να δώσουν προτεραιότητα στην ύδρευση του πληθυσμού έχει ως αποτέλεσμα από τα 36 πλοία που περνούσαν συνήθως την ημέρα κάποιες φορές μειώνονται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ανά δυο τα πλοία στις δεξαμενές ανύψωσης. </w:delText>
        </w:r>
      </w:del>
    </w:p>
    <w:p w14:paraId="7B229AB7" w14:textId="355CE761" w:rsidR="00972BF3" w:rsidRPr="00021283" w:rsidDel="00461491" w:rsidRDefault="00972BF3" w:rsidP="00972BF3">
      <w:pPr>
        <w:spacing w:after="120" w:line="280" w:lineRule="exact"/>
        <w:jc w:val="both"/>
        <w:rPr>
          <w:del w:id="40" w:author="George Barbou" w:date="2026-02-22T18:17:00Z"/>
          <w:rFonts w:eastAsia="Times New Roman" w:cstheme="minorHAnsi"/>
          <w:kern w:val="0"/>
          <w:lang w:eastAsia="en-GB"/>
          <w14:ligatures w14:val="none"/>
        </w:rPr>
      </w:pPr>
      <w:del w:id="41" w:author="George Barbou" w:date="2026-02-22T18:17:00Z">
        <w:r w:rsidDel="00461491">
          <w:delText>Η μείωση της διέλευσης στο μισό  αριθμό πλοίων, και η επιλογή να περνούν τα ελαφρύτερα  έχει ως αποτέλεσμα να μεταφέρεται έως και 40% λιγότερο φορτίο από ό,τι συνήθως. Συνδυασμένα, αυτοί οι περιορισμοί στο εμπόριο μέσω της 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delText>
        </w:r>
      </w:del>
    </w:p>
    <w:p w14:paraId="79966905" w14:textId="48254649" w:rsidR="00972BF3" w:rsidRPr="00021283" w:rsidDel="00461491" w:rsidRDefault="00972BF3" w:rsidP="00972BF3">
      <w:pPr>
        <w:spacing w:after="120" w:line="280" w:lineRule="exact"/>
        <w:rPr>
          <w:del w:id="42" w:author="George Barbou" w:date="2026-02-22T18:17:00Z"/>
          <w:rFonts w:eastAsia="Times New Roman" w:cstheme="minorHAnsi"/>
          <w:kern w:val="0"/>
          <w:lang w:eastAsia="en-GB"/>
          <w14:ligatures w14:val="none"/>
        </w:rPr>
      </w:pPr>
    </w:p>
    <w:p w14:paraId="1A47DF7A" w14:textId="72986407" w:rsidR="00972BF3" w:rsidRPr="00021283" w:rsidDel="00461491" w:rsidRDefault="00972BF3" w:rsidP="00972BF3">
      <w:pPr>
        <w:spacing w:after="120" w:line="280" w:lineRule="exact"/>
        <w:jc w:val="both"/>
        <w:rPr>
          <w:del w:id="43" w:author="George Barbou" w:date="2026-02-22T18:17:00Z"/>
          <w:rFonts w:eastAsia="Times New Roman" w:cstheme="minorHAnsi"/>
          <w:kern w:val="0"/>
          <w:lang w:eastAsia="en-GB"/>
          <w14:ligatures w14:val="none"/>
        </w:rPr>
      </w:pPr>
      <w:del w:id="44" w:author="George Barbou" w:date="2026-02-22T18:17:00Z">
        <w:r w:rsidRPr="00021283" w:rsidDel="00461491">
          <w:rPr>
            <w:rFonts w:eastAsia="Times New Roman" w:cstheme="minorHAnsi"/>
            <w:kern w:val="0"/>
            <w:lang w:eastAsia="en-GB"/>
            <w14:ligatures w14:val="none"/>
          </w:rPr>
          <w:delText>Λόγω των προβλημάτων στην Ερυθρά θάλασσα με τους Χούθι</w:delText>
        </w:r>
        <w:r w:rsidDel="00461491">
          <w:delText>, οι οποίοι καθοδηγούμενοι από το Ιράν παρεμποδίζουν τη διέλευση των πλοίων, πρέπει να ταξιδεύουν</w:delText>
        </w:r>
      </w:del>
      <w:ins w:id="45" w:author="ProofreadAI" w:date="2026-02-22T16:05:00Z">
        <w:del w:id="46" w:author="George Barbou" w:date="2026-02-22T18:17:00Z">
          <w:r w:rsidDel="00461491">
            <w:delText>τα πλοία πρέπει να ταξιδεύουν</w:delText>
          </w:r>
        </w:del>
      </w:ins>
      <w:del w:id="47" w:author="George Barbou" w:date="2026-02-22T18:17:00Z">
        <w:r w:rsidDel="00461491">
          <w:delText xml:space="preserve"> τώρα μέσω των πολύ μεγάλων, πολύ δύσκολων και πολύ πιο ακριβών ιστορικών διαδρομών γύρω από τη Νότια Αμερική και την Αφρική.</w:delText>
        </w:r>
      </w:del>
    </w:p>
    <w:p w14:paraId="52550C22" w14:textId="5B4242FF" w:rsidR="00972BF3" w:rsidRPr="00021283" w:rsidDel="00461491" w:rsidRDefault="00972BF3" w:rsidP="00972BF3">
      <w:pPr>
        <w:spacing w:after="120" w:line="280" w:lineRule="exact"/>
        <w:jc w:val="both"/>
        <w:rPr>
          <w:del w:id="48" w:author="George Barbou" w:date="2026-02-22T18:17:00Z"/>
          <w:rFonts w:cstheme="minorHAnsi"/>
        </w:rPr>
      </w:pPr>
    </w:p>
    <w:p w14:paraId="23BF52C3" w14:textId="2CC33378" w:rsidR="00972BF3" w:rsidRPr="00021283" w:rsidDel="00461491" w:rsidRDefault="00972BF3" w:rsidP="00972BF3">
      <w:pPr>
        <w:spacing w:after="120" w:line="280" w:lineRule="exact"/>
        <w:jc w:val="both"/>
        <w:rPr>
          <w:del w:id="49" w:author="George Barbou" w:date="2026-02-22T18:17:00Z"/>
          <w:rFonts w:eastAsia="Times New Roman" w:cstheme="minorHAnsi"/>
          <w:kern w:val="0"/>
          <w:lang w:eastAsia="en-GB"/>
          <w14:ligatures w14:val="none"/>
        </w:rPr>
      </w:pPr>
      <w:del w:id="50" w:author="George Barbou" w:date="2026-02-22T18:17:00Z">
        <w:r w:rsidDel="00461491">
          <w:delText>Οι ναυτιλιακές εταιρείες, προσθέτουν</w:delText>
        </w:r>
      </w:del>
      <w:ins w:id="51" w:author="ProofreadAI" w:date="2026-02-22T16:05:00Z">
        <w:del w:id="52" w:author="George Barbou" w:date="2026-02-22T18:17:00Z">
          <w:r w:rsidDel="00461491">
            <w:delText>εταιρείες προσθέτουν</w:delText>
          </w:r>
        </w:del>
      </w:ins>
      <w:del w:id="53" w:author="George Barbou" w:date="2026-02-22T18:17:00Z">
        <w:r w:rsidDel="00461491">
          <w:delText xml:space="preserve">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  πληθωριστικών πιέσεων που προκαλεί η κρίση στην Ερυθρά Θάλασσα. </w:delText>
        </w:r>
      </w:del>
    </w:p>
    <w:p w14:paraId="7DD6D795" w14:textId="579A43C8" w:rsidR="00972BF3" w:rsidRPr="00021283" w:rsidDel="00461491" w:rsidRDefault="00972BF3" w:rsidP="00972BF3">
      <w:pPr>
        <w:spacing w:after="120" w:line="280" w:lineRule="exact"/>
        <w:jc w:val="both"/>
        <w:rPr>
          <w:del w:id="54" w:author="George Barbou" w:date="2026-02-22T18:17:00Z"/>
          <w:rFonts w:eastAsia="Times New Roman" w:cstheme="minorHAnsi"/>
          <w:kern w:val="0"/>
          <w:lang w:eastAsia="en-GB"/>
          <w14:ligatures w14:val="none"/>
        </w:rPr>
      </w:pPr>
    </w:p>
    <w:p w14:paraId="361959AE" w14:textId="5150D95F" w:rsidR="00972BF3" w:rsidRPr="00021283" w:rsidDel="00461491" w:rsidRDefault="00972BF3" w:rsidP="00972BF3">
      <w:pPr>
        <w:spacing w:after="120" w:line="280" w:lineRule="exact"/>
        <w:jc w:val="both"/>
        <w:rPr>
          <w:del w:id="55" w:author="George Barbou" w:date="2026-02-22T18:17:00Z"/>
          <w:rFonts w:eastAsia="Times New Roman" w:cstheme="minorHAnsi"/>
          <w:kern w:val="0"/>
          <w:lang w:eastAsia="en-GB"/>
          <w14:ligatures w14:val="none"/>
        </w:rPr>
      </w:pPr>
      <w:del w:id="56" w:author="George Barbou" w:date="2026-02-22T18:17:00Z">
        <w:r w:rsidDel="00461491">
          <w:delText>Δεδομένης της πολυπλοκότητας της λύσης του προβλήματος της διώρυγας και της μειωμένης αξιοπιστίας, απορριφθέντες</w:delText>
        </w:r>
      </w:del>
      <w:ins w:id="57" w:author="ProofreadAI" w:date="2026-02-22T16:05:00Z">
        <w:del w:id="58" w:author="George Barbou" w:date="2026-02-22T18:17:00Z">
          <w:r w:rsidDel="00461491">
            <w:delText>απορριφθείσες</w:delText>
          </w:r>
        </w:del>
      </w:ins>
      <w:del w:id="59" w:author="George Barbou" w:date="2026-02-22T18:17:00Z">
        <w:r w:rsidDel="00461491">
          <w:delText xml:space="preserve"> προτάσεις του παρελθόντος για κατασκευή νέας διώρυγας, επανέρχονται με πολύ καλύτερες προοπτικές καθώς τα έσοδα αναμένονται να είναι</w:delText>
        </w:r>
      </w:del>
      <w:ins w:id="60" w:author="ProofreadAI" w:date="2026-02-22T16:05:00Z">
        <w:del w:id="61" w:author="George Barbou" w:date="2026-02-22T18:17:00Z">
          <w:r w:rsidDel="00461491">
            <w:delText>αναμένεται να είναι</w:delText>
          </w:r>
        </w:del>
      </w:ins>
      <w:del w:id="62" w:author="George Barbou" w:date="2026-02-22T18:17:00Z">
        <w:r w:rsidDel="00461491">
          <w:delText xml:space="preserve">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delText>
        </w:r>
      </w:del>
    </w:p>
    <w:p w14:paraId="05922714" w14:textId="2291A090" w:rsidR="00972BF3" w:rsidRPr="00021283" w:rsidDel="00461491" w:rsidRDefault="00972BF3" w:rsidP="00972BF3">
      <w:pPr>
        <w:spacing w:after="120" w:line="280" w:lineRule="exact"/>
        <w:jc w:val="both"/>
        <w:rPr>
          <w:del w:id="63" w:author="George Barbou" w:date="2026-02-22T18:17:00Z"/>
          <w:rFonts w:eastAsia="Times New Roman" w:cstheme="minorHAnsi"/>
          <w:kern w:val="0"/>
          <w:lang w:eastAsia="en-GB"/>
          <w14:ligatures w14:val="none"/>
        </w:rPr>
      </w:pPr>
      <w:del w:id="64" w:author="George Barbou" w:date="2026-02-22T18:17:00Z">
        <w:r w:rsidRPr="00021283" w:rsidDel="00461491">
          <w:rPr>
            <w:rFonts w:eastAsia="Times New Roman" w:cstheme="minorHAnsi"/>
            <w:kern w:val="0"/>
            <w:lang w:eastAsia="en-GB"/>
            <w14:ligatures w14:val="none"/>
          </w:rPr>
          <w:delText xml:space="preserve"> α) Ο Νότιος διάδρομος, ο λεγόμενος Δι-Ωκεανικός</w:delText>
        </w:r>
        <w:r w:rsidDel="00461491">
          <w:delText xml:space="preserve">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αντί για τα πλοία, να μεταφέρουν αγαθά από την μία</w:delText>
        </w:r>
      </w:del>
      <w:ins w:id="65" w:author="ProofreadAI" w:date="2026-02-22T16:05:00Z">
        <w:del w:id="66" w:author="George Barbou" w:date="2026-02-22T18:17:00Z">
          <w:r w:rsidDel="00461491">
            <w:delText>τη μία</w:delText>
          </w:r>
        </w:del>
      </w:ins>
      <w:del w:id="67" w:author="George Barbou" w:date="2026-02-22T18:17:00Z">
        <w:r w:rsidDel="00461491">
          <w:delText xml:space="preserve"> ακτή στην άλλη ακτή. Μεγάλο εμπόδιο στην υλοποίηση ενός τέτοιου έργου αποτελεί η 9.000 χιλιομέτρων οροσειρά των Άνδεων με μέσο υψόμετρο τα 4.000 μέτρα.</w:delText>
        </w:r>
      </w:del>
    </w:p>
    <w:p w14:paraId="52F1ECF3" w14:textId="45305D17" w:rsidR="00972BF3" w:rsidRPr="00021283" w:rsidDel="00461491" w:rsidRDefault="00972BF3" w:rsidP="00972BF3">
      <w:pPr>
        <w:spacing w:after="120" w:line="280" w:lineRule="exact"/>
        <w:jc w:val="both"/>
        <w:rPr>
          <w:del w:id="68" w:author="George Barbou" w:date="2026-02-22T18:17:00Z"/>
          <w:rFonts w:eastAsia="Times New Roman" w:cstheme="minorHAnsi"/>
          <w:kern w:val="0"/>
          <w:lang w:eastAsia="en-GB"/>
          <w14:ligatures w14:val="none"/>
        </w:rPr>
      </w:pPr>
      <w:del w:id="69" w:author="George Barbou" w:date="2026-02-22T18:17:00Z">
        <w:r w:rsidRPr="00021283" w:rsidDel="00461491">
          <w:rPr>
            <w:rFonts w:eastAsia="Times New Roman" w:cstheme="minorHAnsi"/>
            <w:kern w:val="0"/>
            <w:lang w:eastAsia="en-GB"/>
            <w14:ligatures w14:val="none"/>
          </w:rPr>
          <w:delText xml:space="preserve">Η πλήρης λειτουργία του αναμένεται σε μερικά χρόνια οπότε μέσω του Δι-Ωκεανικού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w:delText>
        </w:r>
        <w:r w:rsidRPr="00021283" w:rsidDel="00461491">
          <w:rPr>
            <w:rFonts w:eastAsia="Times New Roman" w:cstheme="minorHAnsi"/>
            <w:kern w:val="0"/>
            <w:lang w:eastAsia="en-GB"/>
            <w14:ligatures w14:val="none"/>
          </w:rPr>
          <w:lastRenderedPageBreak/>
          <w:delText xml:space="preserve">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λίθιο, βασικό συστατικό των μπαταριών για την πράσινη ενέργεια, που βρίσκεται σε μεγάλες ποσότητες στο «τρίγωνο του λιθίου»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delText>
        </w:r>
      </w:del>
    </w:p>
    <w:p w14:paraId="261C1972" w14:textId="6B700FCC" w:rsidR="00972BF3" w:rsidRPr="00021283" w:rsidDel="00461491" w:rsidRDefault="00972BF3" w:rsidP="00972BF3">
      <w:pPr>
        <w:spacing w:after="120" w:line="280" w:lineRule="exact"/>
        <w:jc w:val="both"/>
        <w:rPr>
          <w:del w:id="70" w:author="George Barbou" w:date="2026-02-22T18:17:00Z"/>
          <w:rFonts w:eastAsia="Times New Roman" w:cstheme="minorHAnsi"/>
          <w:kern w:val="0"/>
          <w:lang w:eastAsia="en-GB"/>
          <w14:ligatures w14:val="none"/>
        </w:rPr>
      </w:pPr>
    </w:p>
    <w:p w14:paraId="1F08E4DC" w14:textId="2083A5A8" w:rsidR="00972BF3" w:rsidRPr="00021283" w:rsidDel="00461491" w:rsidRDefault="00972BF3" w:rsidP="00972BF3">
      <w:pPr>
        <w:spacing w:after="120" w:line="280" w:lineRule="exact"/>
        <w:jc w:val="both"/>
        <w:rPr>
          <w:del w:id="71" w:author="George Barbou" w:date="2026-02-22T18:17:00Z"/>
          <w:rFonts w:eastAsia="Times New Roman" w:cstheme="minorHAnsi"/>
          <w:kern w:val="0"/>
          <w:lang w:eastAsia="en-GB"/>
          <w14:ligatures w14:val="none"/>
        </w:rPr>
      </w:pPr>
      <w:del w:id="72" w:author="George Barbou" w:date="2026-02-22T18:17:00Z">
        <w:r w:rsidRPr="00021283" w:rsidDel="00461491">
          <w:rPr>
            <w:rFonts w:eastAsia="Times New Roman" w:cstheme="minorHAnsi"/>
            <w:kern w:val="0"/>
            <w:lang w:eastAsia="en-GB"/>
            <w14:ligatures w14:val="none"/>
          </w:rPr>
          <w:delText xml:space="preserve">Β) Κολομβία: Η σιδηροδρομική γραμμή της Κολομβίας από το λιμάνι </w:delText>
        </w:r>
        <w:r w:rsidRPr="00021283" w:rsidDel="00461491">
          <w:rPr>
            <w:rFonts w:eastAsia="Times New Roman" w:cstheme="minorHAnsi"/>
            <w:kern w:val="0"/>
            <w:lang w:val="en-US" w:eastAsia="en-GB"/>
            <w14:ligatures w14:val="none"/>
          </w:rPr>
          <w:delText>Cupica</w:delText>
        </w:r>
        <w:r w:rsidRPr="00021283" w:rsidDel="00461491">
          <w:rPr>
            <w:rFonts w:eastAsia="Times New Roman" w:cstheme="minorHAnsi"/>
            <w:kern w:val="0"/>
            <w:lang w:eastAsia="en-GB"/>
            <w14:ligatures w14:val="none"/>
          </w:rPr>
          <w:delText xml:space="preserve"> στο λιμάνι </w:delText>
        </w:r>
        <w:r w:rsidRPr="00021283" w:rsidDel="00461491">
          <w:rPr>
            <w:rFonts w:eastAsia="Times New Roman" w:cstheme="minorHAnsi"/>
            <w:kern w:val="0"/>
            <w:lang w:val="en-US" w:eastAsia="en-GB"/>
            <w14:ligatures w14:val="none"/>
          </w:rPr>
          <w:delText>Uraba</w:delText>
        </w:r>
        <w:r w:rsidRPr="00021283" w:rsidDel="00461491">
          <w:rPr>
            <w:rFonts w:eastAsia="Times New Roman" w:cstheme="minorHAnsi"/>
            <w:kern w:val="0"/>
            <w:lang w:eastAsia="en-GB"/>
            <w14:ligatures w14:val="none"/>
          </w:rPr>
          <w:delText>. Έ</w:delText>
        </w:r>
        <w:r w:rsidRPr="00FA713D" w:rsidDel="00461491">
          <w:rPr>
            <w:rFonts w:eastAsia="Times New Roman" w:cstheme="minorHAnsi"/>
            <w:kern w:val="0"/>
            <w:lang w:eastAsia="en-GB"/>
            <w14:ligatures w14:val="none"/>
          </w:rPr>
          <w:delText>ν</w:delText>
        </w:r>
        <w:r w:rsidRPr="00021283" w:rsidDel="00461491">
          <w:rPr>
            <w:rFonts w:eastAsia="Times New Roman" w:cstheme="minorHAnsi"/>
            <w:kern w:val="0"/>
            <w:lang w:eastAsia="en-GB"/>
            <w14:ligatures w14:val="none"/>
          </w:rPr>
          <w:delText>α έργο περίπου 10</w:delText>
        </w:r>
        <w:r w:rsidDel="00461491">
          <w:rPr>
            <w:rFonts w:eastAsia="Times New Roman" w:cstheme="minorHAnsi"/>
            <w:kern w:val="0"/>
            <w:lang w:eastAsia="en-GB"/>
            <w14:ligatures w14:val="none"/>
          </w:rPr>
          <w:delText xml:space="preserve"> δισ. </w:delText>
        </w:r>
        <w:r w:rsidRPr="00021283" w:rsidDel="00461491">
          <w:rPr>
            <w:rFonts w:eastAsia="Times New Roman" w:cstheme="minorHAnsi"/>
            <w:kern w:val="0"/>
            <w:lang w:eastAsia="en-GB"/>
            <w14:ligatures w14:val="none"/>
          </w:rPr>
          <w:delText xml:space="preserve">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delText>
        </w:r>
      </w:del>
    </w:p>
    <w:p w14:paraId="33409979" w14:textId="7576D2C7" w:rsidR="00972BF3" w:rsidRPr="00021283" w:rsidDel="00461491" w:rsidRDefault="00972BF3" w:rsidP="00972BF3">
      <w:pPr>
        <w:spacing w:after="120" w:line="280" w:lineRule="exact"/>
        <w:jc w:val="both"/>
        <w:rPr>
          <w:del w:id="73" w:author="George Barbou" w:date="2026-02-22T18:17:00Z"/>
          <w:rFonts w:eastAsia="Times New Roman" w:cstheme="minorHAnsi"/>
          <w:kern w:val="0"/>
          <w:lang w:eastAsia="en-GB"/>
          <w14:ligatures w14:val="none"/>
        </w:rPr>
      </w:pPr>
    </w:p>
    <w:p w14:paraId="504C90B8" w14:textId="6A8117B3" w:rsidR="00972BF3" w:rsidRPr="00021283" w:rsidDel="00461491" w:rsidRDefault="00972BF3" w:rsidP="00972BF3">
      <w:pPr>
        <w:spacing w:after="120" w:line="280" w:lineRule="exact"/>
        <w:jc w:val="both"/>
        <w:rPr>
          <w:del w:id="74" w:author="George Barbou" w:date="2026-02-22T18:17:00Z"/>
          <w:rFonts w:eastAsia="Times New Roman" w:cstheme="minorHAnsi"/>
          <w:kern w:val="0"/>
          <w:lang w:eastAsia="en-GB"/>
          <w14:ligatures w14:val="none"/>
        </w:rPr>
      </w:pPr>
    </w:p>
    <w:p w14:paraId="2458D3EA" w14:textId="6C528699" w:rsidR="00972BF3" w:rsidRPr="00021283" w:rsidDel="00461491" w:rsidRDefault="00972BF3" w:rsidP="00972BF3">
      <w:pPr>
        <w:spacing w:after="120" w:line="280" w:lineRule="exact"/>
        <w:jc w:val="both"/>
        <w:rPr>
          <w:del w:id="75" w:author="George Barbou" w:date="2026-02-22T18:17:00Z"/>
          <w:rFonts w:cstheme="minorHAnsi"/>
        </w:rPr>
      </w:pPr>
      <w:del w:id="76" w:author="George Barbou" w:date="2026-02-22T18:17:00Z">
        <w:r w:rsidRPr="00021283" w:rsidDel="00461491">
          <w:rPr>
            <w:rFonts w:cstheme="minorHAnsi"/>
          </w:rPr>
          <w:delText xml:space="preserve">Γ) </w:delText>
        </w:r>
        <w:r w:rsidRPr="00021283" w:rsidDel="00461491">
          <w:rPr>
            <w:rFonts w:cstheme="minorHAnsi"/>
            <w:lang w:val="en-US"/>
          </w:rPr>
          <w:delText>Nicaragua</w:delText>
        </w:r>
        <w:r w:rsidRPr="00021283" w:rsidDel="00461491">
          <w:rPr>
            <w:rFonts w:cstheme="minorHAnsi"/>
          </w:rPr>
          <w:delText xml:space="preserve"> </w:delText>
        </w:r>
        <w:r w:rsidRPr="00021283" w:rsidDel="00461491">
          <w:rPr>
            <w:rFonts w:cstheme="minorHAnsi"/>
            <w:lang w:val="en-US"/>
          </w:rPr>
          <w:delText>mega</w:delText>
        </w:r>
        <w:r w:rsidRPr="00021283" w:rsidDel="00461491">
          <w:rPr>
            <w:rFonts w:cstheme="minorHAnsi"/>
          </w:rPr>
          <w:delText>-</w:delText>
        </w:r>
        <w:r w:rsidRPr="00021283" w:rsidDel="00461491">
          <w:rPr>
            <w:rFonts w:cstheme="minorHAnsi"/>
            <w:lang w:val="en-US"/>
          </w:rPr>
          <w:delText>canal</w:delText>
        </w:r>
        <w:r w:rsidRPr="00021283" w:rsidDel="00461491">
          <w:rPr>
            <w:rFonts w:cstheme="minorHAnsi"/>
          </w:rPr>
          <w:delTex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delText>
        </w:r>
        <w:r w:rsidRPr="00021283" w:rsidDel="00461491">
          <w:rPr>
            <w:rFonts w:cstheme="minorHAnsi"/>
            <w:lang w:val="en-US"/>
          </w:rPr>
          <w:delText>Puerto</w:delText>
        </w:r>
        <w:r w:rsidRPr="00021283" w:rsidDel="00461491">
          <w:rPr>
            <w:rFonts w:cstheme="minorHAnsi"/>
          </w:rPr>
          <w:delText xml:space="preserve"> </w:delText>
        </w:r>
        <w:r w:rsidRPr="00021283" w:rsidDel="00461491">
          <w:rPr>
            <w:rFonts w:cstheme="minorHAnsi"/>
            <w:lang w:val="en-US"/>
          </w:rPr>
          <w:delText>de</w:delText>
        </w:r>
        <w:r w:rsidRPr="00021283" w:rsidDel="00461491">
          <w:rPr>
            <w:rFonts w:cstheme="minorHAnsi"/>
          </w:rPr>
          <w:delText xml:space="preserve"> </w:delText>
        </w:r>
        <w:r w:rsidRPr="00021283" w:rsidDel="00461491">
          <w:rPr>
            <w:rFonts w:cstheme="minorHAnsi"/>
            <w:lang w:val="en-US"/>
          </w:rPr>
          <w:delText>Bluefields</w:delText>
        </w:r>
        <w:r w:rsidRPr="00021283" w:rsidDel="00461491">
          <w:rPr>
            <w:rFonts w:cstheme="minorHAnsi"/>
          </w:rPr>
          <w:delText xml:space="preserve"> του Ατλαντικού και του λιμανιού </w:delText>
        </w:r>
        <w:r w:rsidRPr="00021283" w:rsidDel="00461491">
          <w:rPr>
            <w:rFonts w:cstheme="minorHAnsi"/>
            <w:lang w:val="en-US"/>
          </w:rPr>
          <w:delText>Puerto</w:delText>
        </w:r>
        <w:r w:rsidRPr="00021283" w:rsidDel="00461491">
          <w:rPr>
            <w:rFonts w:cstheme="minorHAnsi"/>
          </w:rPr>
          <w:delText xml:space="preserve"> </w:delText>
        </w:r>
        <w:r w:rsidRPr="00021283" w:rsidDel="00461491">
          <w:rPr>
            <w:rFonts w:cstheme="minorHAnsi"/>
            <w:lang w:val="en-US"/>
          </w:rPr>
          <w:delText>Corinto</w:delText>
        </w:r>
        <w:r w:rsidDel="00461491">
          <w:delText xml:space="preserve"> του Ειρηνικού Ωκεανού. Υπολογίζεται ότι το κόστος κατασκευής θα φθάσει τα 60-70 δισ..</w:delText>
        </w:r>
      </w:del>
      <w:ins w:id="77" w:author="ProofreadAI" w:date="2026-02-22T16:05:00Z">
        <w:del w:id="78" w:author="George Barbou" w:date="2026-02-22T18:17:00Z">
          <w:r w:rsidDel="00461491">
            <w:delText>δισ.</w:delText>
          </w:r>
        </w:del>
      </w:ins>
      <w:del w:id="79" w:author="George Barbou" w:date="2026-02-22T18:17:00Z">
        <w:r w:rsidDel="00461491">
          <w:delText xml:space="preserve"> </w:delText>
        </w:r>
      </w:del>
    </w:p>
    <w:p w14:paraId="7EC66F27" w14:textId="2C227166" w:rsidR="00972BF3" w:rsidRPr="00021283" w:rsidDel="00461491" w:rsidRDefault="00972BF3" w:rsidP="00972BF3">
      <w:pPr>
        <w:spacing w:after="120" w:line="280" w:lineRule="exact"/>
        <w:jc w:val="both"/>
        <w:rPr>
          <w:del w:id="80" w:author="George Barbou" w:date="2026-02-22T18:17:00Z"/>
          <w:rFonts w:eastAsia="Times New Roman" w:cstheme="minorHAnsi"/>
          <w:kern w:val="0"/>
          <w:lang w:eastAsia="en-GB"/>
          <w14:ligatures w14:val="none"/>
        </w:rPr>
      </w:pPr>
      <w:del w:id="81" w:author="George Barbou" w:date="2026-02-22T18:17:00Z">
        <w:r w:rsidDel="00461491">
          <w:delText>Η κυβέρνηση της Νικαράγουας το 2013 ανέθεσε στην κινεζική εταιρία</w:delText>
        </w:r>
      </w:del>
      <w:ins w:id="82" w:author="ProofreadAI" w:date="2026-02-22T16:05:00Z">
        <w:del w:id="83" w:author="George Barbou" w:date="2026-02-22T18:17:00Z">
          <w:r w:rsidDel="00461491">
            <w:delText>εταιρεία</w:delText>
          </w:r>
        </w:del>
      </w:ins>
      <w:del w:id="84" w:author="George Barbou" w:date="2026-02-22T18:17:00Z">
        <w:r w:rsidDel="00461491">
          <w:delText xml:space="preserve"> </w:delText>
        </w:r>
        <w:r w:rsidRPr="00021283" w:rsidDel="00461491">
          <w:rPr>
            <w:rFonts w:eastAsia="Times New Roman" w:cstheme="minorHAnsi"/>
            <w:kern w:val="0"/>
            <w:lang w:val="en-US" w:eastAsia="en-GB"/>
            <w14:ligatures w14:val="none"/>
          </w:rPr>
          <w:delText>Hong</w:delText>
        </w:r>
        <w:r w:rsidRPr="00021283" w:rsidDel="00461491">
          <w:rPr>
            <w:rFonts w:eastAsia="Times New Roman" w:cstheme="minorHAnsi"/>
            <w:kern w:val="0"/>
            <w:lang w:eastAsia="en-GB"/>
            <w14:ligatures w14:val="none"/>
          </w:rPr>
          <w:delText xml:space="preserve"> </w:delText>
        </w:r>
        <w:r w:rsidRPr="00021283" w:rsidDel="00461491">
          <w:rPr>
            <w:rFonts w:eastAsia="Times New Roman" w:cstheme="minorHAnsi"/>
            <w:kern w:val="0"/>
            <w:lang w:val="en-US" w:eastAsia="en-GB"/>
            <w14:ligatures w14:val="none"/>
          </w:rPr>
          <w:delText>Kong</w:delText>
        </w:r>
        <w:r w:rsidRPr="00021283" w:rsidDel="00461491">
          <w:rPr>
            <w:rFonts w:eastAsia="Times New Roman" w:cstheme="minorHAnsi"/>
            <w:kern w:val="0"/>
            <w:lang w:eastAsia="en-GB"/>
            <w14:ligatures w14:val="none"/>
          </w:rPr>
          <w:delText xml:space="preserve"> </w:delText>
        </w:r>
        <w:r w:rsidRPr="00021283" w:rsidDel="00461491">
          <w:rPr>
            <w:rFonts w:eastAsia="Times New Roman" w:cstheme="minorHAnsi"/>
            <w:kern w:val="0"/>
            <w:lang w:val="en-US" w:eastAsia="en-GB"/>
            <w14:ligatures w14:val="none"/>
          </w:rPr>
          <w:delText>Nicaragua</w:delText>
        </w:r>
        <w:r w:rsidRPr="00021283" w:rsidDel="00461491">
          <w:rPr>
            <w:rFonts w:eastAsia="Times New Roman" w:cstheme="minorHAnsi"/>
            <w:kern w:val="0"/>
            <w:lang w:eastAsia="en-GB"/>
            <w14:ligatures w14:val="none"/>
          </w:rPr>
          <w:delText xml:space="preserve"> </w:delText>
        </w:r>
        <w:r w:rsidRPr="00021283" w:rsidDel="00461491">
          <w:rPr>
            <w:rFonts w:eastAsia="Times New Roman" w:cstheme="minorHAnsi"/>
            <w:kern w:val="0"/>
            <w:lang w:val="en-US" w:eastAsia="en-GB"/>
            <w14:ligatures w14:val="none"/>
          </w:rPr>
          <w:delText>Canal</w:delText>
        </w:r>
        <w:r w:rsidRPr="00021283" w:rsidDel="00461491">
          <w:rPr>
            <w:rFonts w:eastAsia="Times New Roman" w:cstheme="minorHAnsi"/>
            <w:kern w:val="0"/>
            <w:lang w:eastAsia="en-GB"/>
            <w14:ligatures w14:val="none"/>
          </w:rPr>
          <w:delText xml:space="preserve"> </w:delText>
        </w:r>
        <w:r w:rsidRPr="00021283" w:rsidDel="00461491">
          <w:rPr>
            <w:rFonts w:eastAsia="Times New Roman" w:cstheme="minorHAnsi"/>
            <w:kern w:val="0"/>
            <w:lang w:val="en-US" w:eastAsia="en-GB"/>
            <w14:ligatures w14:val="none"/>
          </w:rPr>
          <w:delText>Development</w:delText>
        </w:r>
        <w:r w:rsidRPr="00021283" w:rsidDel="00461491">
          <w:rPr>
            <w:rFonts w:eastAsia="Times New Roman" w:cstheme="minorHAnsi"/>
            <w:kern w:val="0"/>
            <w:lang w:eastAsia="en-GB"/>
            <w14:ligatures w14:val="none"/>
          </w:rPr>
          <w:delText xml:space="preserve"> </w:delText>
        </w:r>
        <w:r w:rsidRPr="00021283" w:rsidDel="00461491">
          <w:rPr>
            <w:rFonts w:eastAsia="Times New Roman" w:cstheme="minorHAnsi"/>
            <w:kern w:val="0"/>
            <w:lang w:val="en-US" w:eastAsia="en-GB"/>
            <w14:ligatures w14:val="none"/>
          </w:rPr>
          <w:delText>Company</w:delText>
        </w:r>
        <w:r w:rsidRPr="00021283" w:rsidDel="00461491">
          <w:rPr>
            <w:rFonts w:eastAsia="Times New Roman" w:cstheme="minorHAnsi"/>
            <w:kern w:val="0"/>
            <w:lang w:eastAsia="en-GB"/>
            <w14:ligatures w14:val="none"/>
          </w:rPr>
          <w:delText xml:space="preserve"> (</w:delText>
        </w:r>
        <w:r w:rsidRPr="00021283" w:rsidDel="00461491">
          <w:rPr>
            <w:rFonts w:eastAsia="Times New Roman" w:cstheme="minorHAnsi"/>
            <w:kern w:val="0"/>
            <w:lang w:val="en-US" w:eastAsia="en-GB"/>
            <w14:ligatures w14:val="none"/>
          </w:rPr>
          <w:delText>HKND</w:delText>
        </w:r>
        <w:r w:rsidRPr="00021283" w:rsidDel="00461491">
          <w:rPr>
            <w:rFonts w:eastAsia="Times New Roman" w:cstheme="minorHAnsi"/>
            <w:kern w:val="0"/>
            <w:lang w:eastAsia="en-GB"/>
            <w14:ligatures w14:val="none"/>
          </w:rPr>
          <w:delTex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delText>
        </w:r>
      </w:del>
    </w:p>
    <w:p w14:paraId="1DA31F62" w14:textId="5FBC5C31" w:rsidR="00972BF3" w:rsidRPr="00021283" w:rsidDel="00461491" w:rsidRDefault="00972BF3" w:rsidP="00972BF3">
      <w:pPr>
        <w:spacing w:after="120" w:line="280" w:lineRule="exact"/>
        <w:jc w:val="both"/>
        <w:rPr>
          <w:del w:id="85" w:author="George Barbou" w:date="2026-02-22T18:17:00Z"/>
          <w:rFonts w:eastAsia="Times New Roman" w:cstheme="minorHAnsi"/>
          <w:kern w:val="0"/>
          <w:lang w:eastAsia="en-GB"/>
          <w14:ligatures w14:val="none"/>
        </w:rPr>
      </w:pPr>
      <w:del w:id="86" w:author="George Barbou" w:date="2026-02-22T18:17:00Z">
        <w:r w:rsidDel="00461491">
          <w:delText>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να τους απαλλοτριώσουν τη γη τους. Ο κινέζος</w:delText>
        </w:r>
      </w:del>
      <w:ins w:id="87" w:author="ProofreadAI" w:date="2026-02-22T16:05:00Z">
        <w:del w:id="88" w:author="George Barbou" w:date="2026-02-22T18:17:00Z">
          <w:r w:rsidDel="00461491">
            <w:delText>Κινέζος</w:delText>
          </w:r>
        </w:del>
      </w:ins>
      <w:del w:id="89" w:author="George Barbou" w:date="2026-02-22T18:17:00Z">
        <w:r w:rsidDel="00461491">
          <w:delText xml:space="preserve"> επενδυτής χρεοκόπησε και η εταιρεία του έχασε πάνω από το 90% της αξίας της. </w:delText>
        </w:r>
      </w:del>
    </w:p>
    <w:p w14:paraId="15F7C1F4" w14:textId="50F8BE15" w:rsidR="00972BF3" w:rsidRPr="00021283" w:rsidDel="00461491" w:rsidRDefault="00972BF3" w:rsidP="00972BF3">
      <w:pPr>
        <w:spacing w:after="120" w:line="280" w:lineRule="exact"/>
        <w:jc w:val="both"/>
        <w:rPr>
          <w:del w:id="90" w:author="George Barbou" w:date="2026-02-22T18:17:00Z"/>
          <w:rFonts w:eastAsia="Times New Roman" w:cstheme="minorHAnsi"/>
          <w:kern w:val="0"/>
          <w:lang w:eastAsia="en-GB"/>
          <w14:ligatures w14:val="none"/>
        </w:rPr>
      </w:pPr>
      <w:del w:id="91" w:author="George Barbou" w:date="2026-02-22T18:17:00Z">
        <w:r w:rsidRPr="00021283" w:rsidDel="00461491">
          <w:rPr>
            <w:rFonts w:eastAsia="Times New Roman" w:cstheme="minorHAnsi"/>
            <w:kern w:val="0"/>
            <w:lang w:eastAsia="en-GB"/>
            <w14:ligatures w14:val="none"/>
          </w:rPr>
          <w:delText xml:space="preserve">Ο αυταρχικός ηγέτης Ντάνιελ Ορτέγκα συνεχίζει να υπόσχεται το έργο στην χώρα του, η οποία βρίθει από οικονομική αναποτελεσματικότητα και διαφθορά. </w:delText>
        </w:r>
      </w:del>
    </w:p>
    <w:p w14:paraId="5CD86ED4" w14:textId="71A11AF8" w:rsidR="00972BF3" w:rsidRPr="00021283" w:rsidDel="00461491" w:rsidRDefault="00972BF3" w:rsidP="00972BF3">
      <w:pPr>
        <w:spacing w:after="120" w:line="280" w:lineRule="exact"/>
        <w:jc w:val="both"/>
        <w:rPr>
          <w:del w:id="92" w:author="George Barbou" w:date="2026-02-22T18:17:00Z"/>
          <w:rFonts w:eastAsia="Times New Roman" w:cstheme="minorHAnsi"/>
          <w:kern w:val="0"/>
          <w:lang w:eastAsia="en-GB"/>
          <w14:ligatures w14:val="none"/>
        </w:rPr>
      </w:pPr>
    </w:p>
    <w:p w14:paraId="762095E7" w14:textId="6DE9294F" w:rsidR="00972BF3" w:rsidRPr="00021283" w:rsidDel="00461491" w:rsidRDefault="00972BF3" w:rsidP="00972BF3">
      <w:pPr>
        <w:spacing w:after="120" w:line="280" w:lineRule="exact"/>
        <w:jc w:val="both"/>
        <w:rPr>
          <w:del w:id="93" w:author="George Barbou" w:date="2026-02-22T18:17:00Z"/>
          <w:rFonts w:eastAsia="Times New Roman" w:cstheme="minorHAnsi"/>
          <w:kern w:val="0"/>
          <w:lang w:eastAsia="en-GB"/>
          <w14:ligatures w14:val="none"/>
        </w:rPr>
      </w:pPr>
      <w:del w:id="94" w:author="George Barbou" w:date="2026-02-22T18:17:00Z">
        <w:r w:rsidRPr="00021283" w:rsidDel="00461491">
          <w:rPr>
            <w:rFonts w:eastAsia="Times New Roman" w:cstheme="minorHAnsi"/>
            <w:kern w:val="0"/>
            <w:lang w:eastAsia="en-GB"/>
            <w14:ligatures w14:val="none"/>
          </w:rPr>
          <w:delText>Δ) Μεξικό. Στο Μεξικό το νέο έργο σιδηροδρόμου  που ονομάζεται Διάδρομος Δια-Ωκεανικός του Μεξικού, με τα  λιμάνια C</w:delText>
        </w:r>
        <w:r w:rsidRPr="00021283" w:rsidDel="00461491">
          <w:rPr>
            <w:rFonts w:eastAsia="Times New Roman" w:cstheme="minorHAnsi"/>
            <w:kern w:val="0"/>
            <w:lang w:val="en-US" w:eastAsia="en-GB"/>
            <w14:ligatures w14:val="none"/>
          </w:rPr>
          <w:delText>oatzacoalcos</w:delText>
        </w:r>
        <w:r w:rsidRPr="00021283" w:rsidDel="00461491">
          <w:rPr>
            <w:rFonts w:eastAsia="Times New Roman" w:cstheme="minorHAnsi"/>
            <w:kern w:val="0"/>
            <w:lang w:eastAsia="en-GB"/>
            <w14:ligatures w14:val="none"/>
          </w:rPr>
          <w:delText>και Sali</w:delText>
        </w:r>
        <w:r w:rsidRPr="00021283" w:rsidDel="00461491">
          <w:rPr>
            <w:rFonts w:eastAsia="Times New Roman" w:cstheme="minorHAnsi"/>
            <w:kern w:val="0"/>
            <w:lang w:val="en-US" w:eastAsia="en-GB"/>
            <w14:ligatures w14:val="none"/>
          </w:rPr>
          <w:delText>na</w:delText>
        </w:r>
        <w:r w:rsidRPr="00FA713D" w:rsidDel="00461491">
          <w:rPr>
            <w:rFonts w:eastAsia="Times New Roman" w:cstheme="minorHAnsi"/>
            <w:kern w:val="0"/>
            <w:lang w:eastAsia="en-GB"/>
            <w14:ligatures w14:val="none"/>
          </w:rPr>
          <w:delText xml:space="preserve"> </w:delText>
        </w:r>
        <w:r w:rsidRPr="00021283" w:rsidDel="00461491">
          <w:rPr>
            <w:rFonts w:eastAsia="Times New Roman" w:cstheme="minorHAnsi"/>
            <w:kern w:val="0"/>
            <w:lang w:val="en-US" w:eastAsia="en-GB"/>
            <w14:ligatures w14:val="none"/>
          </w:rPr>
          <w:delText>Cru</w:delText>
        </w:r>
        <w:r w:rsidRPr="00021283" w:rsidDel="00461491">
          <w:rPr>
            <w:rFonts w:eastAsia="Times New Roman" w:cstheme="minorHAnsi"/>
            <w:kern w:val="0"/>
            <w:lang w:eastAsia="en-GB"/>
            <w14:ligatures w14:val="none"/>
          </w:rPr>
          <w:delText>z</w:delText>
        </w:r>
        <w:r w:rsidRPr="00FA713D" w:rsidDel="00461491">
          <w:rPr>
            <w:rFonts w:eastAsia="Times New Roman" w:cstheme="minorHAnsi"/>
            <w:kern w:val="0"/>
            <w:lang w:eastAsia="en-GB"/>
            <w14:ligatures w14:val="none"/>
          </w:rPr>
          <w:delText>, πο</w:delText>
        </w:r>
        <w:r w:rsidDel="00461491">
          <w:delText>υ βρίσκονται στα δύο άκρα των ωκεανών σε απόσταση 192 χιλιομέτρων.  Το έργο θα ολοκληρωθεί  στην πλήρη του μορφή το 2030 με επένδυση κοντά στα 7,5 δισ..</w:delText>
        </w:r>
      </w:del>
      <w:ins w:id="95" w:author="ProofreadAI" w:date="2026-02-22T16:05:00Z">
        <w:del w:id="96" w:author="George Barbou" w:date="2026-02-22T18:17:00Z">
          <w:r w:rsidDel="00461491">
            <w:delText>δισ.</w:delText>
          </w:r>
        </w:del>
      </w:ins>
      <w:del w:id="97" w:author="George Barbou" w:date="2026-02-22T18:17:00Z">
        <w:r w:rsidDel="00461491">
          <w:delText xml:space="preserve"> Θα μπορεί να μεταφέρει σιδηροδρομικώς 1,4 εκατομμύρια κοντέινερ κατά έτος. </w:delText>
        </w:r>
      </w:del>
    </w:p>
    <w:p w14:paraId="5B23A56B" w14:textId="24E29C49" w:rsidR="00972BF3" w:rsidRPr="00021283" w:rsidDel="00461491" w:rsidRDefault="00972BF3" w:rsidP="00972BF3">
      <w:pPr>
        <w:spacing w:after="120" w:line="280" w:lineRule="exact"/>
        <w:jc w:val="both"/>
        <w:rPr>
          <w:del w:id="98" w:author="George Barbou" w:date="2026-02-22T18:17:00Z"/>
          <w:rFonts w:eastAsia="Times New Roman" w:cstheme="minorHAnsi"/>
          <w:kern w:val="0"/>
          <w:lang w:eastAsia="en-GB"/>
          <w14:ligatures w14:val="none"/>
        </w:rPr>
      </w:pPr>
    </w:p>
    <w:p w14:paraId="018DE64C" w14:textId="3B9C11A5" w:rsidR="00972BF3" w:rsidRPr="00021283" w:rsidDel="00461491" w:rsidRDefault="00972BF3" w:rsidP="00972BF3">
      <w:pPr>
        <w:spacing w:after="120" w:line="280" w:lineRule="exact"/>
        <w:jc w:val="both"/>
        <w:rPr>
          <w:del w:id="99" w:author="George Barbou" w:date="2026-02-22T18:17:00Z"/>
          <w:rFonts w:eastAsia="Times New Roman" w:cstheme="minorHAnsi"/>
          <w:kern w:val="0"/>
          <w:lang w:eastAsia="en-GB"/>
          <w14:ligatures w14:val="none"/>
        </w:rPr>
      </w:pPr>
      <w:del w:id="100" w:author="George Barbou" w:date="2026-02-22T18:17:00Z">
        <w:r w:rsidRPr="00021283" w:rsidDel="00461491">
          <w:rPr>
            <w:rFonts w:eastAsia="Times New Roman" w:cstheme="minorHAnsi"/>
            <w:kern w:val="0"/>
            <w:lang w:eastAsia="en-GB"/>
            <w14:ligatures w14:val="none"/>
          </w:rPr>
          <w:lastRenderedPageBreak/>
          <w:delText xml:space="preserve">Ε) Ονδούρα. Η Ονδούρα σχεδιάζει να συνδέσει σιδηροδρομικά τους  δυο Ωκεανούς με τα λιμάνια </w:delText>
        </w:r>
        <w:r w:rsidRPr="00021283" w:rsidDel="00461491">
          <w:rPr>
            <w:rFonts w:eastAsia="Times New Roman" w:cstheme="minorHAnsi"/>
            <w:kern w:val="0"/>
            <w:lang w:val="en-US" w:eastAsia="en-GB"/>
            <w14:ligatures w14:val="none"/>
          </w:rPr>
          <w:delText>Amapala</w:delText>
        </w:r>
        <w:r w:rsidRPr="00021283" w:rsidDel="00461491">
          <w:rPr>
            <w:rFonts w:eastAsia="Times New Roman" w:cstheme="minorHAnsi"/>
            <w:kern w:val="0"/>
            <w:lang w:eastAsia="en-GB"/>
            <w14:ligatures w14:val="none"/>
          </w:rPr>
          <w:delText xml:space="preserve"> του </w:delText>
        </w:r>
        <w:r w:rsidRPr="00021283" w:rsidDel="00461491">
          <w:rPr>
            <w:rFonts w:eastAsia="Times New Roman" w:cstheme="minorHAnsi"/>
            <w:kern w:val="0"/>
            <w:lang w:val="en-US" w:eastAsia="en-GB"/>
            <w14:ligatures w14:val="none"/>
          </w:rPr>
          <w:delText>Puerto</w:delText>
        </w:r>
        <w:r w:rsidRPr="00021283" w:rsidDel="00461491">
          <w:rPr>
            <w:rFonts w:eastAsia="Times New Roman" w:cstheme="minorHAnsi"/>
            <w:kern w:val="0"/>
            <w:lang w:eastAsia="en-GB"/>
            <w14:ligatures w14:val="none"/>
          </w:rPr>
          <w:delText xml:space="preserve"> </w:delText>
        </w:r>
        <w:r w:rsidRPr="00021283" w:rsidDel="00461491">
          <w:rPr>
            <w:rFonts w:eastAsia="Times New Roman" w:cstheme="minorHAnsi"/>
            <w:kern w:val="0"/>
            <w:lang w:val="en-US" w:eastAsia="en-GB"/>
            <w14:ligatures w14:val="none"/>
          </w:rPr>
          <w:delText>Cortes</w:delText>
        </w:r>
        <w:r w:rsidRPr="00021283" w:rsidDel="00461491">
          <w:rPr>
            <w:rFonts w:eastAsia="Times New Roman" w:cstheme="minorHAnsi"/>
            <w:kern w:val="0"/>
            <w:lang w:eastAsia="en-GB"/>
            <w14:ligatures w14:val="none"/>
          </w:rPr>
          <w:delText xml:space="preserve"> και υπολογίζει την κατασκευή σε περίπου 10-15 έτη με μεταφορική ικανότητα περίπου 3,5 εκ. κοντέινερ ετησίως. </w:delText>
        </w:r>
      </w:del>
    </w:p>
    <w:p w14:paraId="3BC89EB7" w14:textId="6D5DB577" w:rsidR="00972BF3" w:rsidRPr="00021283" w:rsidDel="00461491" w:rsidRDefault="00972BF3" w:rsidP="00972BF3">
      <w:pPr>
        <w:spacing w:after="120" w:line="280" w:lineRule="exact"/>
        <w:jc w:val="both"/>
        <w:rPr>
          <w:del w:id="101" w:author="George Barbou" w:date="2026-02-22T18:17:00Z"/>
          <w:rFonts w:eastAsia="Times New Roman" w:cstheme="minorHAnsi"/>
          <w:kern w:val="0"/>
          <w:lang w:eastAsia="en-GB"/>
          <w14:ligatures w14:val="none"/>
        </w:rPr>
      </w:pPr>
    </w:p>
    <w:p w14:paraId="1A7DB9A9" w14:textId="3F077DDB" w:rsidR="00972BF3" w:rsidRPr="00021283" w:rsidDel="00461491" w:rsidRDefault="00972BF3" w:rsidP="00972BF3">
      <w:pPr>
        <w:spacing w:after="120" w:line="280" w:lineRule="exact"/>
        <w:jc w:val="both"/>
        <w:rPr>
          <w:del w:id="102" w:author="George Barbou" w:date="2026-02-22T18:17:00Z"/>
          <w:rFonts w:eastAsia="Times New Roman" w:cstheme="minorHAnsi"/>
          <w:kern w:val="0"/>
          <w:lang w:eastAsia="en-GB"/>
          <w14:ligatures w14:val="none"/>
        </w:rPr>
      </w:pPr>
    </w:p>
    <w:p w14:paraId="64484BE7" w14:textId="2F45F955" w:rsidR="00972BF3" w:rsidRPr="00021283" w:rsidDel="00461491" w:rsidRDefault="00972BF3" w:rsidP="00972BF3">
      <w:pPr>
        <w:spacing w:after="120" w:line="280" w:lineRule="exact"/>
        <w:jc w:val="both"/>
        <w:rPr>
          <w:del w:id="103" w:author="George Barbou" w:date="2026-02-22T18:17:00Z"/>
          <w:rFonts w:eastAsia="Times New Roman" w:cstheme="minorHAnsi"/>
          <w:kern w:val="0"/>
          <w:lang w:eastAsia="en-GB"/>
          <w14:ligatures w14:val="none"/>
        </w:rPr>
      </w:pPr>
      <w:del w:id="104" w:author="George Barbou" w:date="2026-02-22T18:17:00Z">
        <w:r w:rsidRPr="00021283" w:rsidDel="00461491">
          <w:rPr>
            <w:rFonts w:eastAsia="Times New Roman" w:cstheme="minorHAnsi"/>
            <w:kern w:val="0"/>
            <w:lang w:eastAsia="en-GB"/>
            <w14:ligatures w14:val="none"/>
          </w:rPr>
          <w:delText>Η απειλή του Ντόναλντ Τραμπ</w:delText>
        </w:r>
        <w:r w:rsidDel="00461491">
          <w:delText xml:space="preserve"> να ανακαταλάβει τη διώρυγα από τον Παναμά,</w:delText>
        </w:r>
      </w:del>
      <w:ins w:id="105" w:author="ProofreadAI" w:date="2026-02-22T16:05:00Z">
        <w:del w:id="106" w:author="George Barbou" w:date="2026-02-22T18:17:00Z">
          <w:r w:rsidDel="00461491">
            <w:delText>Παναμά</w:delText>
          </w:r>
        </w:del>
      </w:ins>
      <w:del w:id="107" w:author="George Barbou" w:date="2026-02-22T18:17:00Z">
        <w:r w:rsidDel="00461491">
          <w:delText xml:space="preserve"> δεν είναι απλώς μια πολιτική δήλωση, αλλά υποδηλώνει βαθύτερες φιλοδοξίες και στρατηγικούς στόχους, που ξεπερνούν τα όρια της σχέσης ΗΠΑ-Παναμά. </w:delText>
        </w:r>
      </w:del>
    </w:p>
    <w:p w14:paraId="4494D002" w14:textId="061DBE3C" w:rsidR="00972BF3" w:rsidRPr="00021283" w:rsidDel="00461491" w:rsidRDefault="00972BF3" w:rsidP="00972BF3">
      <w:pPr>
        <w:spacing w:after="120" w:line="280" w:lineRule="exact"/>
        <w:jc w:val="both"/>
        <w:rPr>
          <w:del w:id="108" w:author="George Barbou" w:date="2026-02-22T18:17:00Z"/>
          <w:rFonts w:eastAsia="Times New Roman" w:cstheme="minorHAnsi"/>
          <w:kern w:val="0"/>
          <w:lang w:eastAsia="en-GB"/>
          <w14:ligatures w14:val="none"/>
        </w:rPr>
      </w:pPr>
      <w:del w:id="109" w:author="George Barbou" w:date="2026-02-22T18:17:00Z">
        <w:r w:rsidRPr="00021283" w:rsidDel="00461491">
          <w:rPr>
            <w:rFonts w:eastAsia="Times New Roman" w:cstheme="minorHAnsi"/>
            <w:kern w:val="0"/>
            <w:lang w:eastAsia="en-GB"/>
            <w14:ligatures w14:val="none"/>
          </w:rPr>
          <w:delTex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delText>
        </w:r>
      </w:del>
    </w:p>
    <w:p w14:paraId="1BFCB691" w14:textId="3E17B613" w:rsidR="00972BF3" w:rsidRPr="00021283" w:rsidDel="00461491" w:rsidRDefault="00972BF3" w:rsidP="00972BF3">
      <w:pPr>
        <w:spacing w:after="120" w:line="280" w:lineRule="exact"/>
        <w:jc w:val="both"/>
        <w:rPr>
          <w:del w:id="110" w:author="George Barbou" w:date="2026-02-22T18:17:00Z"/>
          <w:rFonts w:eastAsia="Times New Roman" w:cstheme="minorHAnsi"/>
          <w:kern w:val="0"/>
          <w:lang w:eastAsia="en-GB"/>
          <w14:ligatures w14:val="none"/>
        </w:rPr>
      </w:pPr>
    </w:p>
    <w:p w14:paraId="48F4AA59" w14:textId="4F1ECB9C" w:rsidR="00972BF3" w:rsidRPr="00021283" w:rsidDel="00461491" w:rsidRDefault="00972BF3" w:rsidP="00972BF3">
      <w:pPr>
        <w:spacing w:after="120" w:line="280" w:lineRule="exact"/>
        <w:jc w:val="both"/>
        <w:rPr>
          <w:del w:id="111" w:author="George Barbou" w:date="2026-02-22T18:17:00Z"/>
          <w:rFonts w:eastAsia="Times New Roman" w:cstheme="minorHAnsi"/>
          <w:kern w:val="0"/>
          <w:lang w:eastAsia="en-GB"/>
          <w14:ligatures w14:val="none"/>
        </w:rPr>
      </w:pPr>
      <w:del w:id="112" w:author="George Barbou" w:date="2026-02-22T18:17:00Z">
        <w:r w:rsidDel="00461491">
          <w:delText>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  έναντι 1 δισ. δολάρια</w:delText>
        </w:r>
      </w:del>
      <w:ins w:id="113" w:author="ProofreadAI" w:date="2026-02-22T16:05:00Z">
        <w:del w:id="114" w:author="George Barbou" w:date="2026-02-22T18:17:00Z">
          <w:r w:rsidDel="00461491">
            <w:delText>έναντι 1 δισ. δολαρίων</w:delText>
          </w:r>
        </w:del>
      </w:ins>
      <w:del w:id="115" w:author="George Barbou" w:date="2026-02-22T18:17:00Z">
        <w:r w:rsidDel="00461491">
          <w:delText xml:space="preserve"> για να κατασκευάσει ακόμα ένα τεράστιο βαθύ λιμάνι και εισήλθε στον κινεζικό δρόμο του  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 </w:delText>
        </w:r>
      </w:del>
    </w:p>
    <w:p w14:paraId="6D37F1B8" w14:textId="6B760160" w:rsidR="00972BF3" w:rsidRPr="00021283" w:rsidDel="00461491" w:rsidRDefault="00972BF3" w:rsidP="00972BF3">
      <w:pPr>
        <w:spacing w:after="120" w:line="280" w:lineRule="exact"/>
        <w:jc w:val="both"/>
        <w:rPr>
          <w:del w:id="116" w:author="George Barbou" w:date="2026-02-22T18:17:00Z"/>
          <w:rFonts w:eastAsia="Times New Roman" w:cstheme="minorHAnsi"/>
          <w:kern w:val="0"/>
          <w:lang w:eastAsia="en-GB"/>
          <w14:ligatures w14:val="none"/>
        </w:rPr>
      </w:pPr>
    </w:p>
    <w:p w14:paraId="1641146F" w14:textId="3FB23852" w:rsidR="00972BF3" w:rsidRPr="00021283" w:rsidDel="00461491" w:rsidRDefault="00972BF3" w:rsidP="00972BF3">
      <w:pPr>
        <w:spacing w:after="120" w:line="280" w:lineRule="exact"/>
        <w:jc w:val="both"/>
        <w:rPr>
          <w:del w:id="117" w:author="George Barbou" w:date="2026-02-22T18:17:00Z"/>
          <w:rFonts w:eastAsia="Times New Roman" w:cstheme="minorHAnsi"/>
          <w:kern w:val="0"/>
          <w:lang w:eastAsia="en-GB"/>
          <w14:ligatures w14:val="none"/>
        </w:rPr>
      </w:pPr>
      <w:del w:id="118" w:author="George Barbou" w:date="2026-02-22T18:17:00Z">
        <w:r w:rsidRPr="00021283" w:rsidDel="00461491">
          <w:rPr>
            <w:rFonts w:eastAsia="Times New Roman" w:cstheme="minorHAnsi"/>
            <w:kern w:val="0"/>
            <w:lang w:eastAsia="en-GB"/>
            <w14:ligatures w14:val="none"/>
          </w:rPr>
          <w:delTex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delText>
        </w:r>
      </w:del>
    </w:p>
    <w:p w14:paraId="59B9B213" w14:textId="33277749" w:rsidR="00972BF3" w:rsidRPr="00021283" w:rsidDel="00461491" w:rsidRDefault="00972BF3" w:rsidP="00972BF3">
      <w:pPr>
        <w:spacing w:after="120" w:line="280" w:lineRule="exact"/>
        <w:jc w:val="both"/>
        <w:rPr>
          <w:del w:id="119" w:author="George Barbou" w:date="2026-02-22T18:17:00Z"/>
          <w:rFonts w:eastAsia="Times New Roman" w:cstheme="minorHAnsi"/>
          <w:kern w:val="0"/>
          <w:lang w:eastAsia="en-GB"/>
          <w14:ligatures w14:val="none"/>
        </w:rPr>
      </w:pPr>
    </w:p>
    <w:p w14:paraId="43F1753E" w14:textId="227D38BD" w:rsidR="00972BF3" w:rsidRPr="00021283" w:rsidDel="00461491" w:rsidRDefault="00972BF3" w:rsidP="00972BF3">
      <w:pPr>
        <w:spacing w:after="120" w:line="280" w:lineRule="exact"/>
        <w:jc w:val="both"/>
        <w:rPr>
          <w:del w:id="120" w:author="George Barbou" w:date="2026-02-22T18:17:00Z"/>
          <w:rFonts w:eastAsia="Times New Roman" w:cstheme="minorHAnsi"/>
          <w:kern w:val="0"/>
          <w:lang w:eastAsia="en-GB"/>
          <w14:ligatures w14:val="none"/>
        </w:rPr>
      </w:pPr>
      <w:del w:id="121" w:author="George Barbou" w:date="2026-02-22T18:17:00Z">
        <w:r w:rsidRPr="00021283" w:rsidDel="00461491">
          <w:rPr>
            <w:rFonts w:eastAsia="Times New Roman" w:cstheme="minorHAnsi"/>
            <w:kern w:val="0"/>
            <w:lang w:eastAsia="en-GB"/>
            <w14:ligatures w14:val="none"/>
          </w:rPr>
          <w:delText>Τα σχόλια του Τραμπ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w:delText>
        </w:r>
      </w:del>
    </w:p>
    <w:p w14:paraId="212BAC68" w14:textId="38F67C7C" w:rsidR="00972BF3" w:rsidRPr="00021283" w:rsidDel="00461491" w:rsidRDefault="00972BF3" w:rsidP="00972BF3">
      <w:pPr>
        <w:spacing w:after="120" w:line="280" w:lineRule="exact"/>
        <w:jc w:val="both"/>
        <w:rPr>
          <w:del w:id="122" w:author="George Barbou" w:date="2026-02-22T18:17:00Z"/>
          <w:rFonts w:eastAsia="Times New Roman" w:cstheme="minorHAnsi"/>
          <w:kern w:val="0"/>
          <w:lang w:eastAsia="en-GB"/>
          <w14:ligatures w14:val="none"/>
        </w:rPr>
      </w:pPr>
    </w:p>
    <w:p w14:paraId="2381E64D" w14:textId="5BABF6B7" w:rsidR="00972BF3" w:rsidRPr="00021283" w:rsidDel="00461491" w:rsidRDefault="00972BF3" w:rsidP="00972BF3">
      <w:pPr>
        <w:spacing w:after="120" w:line="280" w:lineRule="exact"/>
        <w:jc w:val="both"/>
        <w:rPr>
          <w:del w:id="123" w:author="George Barbou" w:date="2026-02-22T18:17:00Z"/>
          <w:rFonts w:eastAsia="Times New Roman" w:cstheme="minorHAnsi"/>
          <w:kern w:val="0"/>
          <w:lang w:eastAsia="en-GB"/>
          <w14:ligatures w14:val="none"/>
        </w:rPr>
      </w:pPr>
      <w:del w:id="124" w:author="George Barbou" w:date="2026-02-22T18:17:00Z">
        <w:r w:rsidRPr="00021283" w:rsidDel="00461491">
          <w:rPr>
            <w:rFonts w:eastAsia="Times New Roman" w:cstheme="minorHAnsi"/>
            <w:kern w:val="0"/>
            <w:lang w:eastAsia="en-GB"/>
            <w14:ligatures w14:val="none"/>
          </w:rPr>
          <w:delText>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delText>
        </w:r>
      </w:del>
    </w:p>
    <w:p w14:paraId="496CED9E" w14:textId="6F24A883" w:rsidR="00972BF3" w:rsidRPr="00021283" w:rsidDel="00461491" w:rsidRDefault="00972BF3" w:rsidP="00972BF3">
      <w:pPr>
        <w:spacing w:after="120" w:line="280" w:lineRule="exact"/>
        <w:jc w:val="both"/>
        <w:rPr>
          <w:del w:id="125" w:author="George Barbou" w:date="2026-02-22T18:17:00Z"/>
          <w:rFonts w:eastAsia="Times New Roman" w:cstheme="minorHAnsi"/>
          <w:kern w:val="0"/>
          <w:lang w:eastAsia="en-GB"/>
          <w14:ligatures w14:val="none"/>
        </w:rPr>
      </w:pPr>
    </w:p>
    <w:p w14:paraId="72E49179" w14:textId="4E5A4409" w:rsidR="00972BF3" w:rsidRPr="00021283" w:rsidDel="00461491" w:rsidRDefault="00972BF3" w:rsidP="00972BF3">
      <w:pPr>
        <w:spacing w:after="120" w:line="280" w:lineRule="exact"/>
        <w:jc w:val="both"/>
        <w:rPr>
          <w:del w:id="126" w:author="George Barbou" w:date="2026-02-22T18:17:00Z"/>
          <w:rFonts w:eastAsia="Times New Roman" w:cstheme="minorHAnsi"/>
          <w:kern w:val="0"/>
          <w:lang w:eastAsia="en-GB"/>
          <w14:ligatures w14:val="none"/>
        </w:rPr>
      </w:pPr>
      <w:del w:id="127" w:author="George Barbou" w:date="2026-02-22T18:17:00Z">
        <w:r w:rsidRPr="00021283" w:rsidDel="00461491">
          <w:rPr>
            <w:rFonts w:eastAsia="Times New Roman" w:cstheme="minorHAnsi"/>
            <w:kern w:val="0"/>
            <w:lang w:eastAsia="en-GB"/>
            <w14:ligatures w14:val="none"/>
          </w:rPr>
          <w:lastRenderedPageBreak/>
          <w:delTex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delText>
        </w:r>
      </w:del>
    </w:p>
    <w:p w14:paraId="45ADCF4F" w14:textId="77F0D9D8" w:rsidR="00972BF3" w:rsidRPr="00021283" w:rsidDel="00461491" w:rsidRDefault="00972BF3" w:rsidP="00972BF3">
      <w:pPr>
        <w:spacing w:after="120" w:line="280" w:lineRule="exact"/>
        <w:jc w:val="both"/>
        <w:rPr>
          <w:del w:id="128" w:author="George Barbou" w:date="2026-02-22T18:17:00Z"/>
          <w:rFonts w:eastAsia="Times New Roman" w:cstheme="minorHAnsi"/>
          <w:kern w:val="0"/>
          <w:lang w:eastAsia="en-GB"/>
          <w14:ligatures w14:val="none"/>
        </w:rPr>
      </w:pPr>
    </w:p>
    <w:p w14:paraId="37F6E962" w14:textId="6DE225BB" w:rsidR="00972BF3" w:rsidRPr="00021283" w:rsidDel="00461491" w:rsidRDefault="00972BF3" w:rsidP="00972BF3">
      <w:pPr>
        <w:spacing w:after="120" w:line="280" w:lineRule="exact"/>
        <w:jc w:val="both"/>
        <w:rPr>
          <w:del w:id="129" w:author="George Barbou" w:date="2026-02-22T18:17:00Z"/>
          <w:rFonts w:eastAsia="Times New Roman" w:cstheme="minorHAnsi"/>
          <w:kern w:val="0"/>
          <w:lang w:eastAsia="en-GB"/>
          <w14:ligatures w14:val="none"/>
        </w:rPr>
      </w:pPr>
    </w:p>
    <w:p w14:paraId="16642CB8" w14:textId="17CE774A" w:rsidR="00972BF3" w:rsidRPr="00021283" w:rsidDel="00461491" w:rsidRDefault="00972BF3" w:rsidP="00972BF3">
      <w:pPr>
        <w:spacing w:after="120" w:line="280" w:lineRule="exact"/>
        <w:jc w:val="both"/>
        <w:rPr>
          <w:del w:id="130" w:author="George Barbou" w:date="2026-02-22T18:17:00Z"/>
          <w:rFonts w:eastAsia="Times New Roman" w:cstheme="minorHAnsi"/>
          <w:kern w:val="0"/>
          <w:lang w:eastAsia="en-GB"/>
          <w14:ligatures w14:val="none"/>
        </w:rPr>
      </w:pPr>
    </w:p>
    <w:p w14:paraId="1C1459B3" w14:textId="66C30B33" w:rsidR="00972BF3" w:rsidRPr="00021283" w:rsidDel="00461491" w:rsidRDefault="00972BF3" w:rsidP="00972BF3">
      <w:pPr>
        <w:spacing w:after="120" w:line="280" w:lineRule="exact"/>
        <w:jc w:val="both"/>
        <w:rPr>
          <w:del w:id="131" w:author="George Barbou" w:date="2026-02-22T18:17:00Z"/>
          <w:rFonts w:cstheme="minorHAnsi"/>
        </w:rPr>
      </w:pPr>
    </w:p>
    <w:p w14:paraId="53C1ED1C" w14:textId="6391A201" w:rsidR="00972BF3" w:rsidRPr="00021283" w:rsidDel="00461491" w:rsidRDefault="00972BF3" w:rsidP="00972BF3">
      <w:pPr>
        <w:spacing w:after="120" w:line="280" w:lineRule="exact"/>
        <w:jc w:val="both"/>
        <w:rPr>
          <w:del w:id="132" w:author="George Barbou" w:date="2026-02-22T18:17:00Z"/>
          <w:rFonts w:cstheme="minorHAnsi"/>
        </w:rPr>
      </w:pPr>
    </w:p>
    <w:p w14:paraId="51B23725" w14:textId="7040A636" w:rsidR="00972BF3" w:rsidRPr="00021283" w:rsidDel="00461491" w:rsidRDefault="00972BF3" w:rsidP="00972BF3">
      <w:pPr>
        <w:spacing w:after="120" w:line="280" w:lineRule="exact"/>
        <w:rPr>
          <w:del w:id="133" w:author="George Barbou" w:date="2026-02-22T18:17:00Z"/>
          <w:rFonts w:cstheme="minorHAnsi"/>
          <w:b/>
          <w:bCs/>
        </w:rPr>
      </w:pPr>
      <w:del w:id="134" w:author="George Barbou" w:date="2026-02-22T18:17:00Z">
        <w:r w:rsidRPr="00021283" w:rsidDel="00461491">
          <w:rPr>
            <w:rFonts w:cstheme="minorHAnsi"/>
            <w:b/>
            <w:bCs/>
          </w:rPr>
          <w:br w:type="page"/>
        </w:r>
      </w:del>
    </w:p>
    <w:p w14:paraId="3CFA5677" w14:textId="4787DDF4" w:rsidR="00972BF3" w:rsidRPr="00021283" w:rsidDel="00461491" w:rsidRDefault="00972BF3" w:rsidP="00972BF3">
      <w:pPr>
        <w:spacing w:after="120" w:line="280" w:lineRule="exact"/>
        <w:jc w:val="center"/>
        <w:rPr>
          <w:del w:id="135" w:author="George Barbou" w:date="2026-02-22T18:17:00Z"/>
          <w:rFonts w:cstheme="minorHAnsi"/>
          <w:b/>
          <w:bCs/>
        </w:rPr>
      </w:pPr>
      <w:del w:id="136" w:author="George Barbou" w:date="2026-02-22T18:17:00Z">
        <w:r w:rsidRPr="00021283" w:rsidDel="00461491">
          <w:rPr>
            <w:rFonts w:cstheme="minorHAnsi"/>
            <w:b/>
            <w:bCs/>
          </w:rPr>
          <w:lastRenderedPageBreak/>
          <w:delText>Η Γεωργία ως Πηγή Ανατρεπτικής Καινοτομίας</w:delText>
        </w:r>
      </w:del>
    </w:p>
    <w:p w14:paraId="6AD3ECC4" w14:textId="13B5B733" w:rsidR="00972BF3" w:rsidRPr="00021283" w:rsidDel="00461491" w:rsidRDefault="00972BF3" w:rsidP="00972BF3">
      <w:pPr>
        <w:spacing w:after="120" w:line="280" w:lineRule="exact"/>
        <w:jc w:val="center"/>
        <w:rPr>
          <w:del w:id="137" w:author="George Barbou" w:date="2026-02-22T18:17:00Z"/>
          <w:rFonts w:cstheme="minorHAnsi"/>
          <w:color w:val="000000" w:themeColor="text1"/>
        </w:rPr>
      </w:pPr>
      <w:del w:id="138" w:author="George Barbou" w:date="2026-02-22T18:17:00Z">
        <w:r w:rsidRPr="00021283" w:rsidDel="00461491">
          <w:rPr>
            <w:rFonts w:cstheme="minorHAnsi"/>
            <w:color w:val="000000" w:themeColor="text1"/>
          </w:rPr>
          <w:delText>Ατσαλάκη</w:delText>
        </w:r>
        <w:r w:rsidDel="00461491">
          <w:delText xml:space="preserve"> Ιωάννα ,</w:delText>
        </w:r>
      </w:del>
      <w:ins w:id="139" w:author="ProofreadAI" w:date="2026-02-22T16:05:00Z">
        <w:del w:id="140" w:author="George Barbou" w:date="2026-02-22T18:17:00Z">
          <w:r w:rsidDel="00461491">
            <w:delText>,</w:delText>
          </w:r>
        </w:del>
      </w:ins>
      <w:del w:id="141" w:author="George Barbou" w:date="2026-02-22T18:17:00Z">
        <w:r w:rsidDel="00461491">
          <w:delText xml:space="preserve"> Διδάσκουσα </w:delText>
        </w:r>
      </w:del>
    </w:p>
    <w:p w14:paraId="5F2F1DBA" w14:textId="235F46FC" w:rsidR="00972BF3" w:rsidRPr="00021283" w:rsidDel="00461491" w:rsidRDefault="00972BF3" w:rsidP="00972BF3">
      <w:pPr>
        <w:spacing w:after="120" w:line="280" w:lineRule="exact"/>
        <w:jc w:val="center"/>
        <w:rPr>
          <w:del w:id="142" w:author="George Barbou" w:date="2026-02-22T18:17:00Z"/>
          <w:rFonts w:cstheme="minorHAnsi"/>
          <w:color w:val="000000" w:themeColor="text1"/>
        </w:rPr>
      </w:pPr>
      <w:del w:id="143" w:author="George Barbou" w:date="2026-02-22T18:17:00Z">
        <w:r w:rsidRPr="00021283" w:rsidDel="00461491">
          <w:rPr>
            <w:rFonts w:cstheme="minorHAnsi"/>
            <w:color w:val="000000" w:themeColor="text1"/>
          </w:rPr>
          <w:delText>Πολυτεχνείο Κρήτης, Εργαστήριο Ανάλυσης Δεδομένων και Πρόβλεψης</w:delText>
        </w:r>
      </w:del>
    </w:p>
    <w:p w14:paraId="2D945298" w14:textId="1932E553" w:rsidR="00972BF3" w:rsidRPr="00021283" w:rsidDel="00461491" w:rsidRDefault="00972BF3" w:rsidP="00972BF3">
      <w:pPr>
        <w:spacing w:after="120" w:line="280" w:lineRule="exact"/>
        <w:jc w:val="both"/>
        <w:rPr>
          <w:del w:id="144" w:author="George Barbou" w:date="2026-02-22T18:17:00Z"/>
          <w:rFonts w:cstheme="minorHAnsi"/>
        </w:rPr>
      </w:pPr>
    </w:p>
    <w:p w14:paraId="2E316BE2" w14:textId="50946855" w:rsidR="00972BF3" w:rsidRPr="00021283" w:rsidDel="00461491" w:rsidRDefault="00972BF3" w:rsidP="00972BF3">
      <w:pPr>
        <w:spacing w:after="120" w:line="280" w:lineRule="exact"/>
        <w:jc w:val="both"/>
        <w:rPr>
          <w:del w:id="145" w:author="George Barbou" w:date="2026-02-22T18:17:00Z"/>
          <w:rFonts w:cstheme="minorHAnsi"/>
        </w:rPr>
      </w:pPr>
    </w:p>
    <w:p w14:paraId="39048EB3" w14:textId="450E4455" w:rsidR="00972BF3" w:rsidRPr="00021283" w:rsidDel="00461491" w:rsidRDefault="00972BF3" w:rsidP="00972BF3">
      <w:pPr>
        <w:spacing w:after="120" w:line="280" w:lineRule="exact"/>
        <w:jc w:val="both"/>
        <w:rPr>
          <w:del w:id="146" w:author="George Barbou" w:date="2026-02-22T18:17:00Z"/>
          <w:rFonts w:cstheme="minorHAnsi"/>
        </w:rPr>
      </w:pPr>
      <w:del w:id="147" w:author="George Barbou" w:date="2026-02-22T18:17:00Z">
        <w:r w:rsidDel="00461491">
          <w:delTex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φυσικών πόρων</w:delText>
        </w:r>
      </w:del>
      <w:ins w:id="148" w:author="ProofreadAI" w:date="2026-02-22T16:05:00Z">
        <w:del w:id="149" w:author="George Barbou" w:date="2026-02-22T18:17:00Z">
          <w:r w:rsidDel="00461491">
            <w:delText>εξάντληση των φυσικών πόρων</w:delText>
          </w:r>
        </w:del>
      </w:ins>
      <w:del w:id="150" w:author="George Barbou" w:date="2026-02-22T18:17:00Z">
        <w:r w:rsidDel="00461491">
          <w:delText>.</w:delText>
        </w:r>
      </w:del>
    </w:p>
    <w:p w14:paraId="7EE33B72" w14:textId="4F60482B" w:rsidR="00972BF3" w:rsidRPr="00021283" w:rsidDel="00461491" w:rsidRDefault="00972BF3" w:rsidP="00972BF3">
      <w:pPr>
        <w:spacing w:after="120" w:line="280" w:lineRule="exact"/>
        <w:rPr>
          <w:del w:id="151" w:author="George Barbou" w:date="2026-02-22T18:17:00Z"/>
          <w:rFonts w:cstheme="minorHAnsi"/>
        </w:rPr>
      </w:pPr>
    </w:p>
    <w:p w14:paraId="6E6C7D1F" w14:textId="1E5322BF" w:rsidR="00972BF3" w:rsidRPr="00021283" w:rsidDel="00461491" w:rsidRDefault="00972BF3" w:rsidP="00972BF3">
      <w:pPr>
        <w:spacing w:after="120" w:line="280" w:lineRule="exact"/>
        <w:jc w:val="both"/>
        <w:rPr>
          <w:del w:id="152" w:author="George Barbou" w:date="2026-02-22T18:17:00Z"/>
          <w:rFonts w:cstheme="minorHAnsi"/>
        </w:rPr>
      </w:pPr>
      <w:del w:id="153" w:author="George Barbou" w:date="2026-02-22T18:17:00Z">
        <w:r w:rsidDel="00461491">
          <w:delText>Η ανατρεπτική καινοτομία ορίζεται ως εκείνη που δημιουργεί νέες αγορές ή ανατρέπει υπάρχουσες</w:delText>
        </w:r>
      </w:del>
      <w:ins w:id="154" w:author="ProofreadAI" w:date="2026-02-22T16:05:00Z">
        <w:del w:id="155" w:author="George Barbou" w:date="2026-02-22T18:17:00Z">
          <w:r w:rsidDel="00461491">
            <w:delText>υφιστάμενες</w:delText>
          </w:r>
        </w:del>
      </w:ins>
      <w:del w:id="156" w:author="George Barbou" w:date="2026-02-22T18:17:00Z">
        <w:r w:rsidDel="00461491">
          <w:delText>,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delText>
        </w:r>
      </w:del>
    </w:p>
    <w:p w14:paraId="53090014" w14:textId="7668BF97" w:rsidR="00972BF3" w:rsidRPr="00021283" w:rsidDel="00461491" w:rsidRDefault="00972BF3" w:rsidP="00972BF3">
      <w:pPr>
        <w:spacing w:after="120" w:line="280" w:lineRule="exact"/>
        <w:rPr>
          <w:del w:id="157" w:author="George Barbou" w:date="2026-02-22T18:17:00Z"/>
          <w:rFonts w:cstheme="minorHAnsi"/>
        </w:rPr>
      </w:pPr>
    </w:p>
    <w:p w14:paraId="1B54D5CF" w14:textId="2A49A04A" w:rsidR="00972BF3" w:rsidRPr="00021283" w:rsidDel="00461491" w:rsidRDefault="00972BF3" w:rsidP="00972BF3">
      <w:pPr>
        <w:spacing w:after="120" w:line="280" w:lineRule="exact"/>
        <w:jc w:val="both"/>
        <w:rPr>
          <w:del w:id="158" w:author="George Barbou" w:date="2026-02-22T18:17:00Z"/>
          <w:rFonts w:cstheme="minorHAnsi"/>
        </w:rPr>
      </w:pPr>
      <w:del w:id="159" w:author="George Barbou" w:date="2026-02-22T18:17:00Z">
        <w:r w:rsidRPr="00021283" w:rsidDel="00461491">
          <w:rPr>
            <w:rFonts w:cstheme="minorHAnsi"/>
            <w:b/>
            <w:bCs/>
          </w:rPr>
          <w:delText>Η Σημασία της Ανατρεπτικής Καινοτομίας στη Γεωργία</w:delText>
        </w:r>
        <w:r w:rsidRPr="00021283" w:rsidDel="00461491">
          <w:rPr>
            <w:rFonts w:cstheme="minorHAnsi"/>
          </w:rPr>
          <w:delText>: Η γεωργία αντιμετωπίζει πολυάριθμες προκλήσεις, όπως η αύξηση του παγκόσμιου πληθυσμού, η ανάγκη για μείωση των περιβαλλοντικών επιπτώσεων, η κλιματική αλλαγή,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delText>
        </w:r>
      </w:del>
    </w:p>
    <w:p w14:paraId="209B382C" w14:textId="65970050" w:rsidR="00972BF3" w:rsidRPr="00021283" w:rsidDel="00461491" w:rsidRDefault="00972BF3" w:rsidP="00972BF3">
      <w:pPr>
        <w:spacing w:after="120" w:line="280" w:lineRule="exact"/>
        <w:rPr>
          <w:del w:id="160" w:author="George Barbou" w:date="2026-02-22T18:17:00Z"/>
          <w:rFonts w:cstheme="minorHAnsi"/>
        </w:rPr>
      </w:pPr>
    </w:p>
    <w:p w14:paraId="7DC6BEE1" w14:textId="79637AF4" w:rsidR="00972BF3" w:rsidRPr="00021283" w:rsidDel="00461491" w:rsidRDefault="00972BF3" w:rsidP="00972BF3">
      <w:pPr>
        <w:spacing w:after="120" w:line="280" w:lineRule="exact"/>
        <w:rPr>
          <w:del w:id="161" w:author="George Barbou" w:date="2026-02-22T18:17:00Z"/>
          <w:rFonts w:cstheme="minorHAnsi"/>
        </w:rPr>
      </w:pPr>
      <w:del w:id="162" w:author="George Barbou" w:date="2026-02-22T18:17:00Z">
        <w:r w:rsidRPr="00021283" w:rsidDel="00461491">
          <w:rPr>
            <w:rFonts w:cstheme="minorHAnsi"/>
            <w:b/>
            <w:bCs/>
          </w:rPr>
          <w:delText>Παραδείγματα Ανατρεπτικής Καινοτομίας στη Γεωργία</w:delText>
        </w:r>
        <w:r w:rsidRPr="00021283" w:rsidDel="00461491">
          <w:rPr>
            <w:rFonts w:cstheme="minorHAnsi"/>
          </w:rPr>
          <w:delText>:</w:delText>
        </w:r>
      </w:del>
    </w:p>
    <w:p w14:paraId="4C95C835" w14:textId="7E6617CF" w:rsidR="00972BF3" w:rsidRPr="00021283" w:rsidDel="00461491" w:rsidRDefault="00972BF3" w:rsidP="00972BF3">
      <w:pPr>
        <w:spacing w:after="120" w:line="280" w:lineRule="exact"/>
        <w:jc w:val="both"/>
        <w:rPr>
          <w:del w:id="163" w:author="George Barbou" w:date="2026-02-22T18:17:00Z"/>
          <w:rFonts w:cstheme="minorHAnsi"/>
        </w:rPr>
      </w:pPr>
      <w:del w:id="164" w:author="George Barbou" w:date="2026-02-22T18:17:00Z">
        <w:r w:rsidRPr="00021283" w:rsidDel="00461491">
          <w:rPr>
            <w:rFonts w:cstheme="minorHAnsi"/>
          </w:rPr>
          <w:delText>1. Γεωργία Ακριβείας:  Η γεωργία ακριβείας βασίζεται στη χρήση τεχνολογιών, όπως δορυφόροι, drones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στοχευμένες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delText>
        </w:r>
      </w:del>
    </w:p>
    <w:p w14:paraId="292E6682" w14:textId="2DAC5B28" w:rsidR="00972BF3" w:rsidRPr="00021283" w:rsidDel="00461491" w:rsidRDefault="00972BF3" w:rsidP="00972BF3">
      <w:pPr>
        <w:spacing w:after="120" w:line="280" w:lineRule="exact"/>
        <w:rPr>
          <w:del w:id="165" w:author="George Barbou" w:date="2026-02-22T18:17:00Z"/>
          <w:rFonts w:cstheme="minorHAnsi"/>
        </w:rPr>
      </w:pPr>
    </w:p>
    <w:p w14:paraId="741F471D" w14:textId="3629114F" w:rsidR="00972BF3" w:rsidRPr="00021283" w:rsidDel="00461491" w:rsidRDefault="00972BF3" w:rsidP="00972BF3">
      <w:pPr>
        <w:spacing w:after="120" w:line="280" w:lineRule="exact"/>
        <w:jc w:val="both"/>
        <w:rPr>
          <w:del w:id="166" w:author="George Barbou" w:date="2026-02-22T18:17:00Z"/>
          <w:rFonts w:cstheme="minorHAnsi"/>
        </w:rPr>
      </w:pPr>
      <w:del w:id="167" w:author="George Barbou" w:date="2026-02-22T18:17:00Z">
        <w:r w:rsidRPr="00021283" w:rsidDel="00461491">
          <w:rPr>
            <w:rFonts w:cstheme="minorHAnsi"/>
          </w:rPr>
          <w:delTex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delText>
        </w:r>
      </w:del>
    </w:p>
    <w:p w14:paraId="6EF82515" w14:textId="6089E029" w:rsidR="00972BF3" w:rsidRPr="00021283" w:rsidDel="00461491" w:rsidRDefault="00972BF3" w:rsidP="00972BF3">
      <w:pPr>
        <w:spacing w:after="120" w:line="280" w:lineRule="exact"/>
        <w:rPr>
          <w:del w:id="168" w:author="George Barbou" w:date="2026-02-22T18:17:00Z"/>
          <w:rFonts w:cstheme="minorHAnsi"/>
        </w:rPr>
      </w:pPr>
    </w:p>
    <w:p w14:paraId="40B39914" w14:textId="3742245A" w:rsidR="00972BF3" w:rsidRPr="00021283" w:rsidDel="00461491" w:rsidRDefault="00972BF3" w:rsidP="00972BF3">
      <w:pPr>
        <w:spacing w:after="120" w:line="280" w:lineRule="exact"/>
        <w:jc w:val="both"/>
        <w:rPr>
          <w:del w:id="169" w:author="George Barbou" w:date="2026-02-22T18:17:00Z"/>
          <w:rFonts w:cstheme="minorHAnsi"/>
        </w:rPr>
      </w:pPr>
      <w:del w:id="170" w:author="George Barbou" w:date="2026-02-22T18:17:00Z">
        <w:r w:rsidRPr="00021283" w:rsidDel="00461491">
          <w:rPr>
            <w:rFonts w:cstheme="minorHAnsi"/>
          </w:rPr>
          <w:lastRenderedPageBreak/>
          <w:delText>3. Κάθετη Γεωργία: Η καλλιέργεια τροφίμων σε κάθετες φάρμες εντός αστικών περιοχών είναι ένα αναδυόμενο μοντέλο που αξιοποιεί τεχνολογίες όπως φώτα LED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delText>
        </w:r>
      </w:del>
    </w:p>
    <w:p w14:paraId="4504773F" w14:textId="7F796B6E" w:rsidR="00972BF3" w:rsidRPr="00021283" w:rsidDel="00461491" w:rsidRDefault="00972BF3" w:rsidP="00972BF3">
      <w:pPr>
        <w:spacing w:after="120" w:line="280" w:lineRule="exact"/>
        <w:rPr>
          <w:del w:id="171" w:author="George Barbou" w:date="2026-02-22T18:17:00Z"/>
          <w:rFonts w:cstheme="minorHAnsi"/>
        </w:rPr>
      </w:pPr>
    </w:p>
    <w:p w14:paraId="575F83B4" w14:textId="114BDA87" w:rsidR="00972BF3" w:rsidRPr="00021283" w:rsidDel="00461491" w:rsidRDefault="00972BF3" w:rsidP="00972BF3">
      <w:pPr>
        <w:spacing w:after="120" w:line="280" w:lineRule="exact"/>
        <w:jc w:val="both"/>
        <w:rPr>
          <w:del w:id="172" w:author="George Barbou" w:date="2026-02-22T18:17:00Z"/>
          <w:rFonts w:cstheme="minorHAnsi"/>
        </w:rPr>
      </w:pPr>
      <w:del w:id="173" w:author="George Barbou" w:date="2026-02-22T18:17:00Z">
        <w:r w:rsidRPr="00021283" w:rsidDel="00461491">
          <w:rPr>
            <w:rFonts w:cstheme="minorHAnsi"/>
          </w:rPr>
          <w:delText>4. Εναλλακτικές Πρωτεΐνες: 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delText>
        </w:r>
      </w:del>
    </w:p>
    <w:p w14:paraId="064C65BD" w14:textId="260B33A1" w:rsidR="00972BF3" w:rsidRPr="00021283" w:rsidDel="00461491" w:rsidRDefault="00972BF3" w:rsidP="00972BF3">
      <w:pPr>
        <w:spacing w:after="120" w:line="280" w:lineRule="exact"/>
        <w:rPr>
          <w:del w:id="174" w:author="George Barbou" w:date="2026-02-22T18:17:00Z"/>
          <w:rFonts w:cstheme="minorHAnsi"/>
        </w:rPr>
      </w:pPr>
    </w:p>
    <w:p w14:paraId="3BE7B2DE" w14:textId="186FA9E8" w:rsidR="00972BF3" w:rsidRPr="00021283" w:rsidDel="00461491" w:rsidRDefault="00972BF3" w:rsidP="00972BF3">
      <w:pPr>
        <w:spacing w:after="120" w:line="280" w:lineRule="exact"/>
        <w:jc w:val="both"/>
        <w:rPr>
          <w:del w:id="175" w:author="George Barbou" w:date="2026-02-22T18:17:00Z"/>
          <w:rFonts w:cstheme="minorHAnsi"/>
        </w:rPr>
      </w:pPr>
      <w:del w:id="176" w:author="George Barbou" w:date="2026-02-22T18:17:00Z">
        <w:r w:rsidRPr="00021283" w:rsidDel="00461491">
          <w:rPr>
            <w:rFonts w:cstheme="minorHAnsi"/>
          </w:rPr>
          <w:delText>5. Ψηφιακές Αγορές: Πλατφόρμες όπως το Farmcrowdy και το AgriMarketplace συνδέουν απευθείας τους αγρότες με τους καταναλωτές, παρακάμπτοντας τους μεσάζοντες. Ανατρεπτική επίδραση: Οι αγρότες αποκτούν μεγαλύτερο μερίδιο εσόδων, ενώ οι καταναλωτές έχουν πρόσβαση σε φθηνότερα και φρεσκότερα προϊόντα.</w:delText>
        </w:r>
      </w:del>
    </w:p>
    <w:p w14:paraId="42C5B2C2" w14:textId="0ED5E561" w:rsidR="00972BF3" w:rsidRPr="00021283" w:rsidDel="00461491" w:rsidRDefault="00972BF3" w:rsidP="00972BF3">
      <w:pPr>
        <w:spacing w:after="120" w:line="280" w:lineRule="exact"/>
        <w:rPr>
          <w:del w:id="177" w:author="George Barbou" w:date="2026-02-22T18:17:00Z"/>
          <w:rFonts w:cstheme="minorHAnsi"/>
        </w:rPr>
      </w:pPr>
    </w:p>
    <w:p w14:paraId="35679A96" w14:textId="6C405683" w:rsidR="00972BF3" w:rsidRPr="00021283" w:rsidDel="00461491" w:rsidRDefault="00972BF3" w:rsidP="00972BF3">
      <w:pPr>
        <w:spacing w:after="120" w:line="280" w:lineRule="exact"/>
        <w:jc w:val="both"/>
        <w:rPr>
          <w:del w:id="178" w:author="George Barbou" w:date="2026-02-22T18:17:00Z"/>
          <w:rFonts w:cstheme="minorHAnsi"/>
        </w:rPr>
      </w:pPr>
      <w:del w:id="179" w:author="George Barbou" w:date="2026-02-22T18:17:00Z">
        <w:r w:rsidRPr="00021283" w:rsidDel="00461491">
          <w:rPr>
            <w:rFonts w:cstheme="minorHAnsi"/>
            <w:b/>
            <w:bCs/>
          </w:rPr>
          <w:delText>Πώς η Γεωργία Μπορεί να Παράγει Ανατρεπτικά Προϊόντα</w:delText>
        </w:r>
        <w:r w:rsidRPr="00021283" w:rsidDel="00461491">
          <w:rPr>
            <w:rFonts w:cstheme="minorHAnsi"/>
          </w:rPr>
          <w:delTex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delText>
        </w:r>
      </w:del>
    </w:p>
    <w:p w14:paraId="62A24BB9" w14:textId="3BA8B56C" w:rsidR="00972BF3" w:rsidRPr="00021283" w:rsidDel="00461491" w:rsidRDefault="00972BF3" w:rsidP="00972BF3">
      <w:pPr>
        <w:spacing w:after="120" w:line="280" w:lineRule="exact"/>
        <w:jc w:val="both"/>
        <w:rPr>
          <w:del w:id="180" w:author="George Barbou" w:date="2026-02-22T18:17:00Z"/>
          <w:rFonts w:cstheme="minorHAnsi"/>
        </w:rPr>
      </w:pPr>
      <w:del w:id="181" w:author="George Barbou" w:date="2026-02-22T18:17:00Z">
        <w:r w:rsidRPr="00021283" w:rsidDel="00461491">
          <w:rPr>
            <w:rFonts w:cstheme="minorHAnsi"/>
          </w:rPr>
          <w:delTex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delText>
        </w:r>
      </w:del>
    </w:p>
    <w:p w14:paraId="073FF33E" w14:textId="485B8993" w:rsidR="00972BF3" w:rsidRPr="00021283" w:rsidDel="00461491" w:rsidRDefault="00972BF3" w:rsidP="00972BF3">
      <w:pPr>
        <w:spacing w:after="120" w:line="280" w:lineRule="exact"/>
        <w:jc w:val="both"/>
        <w:rPr>
          <w:del w:id="182" w:author="George Barbou" w:date="2026-02-22T18:17:00Z"/>
          <w:rFonts w:cstheme="minorHAnsi"/>
        </w:rPr>
      </w:pPr>
      <w:del w:id="183" w:author="George Barbou" w:date="2026-02-22T18:17:00Z">
        <w:r w:rsidRPr="00021283" w:rsidDel="00461491">
          <w:rPr>
            <w:rFonts w:cstheme="minorHAnsi"/>
          </w:rPr>
          <w:delText>β) Αναβάθμιση Υποδομών:  Η επένδυση σε υποδομές, όπως συστήματα υδροπονίας ή ανανεώσιμες πηγές ενέργειας, επιτρέπει την παραγωγή τροφίμων με λιγότερους πόρους.</w:delText>
        </w:r>
      </w:del>
    </w:p>
    <w:p w14:paraId="3B634EBE" w14:textId="61B83C7E" w:rsidR="00972BF3" w:rsidRPr="00021283" w:rsidDel="00461491" w:rsidRDefault="00972BF3" w:rsidP="00972BF3">
      <w:pPr>
        <w:spacing w:after="120" w:line="280" w:lineRule="exact"/>
        <w:rPr>
          <w:del w:id="184" w:author="George Barbou" w:date="2026-02-22T18:17:00Z"/>
          <w:rFonts w:cstheme="minorHAnsi"/>
        </w:rPr>
      </w:pPr>
      <w:del w:id="185" w:author="George Barbou" w:date="2026-02-22T18:17:00Z">
        <w:r w:rsidRPr="00021283" w:rsidDel="00461491">
          <w:rPr>
            <w:rFonts w:cstheme="minorHAnsi"/>
          </w:rPr>
          <w:delTex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delText>
        </w:r>
      </w:del>
    </w:p>
    <w:p w14:paraId="6BD091DB" w14:textId="30C19CC8" w:rsidR="00972BF3" w:rsidRPr="00021283" w:rsidDel="00461491" w:rsidRDefault="00972BF3" w:rsidP="00972BF3">
      <w:pPr>
        <w:spacing w:after="120" w:line="280" w:lineRule="exact"/>
        <w:jc w:val="both"/>
        <w:rPr>
          <w:del w:id="186" w:author="George Barbou" w:date="2026-02-22T18:17:00Z"/>
          <w:rFonts w:cstheme="minorHAnsi"/>
        </w:rPr>
      </w:pPr>
      <w:del w:id="187" w:author="George Barbou" w:date="2026-02-22T18:17:00Z">
        <w:r w:rsidRPr="00021283" w:rsidDel="00461491">
          <w:rPr>
            <w:rFonts w:cstheme="minorHAnsi"/>
          </w:rPr>
          <w:delTex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delText>
        </w:r>
      </w:del>
    </w:p>
    <w:p w14:paraId="3B787FA9" w14:textId="0EA87150" w:rsidR="00972BF3" w:rsidRPr="00021283" w:rsidDel="00461491" w:rsidRDefault="00972BF3" w:rsidP="00972BF3">
      <w:pPr>
        <w:spacing w:after="120" w:line="280" w:lineRule="exact"/>
        <w:rPr>
          <w:del w:id="188" w:author="George Barbou" w:date="2026-02-22T18:17:00Z"/>
          <w:rFonts w:cstheme="minorHAnsi"/>
        </w:rPr>
      </w:pPr>
    </w:p>
    <w:p w14:paraId="18C64F0A" w14:textId="6F0FB691" w:rsidR="00972BF3" w:rsidRPr="00021283" w:rsidDel="00461491" w:rsidRDefault="00972BF3" w:rsidP="00972BF3">
      <w:pPr>
        <w:spacing w:after="120" w:line="280" w:lineRule="exact"/>
        <w:rPr>
          <w:del w:id="189" w:author="George Barbou" w:date="2026-02-22T18:17:00Z"/>
          <w:rFonts w:cstheme="minorHAnsi"/>
        </w:rPr>
      </w:pPr>
    </w:p>
    <w:p w14:paraId="0AD2E18B" w14:textId="346CC0C9" w:rsidR="00972BF3" w:rsidRPr="00021283" w:rsidDel="00461491" w:rsidRDefault="00972BF3" w:rsidP="00972BF3">
      <w:pPr>
        <w:spacing w:after="120" w:line="280" w:lineRule="exact"/>
        <w:jc w:val="both"/>
        <w:rPr>
          <w:del w:id="190" w:author="George Barbou" w:date="2026-02-22T18:17:00Z"/>
          <w:rFonts w:cstheme="minorHAnsi"/>
        </w:rPr>
      </w:pPr>
      <w:del w:id="191" w:author="George Barbou" w:date="2026-02-22T18:17:00Z">
        <w:r w:rsidRPr="00021283" w:rsidDel="00461491">
          <w:rPr>
            <w:rFonts w:cstheme="minorHAnsi"/>
            <w:b/>
            <w:bCs/>
          </w:rPr>
          <w:delText>Προκλήσεις στην Παραγωγή Ανατρεπτικών Προϊόντων</w:delText>
        </w:r>
        <w:r w:rsidRPr="00021283" w:rsidDel="00461491">
          <w:rPr>
            <w:rFonts w:cstheme="minorHAnsi"/>
          </w:rPr>
          <w:delText xml:space="preserve">: </w:delText>
        </w:r>
        <w:r w:rsidRPr="00021283" w:rsidDel="00461491">
          <w:rPr>
            <w:rFonts w:cstheme="minorHAnsi"/>
            <w:lang w:val="en-US"/>
          </w:rPr>
          <w:delText>i</w:delText>
        </w:r>
        <w:r w:rsidRPr="00021283" w:rsidDel="00461491">
          <w:rPr>
            <w:rFonts w:cstheme="minorHAnsi"/>
          </w:rPr>
          <w:delText>) Το κόστος ανάπτυξης: Οι τεχνολογίες αιχμής και οι νέες διαδικασίες απαιτούν σημαντικές επενδύσεις, ii) Αντίσταση στην Αλλαγή: Οι παραδοσιακές πρακτικές και η απροθυμία για αλλαγή μπορεί να καθυστερήσουν την υιοθέτηση των ανατρεπτικών καινοτομιών, iii) Ρυθμιστικά Εμπόδια: Η ανάπτυξη και διάθεση νέων προϊόντων συχνά υπόκειται σε αυστηρές ρυθμίσεις, iv) Πρόσβαση σε Πόρους: Οι μικροί αγρότες συχνά στερούνται της τεχνογνωσίας και των οικονομικών πόρων που απαιτούνται για την υιοθέτηση καινοτομιών.</w:delText>
        </w:r>
      </w:del>
    </w:p>
    <w:p w14:paraId="572339BB" w14:textId="4B2CAD2B" w:rsidR="00972BF3" w:rsidRPr="00021283" w:rsidDel="00461491" w:rsidRDefault="00972BF3" w:rsidP="00972BF3">
      <w:pPr>
        <w:spacing w:after="120" w:line="280" w:lineRule="exact"/>
        <w:rPr>
          <w:del w:id="192" w:author="George Barbou" w:date="2026-02-22T18:17:00Z"/>
          <w:rFonts w:cstheme="minorHAnsi"/>
        </w:rPr>
      </w:pPr>
    </w:p>
    <w:p w14:paraId="7D6AA986" w14:textId="30BBE346" w:rsidR="00972BF3" w:rsidRPr="00021283" w:rsidDel="00461491" w:rsidRDefault="00972BF3" w:rsidP="00972BF3">
      <w:pPr>
        <w:spacing w:after="120" w:line="280" w:lineRule="exact"/>
        <w:jc w:val="both"/>
        <w:rPr>
          <w:del w:id="193" w:author="George Barbou" w:date="2026-02-22T18:17:00Z"/>
          <w:rFonts w:cstheme="minorHAnsi"/>
        </w:rPr>
      </w:pPr>
      <w:del w:id="194" w:author="George Barbou" w:date="2026-02-22T18:17:00Z">
        <w:r w:rsidRPr="00021283" w:rsidDel="00461491">
          <w:rPr>
            <w:rFonts w:cstheme="minorHAnsi"/>
            <w:b/>
            <w:bCs/>
          </w:rPr>
          <w:delText xml:space="preserve">Το Μέλλον της Ανατρεπτικής Καινοτομίας στη Γεωργία: </w:delText>
        </w:r>
        <w:r w:rsidRPr="00021283" w:rsidDel="00461491">
          <w:rPr>
            <w:rFonts w:cstheme="minorHAnsi"/>
          </w:rPr>
          <w:delText>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delText>
        </w:r>
      </w:del>
    </w:p>
    <w:p w14:paraId="7FF67DC6" w14:textId="330ABDA3" w:rsidR="00972BF3" w:rsidRPr="00021283" w:rsidDel="00461491" w:rsidRDefault="00972BF3" w:rsidP="00972BF3">
      <w:pPr>
        <w:spacing w:after="120" w:line="280" w:lineRule="exact"/>
        <w:rPr>
          <w:del w:id="195" w:author="George Barbou" w:date="2026-02-22T18:17:00Z"/>
          <w:rFonts w:cstheme="minorHAnsi"/>
        </w:rPr>
      </w:pPr>
    </w:p>
    <w:p w14:paraId="2E441E20" w14:textId="293A9DEF" w:rsidR="00972BF3" w:rsidRPr="00021283" w:rsidDel="00461491" w:rsidRDefault="00972BF3" w:rsidP="00972BF3">
      <w:pPr>
        <w:spacing w:after="120" w:line="280" w:lineRule="exact"/>
        <w:jc w:val="both"/>
        <w:rPr>
          <w:del w:id="196" w:author="George Barbou" w:date="2026-02-22T18:17:00Z"/>
          <w:rFonts w:cstheme="minorHAnsi"/>
        </w:rPr>
      </w:pPr>
      <w:del w:id="197" w:author="George Barbou" w:date="2026-02-22T18:17:00Z">
        <w:r w:rsidRPr="00021283" w:rsidDel="00461491">
          <w:rPr>
            <w:rFonts w:cstheme="minorHAnsi"/>
          </w:rPr>
          <w:delText>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αγροδιατροφικού συστήματος.</w:delText>
        </w:r>
      </w:del>
    </w:p>
    <w:p w14:paraId="06447B95" w14:textId="48C9B41D" w:rsidR="00972BF3" w:rsidRPr="00021283" w:rsidDel="00461491" w:rsidRDefault="00972BF3" w:rsidP="00972BF3">
      <w:pPr>
        <w:spacing w:after="120" w:line="280" w:lineRule="exact"/>
        <w:rPr>
          <w:del w:id="198" w:author="George Barbou" w:date="2026-02-22T18:17:00Z"/>
          <w:rFonts w:cstheme="minorHAnsi"/>
        </w:rPr>
      </w:pPr>
    </w:p>
    <w:p w14:paraId="0C45C153" w14:textId="15487187" w:rsidR="00972BF3" w:rsidRPr="00021283" w:rsidDel="00461491" w:rsidRDefault="00972BF3" w:rsidP="00972BF3">
      <w:pPr>
        <w:spacing w:after="120" w:line="280" w:lineRule="exact"/>
        <w:jc w:val="both"/>
        <w:rPr>
          <w:del w:id="199" w:author="George Barbou" w:date="2026-02-22T18:17:00Z"/>
          <w:rFonts w:cstheme="minorHAnsi"/>
        </w:rPr>
      </w:pPr>
      <w:del w:id="200" w:author="George Barbou" w:date="2026-02-22T18:17:00Z">
        <w:r w:rsidRPr="00021283" w:rsidDel="00461491">
          <w:rPr>
            <w:rFonts w:cstheme="minorHAnsi"/>
          </w:rPr>
          <w:delText xml:space="preserve">Η γεωργία </w:delText>
        </w:r>
        <w:r w:rsidDel="00461491">
          <w:delText>δεκαετίες.ν</w:delText>
        </w:r>
      </w:del>
      <w:ins w:id="201" w:author="ProofreadAI" w:date="2026-02-22T16:05:00Z">
        <w:del w:id="202" w:author="George Barbou" w:date="2026-02-22T18:17:00Z">
          <w:r w:rsidDel="00461491">
            <w:delText>δεδεκαετίες.</w:delText>
          </w:r>
        </w:del>
      </w:ins>
      <w:del w:id="203" w:author="George Barbou" w:date="2026-02-22T18:17:00Z">
        <w:r w:rsidDel="00461491">
          <w:delText>ν</w:delText>
        </w:r>
        <w:r w:rsidRPr="00021283" w:rsidDel="00461491">
          <w:rPr>
            <w:rFonts w:cstheme="minorHAnsi"/>
          </w:rPr>
          <w:delText xml:space="preserve">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w:delText>
        </w:r>
      </w:del>
    </w:p>
    <w:p w14:paraId="454CF7E1"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orge Barbou">
    <w15:presenceInfo w15:providerId="Windows Live" w15:userId="b001745e491886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E2"/>
    <w:rsid w:val="00461491"/>
    <w:rsid w:val="00972BF3"/>
    <w:rsid w:val="00CD69E2"/>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07BD7"/>
  <w15:chartTrackingRefBased/>
  <w15:docId w15:val="{D96A4822-43FF-4A0A-A3B9-950D01DC2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BF3"/>
    <w:pPr>
      <w:spacing w:after="0" w:line="240" w:lineRule="auto"/>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qFormat/>
    <w:rsid w:val="00972BF3"/>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216E4-00B2-4440-8050-E7138834C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4557</Words>
  <Characters>24612</Characters>
  <Application>Microsoft Office Word</Application>
  <DocSecurity>0</DocSecurity>
  <Lines>205</Lines>
  <Paragraphs>58</Paragraphs>
  <ScaleCrop>false</ScaleCrop>
  <Company/>
  <LinksUpToDate>false</LinksUpToDate>
  <CharactersWithSpaces>29111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3</cp:revision>
  <dcterms:created xsi:type="dcterms:W3CDTF">2026-02-21T11:54:00Z</dcterms:created>
  <dcterms:modified xsi:type="dcterms:W3CDTF">2026-02-22T16:17:00Z</dcterms:modified>
</cp:coreProperties>
</file>