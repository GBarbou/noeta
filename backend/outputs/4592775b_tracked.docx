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Την επίμαχη χρονική στιγμή, δεν κατελάμβανα πλήρως </w:t>
      </w:r>
      <w:commentRangeStart w:id="0"/>
      <w:del w:id="0" w:author="ProofreadAI" w:date="2026-03-22T12:43:21.623155Z">
        <w:r>
          <w:delText xml:space="preserve">τη θέση</w:delText>
        </w:r>
      </w:del>
      <w:ins w:id="1" w:author="ProofreadAI" w:date="2026-03-22T12:43:21.623155Z">
        <w:r>
          <w:t xml:space="preserve">την θέση</w:t>
        </w:r>
      </w:ins>
      <w:commentRangeEnd w:id="0"/>
      <w:r>
        <w:commentReference w:id="0"/>
      </w:r>
      <w:r>
        <w:t xml:space="preserve"> στάθμευσης ΑμεΑ, αλλά πατούσα μερικώς </w:t>
      </w:r>
      <w:commentRangeStart w:id="1"/>
      <w:del w:id="2" w:author="ProofreadAI" w:date="2026-03-22T12:43:21.623155Z">
        <w:r>
          <w:delText xml:space="preserve">τη διαγράμμιση</w:delText>
        </w:r>
      </w:del>
      <w:ins w:id="3" w:author="ProofreadAI" w:date="2026-03-22T12:43:21.623155Z">
        <w:r>
          <w:t xml:space="preserve">την διαγράμμιση</w:t>
        </w:r>
      </w:ins>
      <w:commentRangeEnd w:id="1"/>
      <w:r>
        <w:commentReference w:id="1"/>
      </w:r>
      <w:r>
        <w:t xml:space="preserve">. Υπήρχε ήδη σταθμευμένο όχημα ΑμεΑ στη θέση, χωρίς να παρεμποδίζεται η πρόσβαση ή η έξοδός του.</w:t>
      </w:r>
    </w:p>
    <w:p>
      <w:r>
        <w:t xml:space="preserve">Η στάθμευση έλαβε χώρα νυχτερινές ώρες και δεν αντιλήφθηκα ότι πατούσα μέρος </w:t>
      </w:r>
      <w:commentRangeStart w:id="2"/>
      <w:del w:id="4" w:author="ProofreadAI" w:date="2026-03-22T12:43:21.623155Z">
        <w:r>
          <w:delText xml:space="preserve">της διαγράμμισης</w:delText>
        </w:r>
      </w:del>
      <w:ins w:id="5" w:author="ProofreadAI" w:date="2026-03-22T12:43:21.623155Z">
        <w:r>
          <w:t xml:space="preserve">της διαγραμμίσεως</w:t>
        </w:r>
      </w:ins>
      <w:commentRangeEnd w:id="2"/>
      <w:r>
        <w:commentReference w:id="2"/>
      </w:r>
      <w:r>
        <w:t xml:space="preserve">. Μόλις το αντιλήφθηκα, μετακίνησα άμεσα το όχημα.</w:t>
      </w:r>
    </w:p>
    <w:p>
      <w:r>
        <w:t xml:space="preserve">Δεν είχα πρόθεση να καταλάβω </w:t>
      </w:r>
      <w:commentRangeStart w:id="3"/>
      <w:del w:id="6" w:author="ProofreadAI" w:date="2026-03-22T12:43:21.623155Z">
        <w:r>
          <w:delText xml:space="preserve">τη θέση</w:delText>
        </w:r>
      </w:del>
      <w:ins w:id="7" w:author="ProofreadAI" w:date="2026-03-22T12:43:21.623155Z">
        <w:r>
          <w:t xml:space="preserve">την θέση</w:t>
        </w:r>
      </w:ins>
      <w:commentRangeEnd w:id="3"/>
      <w:r>
        <w:commentReference w:id="3"/>
      </w:r>
      <w:r>
        <w:t xml:space="preserve"> ΑμεΑ ούτε να προκαλέσω παρεμπόδιση. Πρόκειται για μεμονωμένο περιστατικό που οφείλεται σε αβλεψία.</w:t>
      </w:r>
    </w:p>
    <w:p>
      <w:r>
        <w:t>Για τους λόγους αυτούς, παρακαλώ για την επιεική αντιμετώπιση της περίπτωσής μου και, εφόσον είναι δυνατό, για τη μείωση ή άρση των επιβληθεισών κυρώσεων.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ProofreadAI" w:date="2026-03-22T12:43:21.623155Z" w:initials="AI">
    <w:p>
      <w:pPr>
        <w:pStyle w:val="CommentText"/>
      </w:pPr>
      <w:r>
        <w:rPr>
          <w:rStyle w:val="CommentReference"/>
        </w:rPr>
        <w:annotationRef/>
      </w:r>
      <w:r>
        <w:t>[core] Προσθήκη του τελικού -ν στο άρθρο «την» επειδή η επόμενη λέξη αρχίζει από σύμφωνο θ (κανόνας κ, π, τ, ξ, ψ, μπ, ντ, γκ, τσ, τζ και όλα τα φωνήεντα, αλλά και για λόγους σαφήνειας του θηλυκού γένους).</w:t>
      </w:r>
    </w:p>
  </w:comment>
  <w:comment w:id="1" w:author="ProofreadAI" w:date="2026-03-22T12:43:21.623155Z" w:initials="AI">
    <w:p>
      <w:pPr>
        <w:pStyle w:val="CommentText"/>
      </w:pPr>
      <w:r>
        <w:rPr>
          <w:rStyle w:val="CommentReference"/>
        </w:rPr>
        <w:annotationRef/>
      </w:r>
      <w:r>
        <w:t>[core] Προσθήκη του τελικού -ν στο άρθρο «την» επειδή η επόμενη λέξη αρχίζει από δ (συχνά διατηρείται για τη διάκριση του γένους από το ουδέτερο «το», αν και βάσει αυστηρής γραμματικής το δ δεν επιβάλλει το ν, στην επίσημη αλληλογραφία προτιμάται για λόγους ευφωνίας και σαφήνειας).</w:t>
      </w:r>
    </w:p>
  </w:comment>
  <w:comment w:id="2" w:author="ProofreadAI" w:date="2026-03-22T12:43:21.623155Z" w:initials="AI">
    <w:p>
      <w:pPr>
        <w:pStyle w:val="CommentText"/>
      </w:pPr>
      <w:r>
        <w:rPr>
          <w:rStyle w:val="CommentReference"/>
        </w:rPr>
        <w:annotationRef/>
      </w:r>
      <w:r>
        <w:t>[core] Αν και η δημοτική «διαγράμμισης» είναι σωστή, σε νομικά/διοικητικά κείμενα (ενστάσεις) συχνά ακολουθείται η λόγια κλίση, ωστόσο το αρχικό δεν είναι λάθος. Παραμένει ως έχει αν δεν ζητηθεί αλλαγή ύφους.</w:t>
      </w:r>
    </w:p>
  </w:comment>
  <w:comment w:id="3" w:author="ProofreadAI" w:date="2026-03-22T12:43:21.623155Z" w:initials="AI">
    <w:p>
      <w:pPr>
        <w:pStyle w:val="CommentText"/>
      </w:pPr>
      <w:r>
        <w:rPr>
          <w:rStyle w:val="CommentReference"/>
        </w:rPr>
        <w:annotationRef/>
      </w:r>
      <w:r>
        <w:t>[core] Προσθήκη του τελικού -ν στο άρθρο «την» πριν από το σύμφωνο θ.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