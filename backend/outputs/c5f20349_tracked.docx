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AEB11"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Πρόλογος</w:t>
      </w:r>
    </w:p>
    <w:p w14:paraId="75E8B7E6"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Το βιβλίο που κρατάτε στα χέρια σας, «Κατανοώντας τις αλλαγές στην οικονομία και την τεχνολογία», προτείνει μια διεπιστημονική αναγνώριση των μεγάλων μετασχηματισμών που διαμορφώνουν τον 21ο αιώνα: από τις χρηματοοικονομικές ανισορροπίες και τις δημοσιονομικές προκλήσεις έως τη ρηξικέλευθη άνοδο των πρακτόρων τεχνητής νοημοσύνης και την επανασχεδίαση των διεθνών δικτύων εφοδιασμού. Το έργο αυτό υπογράφεται από τους Γιώργο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xml:space="preserve"> και Ιωάννα </w:t>
      </w:r>
      <w:proofErr w:type="spellStart"/>
      <w:r w:rsidRPr="00021283">
        <w:rPr>
          <w:rFonts w:asciiTheme="minorHAnsi" w:hAnsiTheme="minorHAnsi" w:cstheme="minorHAnsi"/>
          <w:color w:val="000000"/>
        </w:rPr>
        <w:t>Ατσαλάκη</w:t>
      </w:r>
      <w:proofErr w:type="spellEnd"/>
      <w:r w:rsidRPr="00021283">
        <w:rPr>
          <w:rFonts w:asciiTheme="minorHAnsi" w:hAnsiTheme="minorHAnsi" w:cstheme="minorHAnsi"/>
          <w:color w:val="000000"/>
        </w:rPr>
        <w:t>, μέλη του Εργαστηρίου Επιστημονικών Δεδομένων του Πολυτεχνείου Κρήτης — στοιχεία που αντικατοπτρίζουν την επιστημονική και εφαρμοσμένη προσέγγιση της μελέτης.</w:t>
      </w:r>
    </w:p>
    <w:p w14:paraId="7BE3F2C1"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Η δομή του βιβλίου αντανακλά τη φιλοσοφία των συγγραφέων: συνδέουμε την ανάλυση της μακροοικονομικής πραγματικότητας με τεχνολογικές εξελίξεις και πολιτικές επιλογές, προκειμένου να παράσχουμε ένα εργαλείο σκέψης για ακαδημαϊκούς, πολιτικούς αναλυτές, διοικήσεις επιχειρήσεων και υπεύθυνους χάραξης πολιτικής. Στις σελίδες που ακολουθούν, ο αναγνώστης θα βρει συγκροτημένα κεφάλαια για βασικά θέματα, </w:t>
      </w:r>
      <w:del w:id="0" w:author="ProofreadAI" w:date="2026-02-22T16:05:04Z">
        <w:r>
          <w:delText xml:space="preserve">μεταξύ άλλων την άνοδο</w:delText>
        </w:r>
      </w:del>
      <w:ins w:id="1" w:author="ProofreadAI" w:date="2026-02-22T16:05:04Z">
        <w:r>
          <w:t xml:space="preserve">μεταξύ άλλων, την άνοδο</w:t>
        </w:r>
      </w:ins>
      <w:r>
        <w:t xml:space="preserve"> των πρακτόρων ΤΝ και των συστημάτων </w:t>
      </w:r>
      <w:proofErr w:type="spellStart"/>
      <w:r w:rsidRPr="00021283">
        <w:rPr>
          <w:rFonts w:asciiTheme="minorHAnsi" w:hAnsiTheme="minorHAnsi" w:cstheme="minorHAnsi"/>
          <w:color w:val="000000"/>
        </w:rPr>
        <w:t>reasoning</w:t>
      </w:r>
      <w:proofErr w:type="spellEnd"/>
      <w:r>
        <w:t xml:space="preserve"> ΤΝ, τον ρόλο των αυτόνομων μηχανών στην παραγωγική δομή, αλλά και την πολιτική οικονομία της συσσώρευσης </w:t>
      </w:r>
      <w:del w:id="2" w:author="ProofreadAI" w:date="2026-02-22T16:05:04Z">
        <w:r>
          <w:delText xml:space="preserve">χρέους,  που</w:delText>
        </w:r>
      </w:del>
      <w:ins w:id="3" w:author="ProofreadAI" w:date="2026-02-22T16:05:04Z">
        <w:r>
          <w:t xml:space="preserve">χρέους, που</w:t>
        </w:r>
      </w:ins>
      <w:r>
        <w:t xml:space="preserve"> συνθέτουν μια συνολική αφήγηση για τις αλληλεπιδράσεις τεχνολογίας και οικονομίας.</w:t>
      </w:r>
    </w:p>
    <w:p w14:paraId="72E4CE38" w14:textId="77777777" w:rsidR="00972BF3" w:rsidRPr="00021283" w:rsidRDefault="00972BF3" w:rsidP="00972BF3">
      <w:pPr>
        <w:pStyle w:val="Web"/>
        <w:spacing w:after="120" w:afterAutospacing="0" w:line="280" w:lineRule="exact"/>
        <w:rPr>
          <w:rFonts w:asciiTheme="minorHAnsi" w:hAnsiTheme="minorHAnsi" w:cstheme="minorHAnsi"/>
          <w:color w:val="000000"/>
        </w:rPr>
      </w:pPr>
      <w:r w:rsidRPr="00021283">
        <w:rPr>
          <w:rFonts w:asciiTheme="minorHAnsi" w:hAnsiTheme="minorHAnsi" w:cstheme="minorHAnsi"/>
          <w:color w:val="000000"/>
        </w:rPr>
        <w:t xml:space="preserve">Ειδικότερα, τα κεφάλαια για τους Πράκτορες ΤΝ αναδεικνύουν τη νέα φάση της Τεχνητής Νοημοσύνης — το «τρίτο κύμα» </w:t>
      </w:r>
      <w:proofErr w:type="spellStart"/>
      <w:r w:rsidRPr="00021283">
        <w:rPr>
          <w:rFonts w:asciiTheme="minorHAnsi" w:hAnsiTheme="minorHAnsi" w:cstheme="minorHAnsi"/>
          <w:color w:val="000000"/>
        </w:rPr>
        <w:t>reasoning</w:t>
      </w:r>
      <w:proofErr w:type="spellEnd"/>
      <w:r w:rsidRPr="00021283">
        <w:rPr>
          <w:rFonts w:asciiTheme="minorHAnsi" w:hAnsiTheme="minorHAnsi" w:cstheme="minorHAnsi"/>
          <w:color w:val="000000"/>
        </w:rPr>
        <w:t xml:space="preserve"> ΤΝ — όπου τα μοντέλα δεν περιορίζονται στην παραγωγή πληροφορίας αλλά μαθαίνουν να επιλύουν καινούργια, μη προδιαγεγραμμένα προβλήματα, μια αλλαγή με βαθιές επιπτώσεις στην οργάνωση της εργασίας, στην παραγωγική αυτοματοποίηση και στη δημόσια διοίκηση. Οι συγγραφείς δεν περιορίζονται στην τεχνική περιγραφή: εξετάζουν τις θεσμικές προκλήσεις, τις ηθικές παραμέτρους και τις πολιτικές επιλογές που συνοδεύουν την ευρεία διάχυση τέτοιων πρακτικών.</w:t>
      </w:r>
    </w:p>
    <w:p w14:paraId="4EC84124"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t xml:space="preserve">Παράλληλα, το βιβλίο αφιερώνει εκτενή ανάλυση στην οικονομική βιωσιμότητα και τους κινδύνους που απορρέουν από τη μακροχρόνια συσσώρευση δημόσιου και ιδιωτικού χρέους. Η συζήτηση για τη «συσσώρευση χρέους» σκιαγραφεί όχι απλώς έναν αριθμητικό δείκτη, αλλά μια δομική πρόκληση που επηρεάζει την ικανότητα των κρατών να χρηματοδοτήσουν αναπτυξιακές πολιτικές και να διατηρήσουν </w:t>
      </w:r>
      <w:del w:id="4" w:author="ProofreadAI" w:date="2026-02-22T16:05:04Z">
        <w:r>
          <w:delText xml:space="preserve">διακυβερνητική αξιοπιστία</w:delText>
        </w:r>
      </w:del>
      <w:ins w:id="5" w:author="ProofreadAI" w:date="2026-02-22T16:05:04Z">
        <w:r>
          <w:t xml:space="preserve">κυβερνητική αξιοπιστία</w:t>
        </w:r>
      </w:ins>
      <w:r>
        <w:t xml:space="preserve">, ένα ζήτημα κρίσιμο για την αναλυτική και πολιτική ατζέντα των επομένων δεκαετιών.</w:t>
      </w:r>
    </w:p>
    <w:p w14:paraId="7377D339"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Ένα ακόμα χαρακτηριστικό του τόμου είναι η έμφαση σε επίκαιρα γεωπολιτικά και στρατηγικά θέματα: από την ανάδυση νέων εμπορικών και ενεργειακών διαδρόμων μέχρι τις περιφερειακές αναπροσαρμογές ασφάλειας. Τα κείμενα σχετικά με την Αρκτική και τη Γροιλανδία, καθώς και οι αναλύσεις για την </w:t>
      </w:r>
      <w:proofErr w:type="spellStart"/>
      <w:r w:rsidRPr="00021283">
        <w:rPr>
          <w:rFonts w:asciiTheme="minorHAnsi" w:hAnsiTheme="minorHAnsi" w:cstheme="minorHAnsi"/>
          <w:color w:val="000000"/>
        </w:rPr>
        <w:t>επανεξισορρόπηση</w:t>
      </w:r>
      <w:proofErr w:type="spellEnd"/>
      <w:r w:rsidRPr="00021283">
        <w:rPr>
          <w:rFonts w:asciiTheme="minorHAnsi" w:hAnsiTheme="minorHAnsi" w:cstheme="minorHAnsi"/>
          <w:color w:val="000000"/>
        </w:rPr>
        <w:t xml:space="preserve"> των σφαιρών επιρροής, προσθέτουν μια ουσιαστική διάσταση στην κατανόηση του πώς οι γεωγραφικές αλλαγές και οι τεχνολογικές δυνατότητες </w:t>
      </w:r>
      <w:proofErr w:type="spellStart"/>
      <w:r w:rsidRPr="00021283">
        <w:rPr>
          <w:rFonts w:asciiTheme="minorHAnsi" w:hAnsiTheme="minorHAnsi" w:cstheme="minorHAnsi"/>
          <w:color w:val="000000"/>
        </w:rPr>
        <w:t>συνεξελίσσονται</w:t>
      </w:r>
      <w:proofErr w:type="spellEnd"/>
      <w:r w:rsidRPr="00021283">
        <w:rPr>
          <w:rFonts w:asciiTheme="minorHAnsi" w:hAnsiTheme="minorHAnsi" w:cstheme="minorHAnsi"/>
          <w:color w:val="000000"/>
        </w:rPr>
        <w:t>.</w:t>
      </w:r>
    </w:p>
    <w:p w14:paraId="56EF270B"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Μεθοδολογικά, οι συγγραφείς ενσωματώνουν ανάλυση δεδομένων, εμπειρικές εστίες και θεωρητική τεκμηρίωση. Η προσέγγιση συνδυάζει ποσοτικές εκτιμήσεις με </w:t>
      </w:r>
      <w:r w:rsidRPr="00021283">
        <w:rPr>
          <w:rFonts w:asciiTheme="minorHAnsi" w:hAnsiTheme="minorHAnsi" w:cstheme="minorHAnsi"/>
          <w:color w:val="000000"/>
        </w:rPr>
        <w:lastRenderedPageBreak/>
        <w:t>ποιοτικές ερμηνείες, ώστε να παραχθεί ένα επεξηγηματικό πλαίσιο που υπηρετεί τόσο την ακαδημαϊκή αυστηρότητα όσο και τη χρηστική προσαρμοστικότητα για τον αναγνώστη-συντελεστή (διαμορφωτές πολιτικής, επιχειρηματίες, συμβούλους επιχειρήσεων). Αυτό το μείγμα είναι απαραίτητο όταν οι αποφάσεις πρέπει να λάβουν υπόψη ταυτόχρονα τεχνολογικές, οικονομικές και γεωπολιτικές παραμέτρους.</w:t>
      </w:r>
    </w:p>
    <w:p w14:paraId="2FB9BC38"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 xml:space="preserve">Θα θέλαμε επίσης να υπογραμμίσουμε τον χαρακτήρα του βιβλίου ως πρόσκλησης σε διάλογο. Οι συγγραφείς δεν ισχυρίζονται ότι κατέχουν τις μοναδικές απαντήσεις.  Αντιθέτως, προσφέρουν εργαλεία και επιχειρήματα για να </w:t>
      </w:r>
      <w:proofErr w:type="spellStart"/>
      <w:r w:rsidRPr="00021283">
        <w:rPr>
          <w:rFonts w:asciiTheme="minorHAnsi" w:hAnsiTheme="minorHAnsi" w:cstheme="minorHAnsi"/>
          <w:color w:val="000000"/>
        </w:rPr>
        <w:t>ανασχεθεί</w:t>
      </w:r>
      <w:proofErr w:type="spellEnd"/>
      <w:r w:rsidRPr="00021283">
        <w:rPr>
          <w:rFonts w:asciiTheme="minorHAnsi" w:hAnsiTheme="minorHAnsi" w:cstheme="minorHAnsi"/>
          <w:color w:val="000000"/>
        </w:rPr>
        <w:t xml:space="preserve"> ο πειρασμός των εύκολων συμπερασμάτων. Στόχος είναι να ενισχυθεί η ικανότητα κρίσης του αναγνώστη: να αναγνωρίσει ευπάθειες, να διαμορφώσει στρατηγικές αντίδρασης και να σχεδιάσει πολιτικές που μεγιστοποιούν τα οφέλη της τεχνολογικής προόδου χωρίς να παραβλέπουν τους κινδύνους.</w:t>
      </w:r>
    </w:p>
    <w:p w14:paraId="0376876A"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Τέλος, το βιβλίο απευθύνεται σε όποιον επιδιώκει να κατανοήσει τις μεγάλες τάσεις που θα διαμορφώσουν το εγγύς μέλλον: ερευνητές, φοιτητές, επιχειρηματίες, λήπτες πολιτικών αποφάσεων και κάθε ενεργό πολίτη που επιθυμεί έναν τεκμηριωμένο, πολύπλευρο λόγο για την οικονομία και την τεχνολογία. Η ανάγνωση αυτού του τόμου δεν είναι απλώς μεταφορά γνώσης· είναι μια πρόσκληση για συμμετοχή στην προσπάθεια διαμόρφωσης ενός πιο ανθεκτικού και δίκαιου μέλλοντος.</w:t>
      </w:r>
    </w:p>
    <w:p w14:paraId="7535A387" w14:textId="77777777" w:rsidR="00972BF3" w:rsidRPr="00021283" w:rsidRDefault="00972BF3" w:rsidP="00972BF3">
      <w:pPr>
        <w:pStyle w:val="Web"/>
        <w:spacing w:after="120" w:afterAutospacing="0" w:line="280" w:lineRule="exact"/>
        <w:jc w:val="both"/>
        <w:rPr>
          <w:rFonts w:asciiTheme="minorHAnsi" w:hAnsiTheme="minorHAnsi" w:cstheme="minorHAnsi"/>
          <w:color w:val="000000"/>
        </w:rPr>
      </w:pPr>
      <w:r w:rsidRPr="00021283">
        <w:rPr>
          <w:rFonts w:asciiTheme="minorHAnsi" w:hAnsiTheme="minorHAnsi" w:cstheme="minorHAnsi"/>
          <w:color w:val="000000"/>
        </w:rPr>
        <w:t>Στο σημείο αυτό, ευχαριστούμε θερμά τους αναγνώστες που θα αφιερώσουν χρόνο σε αυτή τη συζήτηση· ο διάλογος ξεκινά από εδώ. Με ελπίδα ότι το βιβλίο θα λειτουργήσει ως πυξίδα τόσο για θεωρητική σκέψη όσο και για πρακτική δράση, σας το παραδίδουμε με την υπόσχεση ότι η συνέχεια θα απαιτήσει συλλογική προσπάθεια και ορθολογική βούληση.</w:t>
      </w:r>
    </w:p>
    <w:p w14:paraId="25CF70D3" w14:textId="77777777" w:rsidR="00972BF3" w:rsidRPr="00021283" w:rsidRDefault="00972BF3" w:rsidP="00972BF3">
      <w:pPr>
        <w:pStyle w:val="Web"/>
        <w:spacing w:after="120" w:afterAutospacing="0" w:line="280" w:lineRule="exact"/>
        <w:rPr>
          <w:rFonts w:asciiTheme="minorHAnsi" w:hAnsiTheme="minorHAnsi" w:cstheme="minorHAnsi"/>
          <w:color w:val="000000"/>
        </w:rPr>
      </w:pPr>
    </w:p>
    <w:p w14:paraId="22280F05" w14:textId="77777777" w:rsidR="00972BF3" w:rsidRPr="00021283" w:rsidRDefault="00972BF3" w:rsidP="00972BF3">
      <w:pPr>
        <w:spacing w:after="120" w:line="280" w:lineRule="exact"/>
        <w:rPr>
          <w:rFonts w:cstheme="minorHAnsi"/>
        </w:rPr>
      </w:pPr>
      <w:r w:rsidRPr="00021283">
        <w:rPr>
          <w:rFonts w:cstheme="minorHAnsi"/>
        </w:rPr>
        <w:br w:type="page"/>
      </w:r>
    </w:p>
    <w:p w14:paraId="75D4E76A" w14:textId="77777777" w:rsidR="00972BF3" w:rsidRPr="00021283" w:rsidRDefault="00972BF3" w:rsidP="00972BF3">
      <w:pPr>
        <w:spacing w:after="120" w:line="280" w:lineRule="exact"/>
        <w:jc w:val="center"/>
        <w:rPr>
          <w:rFonts w:cstheme="minorHAnsi"/>
        </w:rPr>
      </w:pPr>
      <w:r w:rsidRPr="00021283">
        <w:rPr>
          <w:rFonts w:cstheme="minorHAnsi"/>
        </w:rPr>
        <w:lastRenderedPageBreak/>
        <w:t>Η άγνοια των πολιτών ως εργαλείο πολιτικής εκμετάλλευσης</w:t>
      </w:r>
    </w:p>
    <w:p w14:paraId="03BEBAF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Οικονομολόγος, Αναπληρωτής Καθηγητής</w:t>
      </w:r>
    </w:p>
    <w:p w14:paraId="4717F132"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 xml:space="preserve">Ιωάννα </w:t>
      </w:r>
      <w:proofErr w:type="spellStart"/>
      <w:r w:rsidRPr="00021283">
        <w:rPr>
          <w:rFonts w:cstheme="minorHAnsi"/>
          <w:color w:val="000000" w:themeColor="text1"/>
        </w:rPr>
        <w:t>Ατσαλάκη</w:t>
      </w:r>
      <w:proofErr w:type="spellEnd"/>
      <w:r w:rsidRPr="00021283">
        <w:rPr>
          <w:rFonts w:cstheme="minorHAnsi"/>
          <w:color w:val="000000" w:themeColor="text1"/>
        </w:rPr>
        <w:t xml:space="preserve">, Διδάσκουσα </w:t>
      </w:r>
    </w:p>
    <w:p w14:paraId="7C8CE5F9"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Επιστημονικών Δεδομένων</w:t>
      </w:r>
    </w:p>
    <w:p w14:paraId="445F875B" w14:textId="77777777" w:rsidR="00972BF3" w:rsidRPr="00021283" w:rsidRDefault="00972BF3" w:rsidP="00972BF3">
      <w:pPr>
        <w:spacing w:after="120" w:line="280" w:lineRule="exact"/>
        <w:jc w:val="center"/>
        <w:rPr>
          <w:rFonts w:cstheme="minorHAnsi"/>
        </w:rPr>
      </w:pPr>
    </w:p>
    <w:p w14:paraId="1FD87851"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δημοκρατία, ως πολίτευμα, στηρίζεται στην ενεργό συμμετοχή των πολιτών και στη δυνατότητά τους να λαμβάνουν ενημερωμένες αποφάσεις. Από την αρχαία Αθήνα έως τις σύγχρονες φιλελεύθερες δημοκρατίες, η πολιτική θεωρία τονίζει ότι η πολιτική ισότητα δεν αρκεί· απαιτείται και πολιτική παιδεία. Όπως σημείωνε ο</w:t>
      </w:r>
      <w:r w:rsidRPr="00021283">
        <w:rPr>
          <w:rFonts w:eastAsia="Times New Roman" w:cstheme="minorHAnsi"/>
          <w:color w:val="000000"/>
        </w:rPr>
        <w:t> </w:t>
      </w:r>
      <w:r w:rsidRPr="00021283">
        <w:rPr>
          <w:rFonts w:eastAsia="Times New Roman" w:cstheme="minorHAnsi"/>
          <w:b/>
          <w:bCs/>
          <w:color w:val="000000"/>
        </w:rPr>
        <w:t>Πλάτων</w:t>
      </w:r>
      <w:r w:rsidRPr="00021283">
        <w:rPr>
          <w:rFonts w:eastAsia="Times New Roman" w:cstheme="minorHAnsi"/>
          <w:color w:val="000000"/>
        </w:rPr>
        <w:t> </w:t>
      </w:r>
      <w:r w:rsidRPr="00021283">
        <w:rPr>
          <w:rFonts w:cstheme="minorHAnsi"/>
          <w:color w:val="000000"/>
        </w:rPr>
        <w:t>στην</w:t>
      </w:r>
      <w:r w:rsidRPr="00021283">
        <w:rPr>
          <w:rFonts w:eastAsia="Times New Roman" w:cstheme="minorHAnsi"/>
          <w:color w:val="000000"/>
        </w:rPr>
        <w:t> </w:t>
      </w:r>
      <w:r w:rsidRPr="00021283">
        <w:rPr>
          <w:rFonts w:eastAsia="Times New Roman" w:cstheme="minorHAnsi"/>
          <w:i/>
          <w:iCs/>
          <w:color w:val="000000"/>
        </w:rPr>
        <w:t>Πολιτεία</w:t>
      </w:r>
      <w:r w:rsidRPr="00021283">
        <w:rPr>
          <w:rFonts w:cstheme="minorHAnsi"/>
          <w:color w:val="000000"/>
        </w:rPr>
        <w:t>, όταν οι άνθρωποι δεν γνωρίζουν την αλήθεια, παραμένουν δεσμώτες σε «σκιές» (το γνωστό σπήλαιο), έρμαια της εξαπάτησης. Αντίστοιχα, ο</w:t>
      </w:r>
      <w:r w:rsidRPr="00021283">
        <w:rPr>
          <w:rFonts w:eastAsia="Times New Roman" w:cstheme="minorHAnsi"/>
          <w:color w:val="000000"/>
        </w:rPr>
        <w:t> </w:t>
      </w:r>
      <w:r w:rsidRPr="00021283">
        <w:rPr>
          <w:rFonts w:eastAsia="Times New Roman" w:cstheme="minorHAnsi"/>
          <w:b/>
          <w:bCs/>
          <w:color w:val="000000"/>
        </w:rPr>
        <w:t>Ρουσσώ</w:t>
      </w:r>
      <w:r w:rsidRPr="00021283">
        <w:rPr>
          <w:rFonts w:eastAsia="Times New Roman" w:cstheme="minorHAnsi"/>
          <w:color w:val="000000"/>
        </w:rPr>
        <w:t> </w:t>
      </w:r>
      <w:r w:rsidRPr="00021283">
        <w:rPr>
          <w:rFonts w:cstheme="minorHAnsi"/>
          <w:color w:val="000000"/>
        </w:rPr>
        <w:t>στο</w:t>
      </w:r>
      <w:r w:rsidRPr="00021283">
        <w:rPr>
          <w:rFonts w:eastAsia="Times New Roman" w:cstheme="minorHAnsi"/>
          <w:color w:val="000000"/>
        </w:rPr>
        <w:t> </w:t>
      </w:r>
      <w:r w:rsidRPr="00021283">
        <w:rPr>
          <w:rFonts w:eastAsia="Times New Roman" w:cstheme="minorHAnsi"/>
          <w:i/>
          <w:iCs/>
          <w:color w:val="000000"/>
        </w:rPr>
        <w:t>Κοινωνικό Συμβόλαιο</w:t>
      </w:r>
      <w:r w:rsidRPr="00021283">
        <w:rPr>
          <w:rFonts w:eastAsia="Times New Roman" w:cstheme="minorHAnsi"/>
          <w:color w:val="000000"/>
        </w:rPr>
        <w:t> </w:t>
      </w:r>
      <w:r w:rsidRPr="00021283">
        <w:rPr>
          <w:rFonts w:cstheme="minorHAnsi"/>
          <w:color w:val="000000"/>
        </w:rPr>
        <w:t>τόνιζε ότι η γενική βούληση μπορεί να εκφραστεί αυθεντικά μόνο όταν οι πολίτες είναι σε θέση να κατανοήσουν το κοινό συμφέρον.</w:t>
      </w:r>
    </w:p>
    <w:p w14:paraId="4E8C6F2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Σε αυτό το πλαίσιο, η άγνοια των πολιτών δεν αποτελεί απλώς ατομικό ελάττωμα, αλλά συλλογικό κίνδυνο για τη δημοκρατία. Πολίτες που δεν έχουν γνώσεις, που δεν καλλιεργούν κριτική σκέψη, γίνονται εύκολα αντικείμενο εκμετάλλευσης από πολιτικούς που χρησιμοποιούν δημαγωγία, προπαγάνδα και συναισθηματική χειραγώγηση για να επιβληθούν.</w:t>
      </w:r>
    </w:p>
    <w:p w14:paraId="7C900533" w14:textId="77777777" w:rsidR="00972BF3" w:rsidRPr="00021283" w:rsidRDefault="00972BF3" w:rsidP="00972BF3">
      <w:pPr>
        <w:spacing w:after="120" w:line="280" w:lineRule="exact"/>
        <w:rPr>
          <w:rFonts w:cstheme="minorHAnsi"/>
        </w:rPr>
      </w:pPr>
    </w:p>
    <w:p w14:paraId="3C2468EB"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1. Η άγνοια ως θεμέλιο της δημαγωγίας</w:t>
      </w:r>
    </w:p>
    <w:p w14:paraId="5BD9CEB8"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δημαγωγία ήταν γνωστή ήδη από την αρχαιότητα. Ο</w:t>
      </w:r>
      <w:r w:rsidRPr="00021283">
        <w:rPr>
          <w:rFonts w:eastAsia="Times New Roman" w:cstheme="minorHAnsi"/>
          <w:color w:val="000000"/>
        </w:rPr>
        <w:t> </w:t>
      </w:r>
      <w:r w:rsidRPr="00021283">
        <w:rPr>
          <w:rFonts w:eastAsia="Times New Roman" w:cstheme="minorHAnsi"/>
          <w:b/>
          <w:bCs/>
          <w:color w:val="000000"/>
        </w:rPr>
        <w:t>Αριστοτέλης</w:t>
      </w:r>
      <w:r w:rsidRPr="00021283">
        <w:rPr>
          <w:rFonts w:cstheme="minorHAnsi"/>
          <w:color w:val="000000"/>
        </w:rPr>
        <w:t>, στα</w:t>
      </w:r>
      <w:r w:rsidRPr="00021283">
        <w:rPr>
          <w:rFonts w:eastAsia="Times New Roman" w:cstheme="minorHAnsi"/>
          <w:color w:val="000000"/>
        </w:rPr>
        <w:t> </w:t>
      </w:r>
      <w:r w:rsidRPr="00021283">
        <w:rPr>
          <w:rFonts w:eastAsia="Times New Roman" w:cstheme="minorHAnsi"/>
          <w:i/>
          <w:iCs/>
          <w:color w:val="000000"/>
        </w:rPr>
        <w:t>Πολιτικά</w:t>
      </w:r>
      <w:r w:rsidRPr="00021283">
        <w:rPr>
          <w:rFonts w:cstheme="minorHAnsi"/>
          <w:color w:val="000000"/>
        </w:rPr>
        <w:t>, υποστήριζε ότι η δημοκρατία μπορεί εύκολα να εκφυλιστεί όταν οι δημαγωγοί εκμεταλλεύονται την άγνοια του πλήθους, κολακεύοντας τα πάθη του. Ο δημαγωγός δεν προσφέρει λύσεις, αλλά «ταΐζει» τον λαό με συνθήματα και εύκολες απαντήσεις.</w:t>
      </w:r>
    </w:p>
    <w:p w14:paraId="4DDC5065"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Στη σύγχρονη εποχή, αυτό εκδηλώνεται μέσω της κατασκευής απλουστευτικών αφηγημάτων. Πολύπλοκα ζητήματα όπως η φορολογία, η ενέργεια ή το μεταναστευτικό παρουσιάζονται με όρους καλού-κακού, με έναν «εχθρό» να ευθύνεται για όλα. Η άγνοια των πολιτών καθιστά εφικτή αυτή τη στρατηγική: αντί να αξιολογούν πολιτικές με βάση δεδομένα, κρίνουν με βάση συνθήματα.</w:t>
      </w:r>
    </w:p>
    <w:p w14:paraId="18050D95" w14:textId="77777777" w:rsidR="00972BF3" w:rsidRPr="00021283" w:rsidRDefault="00972BF3" w:rsidP="00972BF3">
      <w:pPr>
        <w:spacing w:after="120" w:line="280" w:lineRule="exact"/>
        <w:rPr>
          <w:rFonts w:cstheme="minorHAnsi"/>
        </w:rPr>
      </w:pPr>
    </w:p>
    <w:p w14:paraId="14E6CD4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 xml:space="preserve">2. Παραπληροφόρηση, </w:t>
      </w:r>
      <w:proofErr w:type="spellStart"/>
      <w:r w:rsidRPr="00021283">
        <w:rPr>
          <w:rFonts w:cstheme="minorHAnsi"/>
          <w:b/>
          <w:bCs/>
          <w:color w:val="000000"/>
        </w:rPr>
        <w:t>fake</w:t>
      </w:r>
      <w:proofErr w:type="spellEnd"/>
      <w:r w:rsidRPr="00021283">
        <w:rPr>
          <w:rFonts w:cstheme="minorHAnsi"/>
          <w:b/>
          <w:bCs/>
          <w:color w:val="000000"/>
        </w:rPr>
        <w:t xml:space="preserve"> </w:t>
      </w:r>
      <w:proofErr w:type="spellStart"/>
      <w:r w:rsidRPr="00021283">
        <w:rPr>
          <w:rFonts w:cstheme="minorHAnsi"/>
          <w:b/>
          <w:bCs/>
          <w:color w:val="000000"/>
        </w:rPr>
        <w:t>news</w:t>
      </w:r>
      <w:proofErr w:type="spellEnd"/>
      <w:r w:rsidRPr="00021283">
        <w:rPr>
          <w:rFonts w:cstheme="minorHAnsi"/>
          <w:b/>
          <w:bCs/>
          <w:color w:val="000000"/>
        </w:rPr>
        <w:t xml:space="preserve"> και νέες τεχνολογίες</w:t>
      </w:r>
    </w:p>
    <w:p w14:paraId="755D961F"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w:t>
      </w:r>
      <w:r w:rsidRPr="00021283">
        <w:rPr>
          <w:rFonts w:eastAsia="Times New Roman" w:cstheme="minorHAnsi"/>
          <w:color w:val="000000"/>
        </w:rPr>
        <w:t> </w:t>
      </w:r>
      <w:r w:rsidRPr="00021283">
        <w:rPr>
          <w:rFonts w:eastAsia="Times New Roman" w:cstheme="minorHAnsi"/>
          <w:b/>
          <w:bCs/>
          <w:color w:val="000000"/>
        </w:rPr>
        <w:t>άγνοια</w:t>
      </w:r>
      <w:r w:rsidRPr="00021283">
        <w:rPr>
          <w:rFonts w:eastAsia="Times New Roman" w:cstheme="minorHAnsi"/>
          <w:color w:val="000000"/>
        </w:rPr>
        <w:t> </w:t>
      </w:r>
      <w:r w:rsidRPr="00021283">
        <w:rPr>
          <w:rFonts w:cstheme="minorHAnsi"/>
          <w:color w:val="000000"/>
        </w:rPr>
        <w:t>δεν είναι απλώς έλλειψη γνώσης, αλλά και ανικανότητα διάκρισης της αλήθειας από το ψέμα. Στην ψηφιακή εποχή, όπου η πληροφορία κυκλοφορεί με ιλιγγιώδη ταχύτητα, η παραπληροφόρηση καθίσταται εργαλείο πολιτικής ισχύος.</w:t>
      </w:r>
    </w:p>
    <w:p w14:paraId="22551D19"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Οι πολιτικοί ή οι επικοινωνιακοί τους μηχανισμοί αξιοποιούν τα μέσα κοινωνικής δικτύωσης για να διασπείρουν ψευδείς ειδήσεις (</w:t>
      </w:r>
      <w:proofErr w:type="spellStart"/>
      <w:r w:rsidRPr="00021283">
        <w:rPr>
          <w:rFonts w:eastAsia="Times New Roman" w:cstheme="minorHAnsi"/>
          <w:i/>
          <w:iCs/>
          <w:color w:val="000000"/>
        </w:rPr>
        <w:t>fake</w:t>
      </w:r>
      <w:proofErr w:type="spellEnd"/>
      <w:r w:rsidRPr="00021283">
        <w:rPr>
          <w:rFonts w:eastAsia="Times New Roman" w:cstheme="minorHAnsi"/>
          <w:i/>
          <w:iCs/>
          <w:color w:val="000000"/>
        </w:rPr>
        <w:t xml:space="preserve"> </w:t>
      </w:r>
      <w:proofErr w:type="spellStart"/>
      <w:r w:rsidRPr="00021283">
        <w:rPr>
          <w:rFonts w:eastAsia="Times New Roman" w:cstheme="minorHAnsi"/>
          <w:i/>
          <w:iCs/>
          <w:color w:val="000000"/>
        </w:rPr>
        <w:t>news</w:t>
      </w:r>
      <w:proofErr w:type="spellEnd"/>
      <w:r w:rsidRPr="00021283">
        <w:rPr>
          <w:rFonts w:cstheme="minorHAnsi"/>
          <w:color w:val="000000"/>
        </w:rPr>
        <w:t>) ή παραποιημένα δεδομένα. Όπως σημειώνει ο</w:t>
      </w:r>
      <w:r w:rsidRPr="00021283">
        <w:rPr>
          <w:rFonts w:eastAsia="Times New Roman" w:cstheme="minorHAnsi"/>
          <w:color w:val="000000"/>
        </w:rPr>
        <w:t> </w:t>
      </w:r>
      <w:proofErr w:type="spellStart"/>
      <w:r w:rsidRPr="00021283">
        <w:rPr>
          <w:rFonts w:eastAsia="Times New Roman" w:cstheme="minorHAnsi"/>
          <w:b/>
          <w:bCs/>
          <w:color w:val="000000"/>
        </w:rPr>
        <w:t>Cass</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Sunstein</w:t>
      </w:r>
      <w:proofErr w:type="spellEnd"/>
      <w:r w:rsidRPr="00021283">
        <w:rPr>
          <w:rFonts w:eastAsia="Times New Roman" w:cstheme="minorHAnsi"/>
          <w:color w:val="000000"/>
        </w:rPr>
        <w:t> </w:t>
      </w:r>
      <w:r w:rsidRPr="00021283">
        <w:rPr>
          <w:rFonts w:cstheme="minorHAnsi"/>
          <w:color w:val="000000"/>
        </w:rPr>
        <w:t xml:space="preserve">(2017), τα ψηφιακά «φίλτρα» και οι </w:t>
      </w:r>
      <w:r w:rsidRPr="00021283">
        <w:rPr>
          <w:rFonts w:cstheme="minorHAnsi"/>
          <w:color w:val="000000"/>
        </w:rPr>
        <w:lastRenderedPageBreak/>
        <w:t xml:space="preserve">αλγόριθμοι δημιουργούν «θαλάμους </w:t>
      </w:r>
      <w:proofErr w:type="spellStart"/>
      <w:r w:rsidRPr="00021283">
        <w:rPr>
          <w:rFonts w:cstheme="minorHAnsi"/>
          <w:color w:val="000000"/>
        </w:rPr>
        <w:t>ηχούς</w:t>
      </w:r>
      <w:proofErr w:type="spellEnd"/>
      <w:r w:rsidRPr="00021283">
        <w:rPr>
          <w:rFonts w:cstheme="minorHAnsi"/>
          <w:color w:val="000000"/>
        </w:rPr>
        <w:t>» (</w:t>
      </w:r>
      <w:proofErr w:type="spellStart"/>
      <w:r w:rsidRPr="00021283">
        <w:rPr>
          <w:rFonts w:cstheme="minorHAnsi"/>
          <w:color w:val="000000"/>
        </w:rPr>
        <w:t>echo</w:t>
      </w:r>
      <w:proofErr w:type="spellEnd"/>
      <w:r w:rsidRPr="00021283">
        <w:rPr>
          <w:rFonts w:cstheme="minorHAnsi"/>
          <w:color w:val="000000"/>
        </w:rPr>
        <w:t xml:space="preserve"> </w:t>
      </w:r>
      <w:proofErr w:type="spellStart"/>
      <w:r w:rsidRPr="00021283">
        <w:rPr>
          <w:rFonts w:cstheme="minorHAnsi"/>
          <w:color w:val="000000"/>
        </w:rPr>
        <w:t>chambers</w:t>
      </w:r>
      <w:proofErr w:type="spellEnd"/>
      <w:r w:rsidRPr="00021283">
        <w:rPr>
          <w:rFonts w:cstheme="minorHAnsi"/>
          <w:color w:val="000000"/>
        </w:rPr>
        <w:t>), όπου οι πολίτες επιβεβαιώνουν συνεχώς τις προκαταλήψεις τους αντί να έρχονται σε επαφή με αντικρουόμενες απόψεις.</w:t>
      </w:r>
    </w:p>
    <w:p w14:paraId="364A090C"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Ένας πολίτης χωρίς κριτική παιδεία εύκολα πιστεύει ότι η ψευδής πληροφορία είναι αληθής. Έτσι, η άγνοια γίνεται έδαφος πάνω στο οποίο ανθεί η προπαγάνδα.</w:t>
      </w:r>
    </w:p>
    <w:p w14:paraId="5149D757" w14:textId="77777777" w:rsidR="00972BF3" w:rsidRPr="00021283" w:rsidRDefault="00972BF3" w:rsidP="00972BF3">
      <w:pPr>
        <w:spacing w:after="120" w:line="280" w:lineRule="exact"/>
        <w:rPr>
          <w:rFonts w:cstheme="minorHAnsi"/>
        </w:rPr>
      </w:pPr>
    </w:p>
    <w:p w14:paraId="18D71779"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3. Ο ρόλος του φόβου</w:t>
      </w:r>
    </w:p>
    <w:p w14:paraId="0EAC41E5" w14:textId="77777777" w:rsidR="00972BF3" w:rsidRPr="00021283" w:rsidRDefault="00972BF3" w:rsidP="00972BF3">
      <w:pPr>
        <w:spacing w:before="100" w:beforeAutospacing="1" w:after="120" w:line="280" w:lineRule="exact"/>
        <w:rPr>
          <w:rFonts w:cstheme="minorHAnsi"/>
          <w:color w:val="000000"/>
        </w:rPr>
      </w:pPr>
      <w:r>
        <w:t xml:space="preserve">Η άγνοια και ο φόβος είναι αλληλένδετα. Όταν οι πολίτες δεν κατανοούν τις πραγματικές αιτίες μιας κρίσης –οικονομικής, κοινωνικής ή διεθνούς</w:t>
      </w:r>
      <w:del w:id="6" w:author="ProofreadAI" w:date="2026-02-22T16:05:04Z">
        <w:r>
          <w:delText xml:space="preserve">—</w:delText>
        </w:r>
      </w:del>
      <w:ins w:id="7" w:author="ProofreadAI" w:date="2026-02-22T16:05:04Z">
        <w:r>
          <w:t xml:space="preserve">—</w:t>
        </w:r>
      </w:ins>
      <w:r>
        <w:t xml:space="preserve"> τότε είναι πιο επιρρεπείς σε αφηγήσεις που κατασκευάζουν «εχθρούς».</w:t>
      </w:r>
    </w:p>
    <w:p w14:paraId="0168A5DE"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Ο</w:t>
      </w:r>
      <w:r w:rsidRPr="00021283">
        <w:rPr>
          <w:rFonts w:eastAsia="Times New Roman" w:cstheme="minorHAnsi"/>
          <w:color w:val="000000"/>
        </w:rPr>
        <w:t> </w:t>
      </w:r>
      <w:proofErr w:type="spellStart"/>
      <w:r w:rsidRPr="00021283">
        <w:rPr>
          <w:rFonts w:eastAsia="Times New Roman" w:cstheme="minorHAnsi"/>
          <w:b/>
          <w:bCs/>
          <w:color w:val="000000"/>
        </w:rPr>
        <w:t>Τοκβίλ</w:t>
      </w:r>
      <w:proofErr w:type="spellEnd"/>
      <w:r w:rsidRPr="00021283">
        <w:rPr>
          <w:rFonts w:cstheme="minorHAnsi"/>
          <w:color w:val="000000"/>
        </w:rPr>
        <w:t>, στο έργο του</w:t>
      </w:r>
      <w:r w:rsidRPr="00021283">
        <w:rPr>
          <w:rFonts w:eastAsia="Times New Roman" w:cstheme="minorHAnsi"/>
          <w:color w:val="000000"/>
        </w:rPr>
        <w:t> </w:t>
      </w:r>
      <w:r w:rsidRPr="00021283">
        <w:rPr>
          <w:rFonts w:eastAsia="Times New Roman" w:cstheme="minorHAnsi"/>
          <w:i/>
          <w:iCs/>
          <w:color w:val="000000"/>
        </w:rPr>
        <w:t>Η Δημοκρατία στην Αμερική</w:t>
      </w:r>
      <w:r w:rsidRPr="00021283">
        <w:rPr>
          <w:rFonts w:cstheme="minorHAnsi"/>
          <w:color w:val="000000"/>
        </w:rPr>
        <w:t>, προειδοποιούσε ότι οι πολίτες μπορεί να στραφούν προς «ήπιους δεσποτισμούς» όταν φοβούνται και αναζητούν ασφάλεια. Σήμερα, βλέπουμε πολιτικούς να κατηγορούν μετανάστες, μειονότητες, διεθνείς οργανισμούς ή «ελίτ» ως υπεύθυνους για όλα τα δεινά. Ο πολίτης που δεν έχει τα μέσα να αμφισβητήσει αυτή την αφήγηση καταλήγει να συναινεί σε πολιτικές που περιορίζουν δικαιώματα και ενισχύουν τον αυταρχισμό.</w:t>
      </w:r>
    </w:p>
    <w:p w14:paraId="26AFE78D" w14:textId="77777777" w:rsidR="00972BF3" w:rsidRPr="00021283" w:rsidRDefault="00972BF3" w:rsidP="00972BF3">
      <w:pPr>
        <w:spacing w:after="120" w:line="280" w:lineRule="exact"/>
        <w:rPr>
          <w:rFonts w:cstheme="minorHAnsi"/>
        </w:rPr>
      </w:pPr>
    </w:p>
    <w:p w14:paraId="4552E504"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4. Ιστορικά παραδείγματα</w:t>
      </w:r>
    </w:p>
    <w:p w14:paraId="182892CD"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εκμετάλλευση της άγνοιας είναι διαχρονικό φαινόμενο:</w:t>
      </w:r>
    </w:p>
    <w:p w14:paraId="67947113"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Στην αρχαία Αθήνα, ο</w:t>
      </w:r>
      <w:r w:rsidRPr="00021283">
        <w:rPr>
          <w:rFonts w:eastAsia="Times New Roman" w:cstheme="minorHAnsi"/>
          <w:color w:val="000000"/>
        </w:rPr>
        <w:t> </w:t>
      </w:r>
      <w:r w:rsidRPr="00021283">
        <w:rPr>
          <w:rFonts w:eastAsia="Times New Roman" w:cstheme="minorHAnsi"/>
          <w:b/>
          <w:bCs/>
          <w:color w:val="000000"/>
        </w:rPr>
        <w:t>Αριστοφάνης</w:t>
      </w:r>
      <w:r w:rsidRPr="00021283">
        <w:rPr>
          <w:rFonts w:eastAsia="Times New Roman" w:cstheme="minorHAnsi"/>
          <w:color w:val="000000"/>
        </w:rPr>
        <w:t> </w:t>
      </w:r>
      <w:r w:rsidRPr="00021283">
        <w:rPr>
          <w:rFonts w:cstheme="minorHAnsi"/>
          <w:color w:val="000000"/>
        </w:rPr>
        <w:t>σατίριζε στους</w:t>
      </w:r>
      <w:r w:rsidRPr="00021283">
        <w:rPr>
          <w:rFonts w:eastAsia="Times New Roman" w:cstheme="minorHAnsi"/>
          <w:color w:val="000000"/>
        </w:rPr>
        <w:t> </w:t>
      </w:r>
      <w:r w:rsidRPr="00021283">
        <w:rPr>
          <w:rFonts w:eastAsia="Times New Roman" w:cstheme="minorHAnsi"/>
          <w:i/>
          <w:iCs/>
          <w:color w:val="000000"/>
        </w:rPr>
        <w:t>Ιππείς</w:t>
      </w:r>
      <w:r w:rsidRPr="00021283">
        <w:rPr>
          <w:rFonts w:eastAsia="Times New Roman" w:cstheme="minorHAnsi"/>
          <w:color w:val="000000"/>
        </w:rPr>
        <w:t> </w:t>
      </w:r>
      <w:r w:rsidRPr="00021283">
        <w:rPr>
          <w:rFonts w:cstheme="minorHAnsi"/>
          <w:color w:val="000000"/>
        </w:rPr>
        <w:t xml:space="preserve">τον δημαγωγό </w:t>
      </w:r>
      <w:proofErr w:type="spellStart"/>
      <w:r w:rsidRPr="00021283">
        <w:rPr>
          <w:rFonts w:cstheme="minorHAnsi"/>
          <w:color w:val="000000"/>
        </w:rPr>
        <w:t>Κλέωνα</w:t>
      </w:r>
      <w:proofErr w:type="spellEnd"/>
      <w:r w:rsidRPr="00021283">
        <w:rPr>
          <w:rFonts w:cstheme="minorHAnsi"/>
          <w:color w:val="000000"/>
        </w:rPr>
        <w:t>, που κολάκευε τον λαό για να επιβληθεί.</w:t>
      </w:r>
    </w:p>
    <w:p w14:paraId="44C2E55B"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Στον 20ό αιώνα, τα ολοκληρωτικά καθεστώτα (ναζισμός, σταλινισμός) στηρίχθηκαν σε εκστρατείες μαζικής προπαγάνδας που αξιοποιούσαν την άγνοια και τον φόβο των πολιτών.</w:t>
      </w:r>
    </w:p>
    <w:p w14:paraId="03E5ACC7" w14:textId="77777777" w:rsidR="00972BF3" w:rsidRPr="00021283" w:rsidRDefault="00972BF3" w:rsidP="00972BF3">
      <w:pPr>
        <w:numPr>
          <w:ilvl w:val="0"/>
          <w:numId w:val="1"/>
        </w:numPr>
        <w:spacing w:before="100" w:beforeAutospacing="1" w:after="120" w:line="280" w:lineRule="exact"/>
        <w:rPr>
          <w:rFonts w:cstheme="minorHAnsi"/>
          <w:color w:val="000000"/>
        </w:rPr>
      </w:pPr>
      <w:r w:rsidRPr="00021283">
        <w:rPr>
          <w:rFonts w:cstheme="minorHAnsi"/>
          <w:color w:val="000000"/>
        </w:rPr>
        <w:t xml:space="preserve">Στη σύγχρονη εποχή, η άνοδος </w:t>
      </w:r>
      <w:proofErr w:type="spellStart"/>
      <w:r w:rsidRPr="00021283">
        <w:rPr>
          <w:rFonts w:cstheme="minorHAnsi"/>
          <w:color w:val="000000"/>
        </w:rPr>
        <w:t>λαϊκιστικών</w:t>
      </w:r>
      <w:proofErr w:type="spellEnd"/>
      <w:r w:rsidRPr="00021283">
        <w:rPr>
          <w:rFonts w:cstheme="minorHAnsi"/>
          <w:color w:val="000000"/>
        </w:rPr>
        <w:t xml:space="preserve"> κινημάτων σε Ευρώπη και Αμερική συνδέεται άμεσα με τη διάδοση ψευδών ειδήσεων και με την έλλειψη πολιτικής παιδείας.</w:t>
      </w:r>
    </w:p>
    <w:p w14:paraId="1D22042B" w14:textId="77777777" w:rsidR="00972BF3" w:rsidRPr="00021283" w:rsidRDefault="00972BF3" w:rsidP="00972BF3">
      <w:pPr>
        <w:spacing w:after="120" w:line="280" w:lineRule="exact"/>
        <w:rPr>
          <w:rFonts w:cstheme="minorHAnsi"/>
        </w:rPr>
      </w:pPr>
    </w:p>
    <w:p w14:paraId="3D06B01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5. Η εκπαίδευση ως ασπίδα απέναντι στην άγνοια</w:t>
      </w:r>
    </w:p>
    <w:p w14:paraId="449E9E0D" w14:textId="77777777" w:rsidR="00972BF3" w:rsidRPr="00021283" w:rsidRDefault="00972BF3" w:rsidP="00972BF3">
      <w:pPr>
        <w:spacing w:before="100" w:beforeAutospacing="1" w:after="120" w:line="280" w:lineRule="exact"/>
        <w:rPr>
          <w:rFonts w:cstheme="minorHAnsi"/>
          <w:color w:val="000000" w:themeColor="text1"/>
        </w:rPr>
      </w:pPr>
      <w:r w:rsidRPr="00021283">
        <w:rPr>
          <w:rFonts w:cstheme="minorHAnsi"/>
          <w:color w:val="000000"/>
        </w:rPr>
        <w:t>Η εκπαίδευση είναι το ισχυρότερο όπλο απέναντι στην πολιτική χειραγώγηση. Ο</w:t>
      </w:r>
      <w:r w:rsidRPr="00021283">
        <w:rPr>
          <w:rFonts w:eastAsia="Times New Roman" w:cstheme="minorHAnsi"/>
          <w:color w:val="000000"/>
        </w:rPr>
        <w:t> </w:t>
      </w:r>
      <w:proofErr w:type="spellStart"/>
      <w:r w:rsidRPr="00021283">
        <w:rPr>
          <w:rFonts w:eastAsia="Times New Roman" w:cstheme="minorHAnsi"/>
          <w:b/>
          <w:bCs/>
          <w:color w:val="000000"/>
        </w:rPr>
        <w:t>John</w:t>
      </w:r>
      <w:proofErr w:type="spellEnd"/>
      <w:r w:rsidRPr="00021283">
        <w:rPr>
          <w:rFonts w:eastAsia="Times New Roman" w:cstheme="minorHAnsi"/>
          <w:b/>
          <w:bCs/>
          <w:color w:val="000000"/>
        </w:rPr>
        <w:t xml:space="preserve"> </w:t>
      </w:r>
      <w:proofErr w:type="spellStart"/>
      <w:r w:rsidRPr="00021283">
        <w:rPr>
          <w:rFonts w:eastAsia="Times New Roman" w:cstheme="minorHAnsi"/>
          <w:b/>
          <w:bCs/>
          <w:color w:val="000000"/>
        </w:rPr>
        <w:t>Dewey</w:t>
      </w:r>
      <w:proofErr w:type="spellEnd"/>
      <w:r w:rsidRPr="00021283">
        <w:rPr>
          <w:rFonts w:eastAsia="Times New Roman" w:cstheme="minorHAnsi"/>
          <w:color w:val="000000"/>
        </w:rPr>
        <w:t> </w:t>
      </w:r>
      <w:r w:rsidRPr="00021283">
        <w:rPr>
          <w:rFonts w:cstheme="minorHAnsi"/>
          <w:color w:val="000000"/>
        </w:rPr>
        <w:t xml:space="preserve">υποστήριζε ότι η δημοκρατία είναι ταυτόχρονα μορφή διακυβέρνησης και τρόπος ζωής που απαιτεί διαρκή παιδεία. </w:t>
      </w:r>
      <w:r w:rsidRPr="00021283">
        <w:rPr>
          <w:rFonts w:cstheme="minorHAnsi"/>
          <w:color w:val="000000" w:themeColor="text1"/>
        </w:rPr>
        <w:t>Ένα εκπαιδευτικό σύστημα που καλλιεργεί την κριτική σκέψη, διδάσκει ιστορία, θεσμούς και μεθοδολογία ελέγχου της πληροφορίας</w:t>
      </w:r>
      <w:r>
        <w:rPr>
          <w:rFonts w:cstheme="minorHAnsi"/>
          <w:color w:val="000000" w:themeColor="text1"/>
        </w:rPr>
        <w:t xml:space="preserve"> και</w:t>
      </w:r>
      <w:r w:rsidRPr="00021283">
        <w:rPr>
          <w:rFonts w:cstheme="minorHAnsi"/>
          <w:color w:val="000000" w:themeColor="text1"/>
        </w:rPr>
        <w:t xml:space="preserve"> παράγει πολίτες ανθεκτικούς στη δημαγωγία.</w:t>
      </w:r>
    </w:p>
    <w:p w14:paraId="142232F0"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 xml:space="preserve">Αντίθετα, η απουσία πολιτικής εκπαίδευσης και η εστίαση μόνο σε τεχνοκρατικές γνώσεις οδηγούν σε πολίτες που μπορεί να είναι επαγγελματικά ικανοί </w:t>
      </w:r>
      <w:r w:rsidRPr="00021283">
        <w:rPr>
          <w:rFonts w:cstheme="minorHAnsi"/>
          <w:b/>
          <w:bCs/>
          <w:color w:val="000000"/>
        </w:rPr>
        <w:t>αλλά πολιτικά αδύναμοι</w:t>
      </w:r>
      <w:r w:rsidRPr="00021283">
        <w:rPr>
          <w:rFonts w:cstheme="minorHAnsi"/>
          <w:color w:val="000000"/>
        </w:rPr>
        <w:t>.</w:t>
      </w:r>
    </w:p>
    <w:p w14:paraId="7F08EF56" w14:textId="77777777" w:rsidR="00972BF3" w:rsidRPr="00021283" w:rsidRDefault="00972BF3" w:rsidP="00972BF3">
      <w:pPr>
        <w:spacing w:after="120" w:line="280" w:lineRule="exact"/>
        <w:rPr>
          <w:rFonts w:cstheme="minorHAnsi"/>
        </w:rPr>
      </w:pPr>
    </w:p>
    <w:p w14:paraId="14D2A165"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6. Ο ρόλος των μέσων ενημέρωσης</w:t>
      </w:r>
    </w:p>
    <w:p w14:paraId="6F864993"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Τα ΜΜΕ είναι θεματοφύλακες της δημοκρατίας όταν λειτουργούν ανεξάρτητα, αλλά εργαλεία χειραγώγησης όταν υπηρετούν πολιτικά ή οικονομικά συμφέροντα. Ο</w:t>
      </w:r>
      <w:r w:rsidRPr="00021283">
        <w:rPr>
          <w:rFonts w:eastAsia="Times New Roman" w:cstheme="minorHAnsi"/>
          <w:color w:val="000000"/>
        </w:rPr>
        <w:t> </w:t>
      </w:r>
      <w:proofErr w:type="spellStart"/>
      <w:r w:rsidRPr="00021283">
        <w:rPr>
          <w:rFonts w:eastAsia="Times New Roman" w:cstheme="minorHAnsi"/>
          <w:b/>
          <w:bCs/>
          <w:color w:val="000000"/>
        </w:rPr>
        <w:t>Habermas</w:t>
      </w:r>
      <w:proofErr w:type="spellEnd"/>
      <w:r w:rsidRPr="00021283">
        <w:rPr>
          <w:rFonts w:eastAsia="Times New Roman" w:cstheme="minorHAnsi"/>
          <w:color w:val="000000"/>
        </w:rPr>
        <w:t> </w:t>
      </w:r>
      <w:r w:rsidRPr="00021283">
        <w:rPr>
          <w:rFonts w:cstheme="minorHAnsi"/>
          <w:color w:val="000000"/>
        </w:rPr>
        <w:t>μίλησε για τον «δημόσιο χώρο διαλόγου», όπου οι πολίτες συζητούν ελεύθερα και κρίνουν ορθολογικά. Στην πράξη, όμως, ο δημόσιος λόγος συχνά κυριαρχείται από επικοινωνιακές στρατηγικές και την εμπορευματοποίηση της είδησης.</w:t>
      </w:r>
    </w:p>
    <w:p w14:paraId="0DC17AD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Η άγνοια των πολιτών ενισχύεται όταν τα ΜΜΕ αποτυγχάνουν να παρέχουν πλουραλιστική, αξιόπιστη και ισορροπημένη πληροφόρηση.</w:t>
      </w:r>
    </w:p>
    <w:p w14:paraId="5292A6C8" w14:textId="77777777" w:rsidR="00972BF3" w:rsidRPr="00021283" w:rsidRDefault="00972BF3" w:rsidP="00972BF3">
      <w:pPr>
        <w:spacing w:after="120" w:line="280" w:lineRule="exact"/>
        <w:rPr>
          <w:rFonts w:cstheme="minorHAnsi"/>
        </w:rPr>
      </w:pPr>
    </w:p>
    <w:p w14:paraId="5F15193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7. Η κοινωνία των πολιτών</w:t>
      </w:r>
    </w:p>
    <w:p w14:paraId="4775A65A"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t xml:space="preserve">Σημαντικό αντίβαρο στην πολιτική εκμετάλλευση είναι η κοινωνία των πολιτών: οργανώσεις, συνδικάτα, ΜΚΟ, τοπικές πρωτοβουλίες. Όταν είναι ισχυρές, μπορούν να παρέχουν ανεξάρτητη πληροφόρηση και να ενδυναμώνουν τους πολίτες. Όταν είναι αδύναμες ή </w:t>
      </w:r>
      <w:proofErr w:type="spellStart"/>
      <w:r w:rsidRPr="00021283">
        <w:rPr>
          <w:rFonts w:cstheme="minorHAnsi"/>
          <w:color w:val="000000"/>
        </w:rPr>
        <w:t>απαξιωμένες</w:t>
      </w:r>
      <w:proofErr w:type="spellEnd"/>
      <w:r w:rsidRPr="00021283">
        <w:rPr>
          <w:rFonts w:cstheme="minorHAnsi"/>
          <w:color w:val="000000"/>
        </w:rPr>
        <w:t>, η άγνοια κυριαρχεί.</w:t>
      </w:r>
    </w:p>
    <w:p w14:paraId="077BB433" w14:textId="77777777" w:rsidR="00972BF3" w:rsidRPr="00021283" w:rsidRDefault="00972BF3" w:rsidP="00972BF3">
      <w:pPr>
        <w:spacing w:after="120" w:line="280" w:lineRule="exact"/>
        <w:rPr>
          <w:rFonts w:cstheme="minorHAnsi"/>
        </w:rPr>
      </w:pPr>
    </w:p>
    <w:p w14:paraId="2FBCB26A"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8. Η ευθύνη των ίδιων των πολιτών</w:t>
      </w:r>
    </w:p>
    <w:p w14:paraId="75155496" w14:textId="77777777" w:rsidR="00972BF3" w:rsidRPr="00021283" w:rsidRDefault="00972BF3" w:rsidP="00972BF3">
      <w:pPr>
        <w:spacing w:before="100" w:beforeAutospacing="1" w:after="120" w:line="280" w:lineRule="exact"/>
        <w:jc w:val="both"/>
        <w:rPr>
          <w:rFonts w:cstheme="minorHAnsi"/>
          <w:color w:val="000000" w:themeColor="text1"/>
        </w:rPr>
      </w:pPr>
      <w:r w:rsidRPr="00021283">
        <w:rPr>
          <w:rFonts w:cstheme="minorHAnsi"/>
          <w:color w:val="000000" w:themeColor="text1"/>
        </w:rPr>
        <w:t>Η άγνοια δεν οφείλεται μόνο σε εξωτερικούς παράγοντες. Συχνά είναι αποτέλεσμα αδιαφορίας. Σε μια εποχή που η πληροφορία είναι άμεσα διαθέσιμη, πολλοί πολίτες επιλέγουν την παθητικότητα. Ο</w:t>
      </w:r>
      <w:r w:rsidRPr="00021283">
        <w:rPr>
          <w:rFonts w:eastAsia="Times New Roman" w:cstheme="minorHAnsi"/>
          <w:color w:val="000000" w:themeColor="text1"/>
        </w:rPr>
        <w:t> Ρουσσώ </w:t>
      </w:r>
      <w:r w:rsidRPr="00021283">
        <w:rPr>
          <w:rFonts w:cstheme="minorHAnsi"/>
          <w:color w:val="000000" w:themeColor="text1"/>
        </w:rPr>
        <w:t>έλεγε ότι «ο λαός που παραμελεί τα πολιτικά του δικαιώματα είναι καταδικασμένος να τα χάσει». Η συμμετοχή, η ενημέρωση και η εγρήγορση είναι ατομικές ευθύνες.</w:t>
      </w:r>
    </w:p>
    <w:p w14:paraId="4E5AF4A7" w14:textId="77777777" w:rsidR="00972BF3" w:rsidRPr="00021283" w:rsidRDefault="00972BF3" w:rsidP="00972BF3">
      <w:pPr>
        <w:spacing w:after="120" w:line="280" w:lineRule="exact"/>
        <w:rPr>
          <w:rFonts w:cstheme="minorHAnsi"/>
        </w:rPr>
      </w:pPr>
    </w:p>
    <w:p w14:paraId="126895BE" w14:textId="77777777" w:rsidR="00972BF3" w:rsidRPr="00021283" w:rsidRDefault="00972BF3" w:rsidP="00972BF3">
      <w:pPr>
        <w:spacing w:before="100" w:beforeAutospacing="1" w:after="120" w:line="280" w:lineRule="exact"/>
        <w:outlineLvl w:val="2"/>
        <w:rPr>
          <w:rFonts w:cstheme="minorHAnsi"/>
          <w:b/>
          <w:bCs/>
          <w:color w:val="000000"/>
        </w:rPr>
      </w:pPr>
      <w:r w:rsidRPr="00021283">
        <w:rPr>
          <w:rFonts w:cstheme="minorHAnsi"/>
          <w:b/>
          <w:bCs/>
          <w:color w:val="000000"/>
        </w:rPr>
        <w:t>Συμπέρασμα</w:t>
      </w:r>
    </w:p>
    <w:p w14:paraId="51456327" w14:textId="77777777" w:rsidR="00972BF3" w:rsidRPr="00021283" w:rsidRDefault="00972BF3" w:rsidP="00972BF3">
      <w:pPr>
        <w:spacing w:before="100" w:beforeAutospacing="1" w:after="120" w:line="280" w:lineRule="exact"/>
        <w:jc w:val="both"/>
        <w:rPr>
          <w:rFonts w:cstheme="minorHAnsi"/>
          <w:color w:val="000000"/>
        </w:rPr>
      </w:pPr>
      <w:r w:rsidRPr="00021283">
        <w:rPr>
          <w:rFonts w:cstheme="minorHAnsi"/>
          <w:color w:val="000000"/>
        </w:rPr>
        <w:t>Η άγνοια των πολιτών είναι το πιο επικίνδυνο όπλο στα χέρια των πολιτικών που επιδιώκουν την εκμετάλλευση. Μέσω δημαγωγίας, φόβου και παραπληροφόρησης, οι ανενημέρωτοι πολίτες μετατρέπονται σε εύκολα χειραγωγούμενες μάζες. Η λύση βρίσκεται σε τρεις άξονες:</w:t>
      </w:r>
    </w:p>
    <w:p w14:paraId="6DF9B3CB"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Εκπαίδευση</w:t>
      </w:r>
      <w:r w:rsidRPr="00021283">
        <w:rPr>
          <w:rFonts w:eastAsia="Times New Roman" w:cstheme="minorHAnsi"/>
          <w:color w:val="000000"/>
        </w:rPr>
        <w:t> </w:t>
      </w:r>
      <w:r w:rsidRPr="00021283">
        <w:rPr>
          <w:rFonts w:cstheme="minorHAnsi"/>
          <w:color w:val="000000"/>
        </w:rPr>
        <w:t>που καλλιεργεί κριτική σκέψη.</w:t>
      </w:r>
    </w:p>
    <w:p w14:paraId="1F7370C7"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Αξιόπιστα ΜΜΕ</w:t>
      </w:r>
      <w:r w:rsidRPr="00021283">
        <w:rPr>
          <w:rFonts w:eastAsia="Times New Roman" w:cstheme="minorHAnsi"/>
          <w:color w:val="000000"/>
        </w:rPr>
        <w:t> </w:t>
      </w:r>
      <w:r w:rsidRPr="00021283">
        <w:rPr>
          <w:rFonts w:cstheme="minorHAnsi"/>
          <w:color w:val="000000"/>
        </w:rPr>
        <w:t>που υπηρετούν την αλήθεια και όχι την εξουσία.</w:t>
      </w:r>
    </w:p>
    <w:p w14:paraId="2ABA49DA" w14:textId="77777777" w:rsidR="00972BF3" w:rsidRPr="00021283" w:rsidRDefault="00972BF3" w:rsidP="00972BF3">
      <w:pPr>
        <w:numPr>
          <w:ilvl w:val="0"/>
          <w:numId w:val="2"/>
        </w:numPr>
        <w:spacing w:before="100" w:beforeAutospacing="1" w:after="120" w:line="280" w:lineRule="exact"/>
        <w:rPr>
          <w:rFonts w:cstheme="minorHAnsi"/>
          <w:color w:val="000000"/>
        </w:rPr>
      </w:pPr>
      <w:r w:rsidRPr="00021283">
        <w:rPr>
          <w:rFonts w:eastAsia="Times New Roman" w:cstheme="minorHAnsi"/>
          <w:b/>
          <w:bCs/>
          <w:color w:val="000000"/>
        </w:rPr>
        <w:t>Ενεργή κοινωνία των πολιτών</w:t>
      </w:r>
      <w:r w:rsidRPr="00021283">
        <w:rPr>
          <w:rFonts w:eastAsia="Times New Roman" w:cstheme="minorHAnsi"/>
          <w:color w:val="000000"/>
        </w:rPr>
        <w:t> </w:t>
      </w:r>
      <w:r w:rsidRPr="00021283">
        <w:rPr>
          <w:rFonts w:cstheme="minorHAnsi"/>
          <w:color w:val="000000"/>
        </w:rPr>
        <w:t>που ενδυναμώνει τη συμμετοχή.</w:t>
      </w:r>
    </w:p>
    <w:p w14:paraId="47AFF594" w14:textId="77777777" w:rsidR="00972BF3" w:rsidRPr="00021283" w:rsidRDefault="00972BF3" w:rsidP="00972BF3">
      <w:pPr>
        <w:spacing w:before="100" w:beforeAutospacing="1" w:after="120" w:line="280" w:lineRule="exact"/>
        <w:rPr>
          <w:rFonts w:cstheme="minorHAnsi"/>
          <w:color w:val="000000"/>
        </w:rPr>
      </w:pPr>
      <w:r w:rsidRPr="00021283">
        <w:rPr>
          <w:rFonts w:cstheme="minorHAnsi"/>
          <w:color w:val="000000"/>
        </w:rPr>
        <w:lastRenderedPageBreak/>
        <w:t>Η ιστορία διδάσκει ότι όπου κυριαρχεί η άγνοια, αναδύονται οι δημαγωγοί. Αντίθετα, όπου οι πολίτες είναι ενημερωμένοι, η δημοκρατία ανθίζει. Το ζητούμενο, λοιπόν, είναι να μετατρέψουμε την πολιτική παιδεία σε βασικό θεμέλιο της κοινωνίας, ώστε κανένας πολίτης να μην είναι εύκολο θύμα πολιτικής εκμετάλλευσης.</w:t>
      </w:r>
    </w:p>
    <w:p w14:paraId="446D103F" w14:textId="77777777" w:rsidR="00972BF3" w:rsidRPr="00021283" w:rsidRDefault="00972BF3" w:rsidP="00972BF3">
      <w:pPr>
        <w:spacing w:after="120" w:line="280" w:lineRule="exact"/>
        <w:rPr>
          <w:rFonts w:cstheme="minorHAnsi"/>
        </w:rPr>
      </w:pPr>
    </w:p>
    <w:p w14:paraId="271526CB" w14:textId="77777777" w:rsidR="00972BF3" w:rsidRPr="00021283" w:rsidRDefault="00972BF3" w:rsidP="00972BF3">
      <w:pPr>
        <w:spacing w:after="120" w:line="280" w:lineRule="exact"/>
        <w:rPr>
          <w:rFonts w:cstheme="minorHAnsi"/>
          <w:color w:val="000000" w:themeColor="text1"/>
        </w:rPr>
      </w:pPr>
    </w:p>
    <w:p w14:paraId="717DEE6B" w14:textId="77777777" w:rsidR="00972BF3" w:rsidRPr="00021283" w:rsidRDefault="00972BF3" w:rsidP="00972BF3">
      <w:pPr>
        <w:spacing w:after="120" w:line="280" w:lineRule="exact"/>
        <w:rPr>
          <w:rFonts w:cstheme="minorHAnsi"/>
          <w:color w:val="000000" w:themeColor="text1"/>
        </w:rPr>
      </w:pPr>
    </w:p>
    <w:p w14:paraId="07307350" w14:textId="77777777" w:rsidR="00972BF3" w:rsidRPr="00021283" w:rsidRDefault="00972BF3" w:rsidP="00972BF3">
      <w:pPr>
        <w:spacing w:after="120" w:line="280" w:lineRule="exact"/>
        <w:rPr>
          <w:rFonts w:cstheme="minorHAnsi"/>
          <w:color w:val="000000" w:themeColor="text1"/>
        </w:rPr>
      </w:pPr>
    </w:p>
    <w:p w14:paraId="68C48207" w14:textId="77777777" w:rsidR="00972BF3" w:rsidRPr="00021283" w:rsidRDefault="00972BF3" w:rsidP="00972BF3">
      <w:pPr>
        <w:spacing w:after="120" w:line="280" w:lineRule="exact"/>
        <w:rPr>
          <w:rFonts w:cstheme="minorHAnsi"/>
          <w:color w:val="000000" w:themeColor="text1"/>
        </w:rPr>
      </w:pPr>
    </w:p>
    <w:p w14:paraId="55BD28B3" w14:textId="77777777" w:rsidR="00972BF3" w:rsidRPr="00021283" w:rsidRDefault="00972BF3" w:rsidP="00972BF3">
      <w:pPr>
        <w:spacing w:after="120" w:line="280" w:lineRule="exact"/>
        <w:rPr>
          <w:rFonts w:cstheme="minorHAnsi"/>
          <w:color w:val="000000" w:themeColor="text1"/>
        </w:rPr>
      </w:pPr>
    </w:p>
    <w:p w14:paraId="54CF32EB" w14:textId="77777777" w:rsidR="00972BF3" w:rsidRPr="00021283" w:rsidRDefault="00972BF3" w:rsidP="00972BF3">
      <w:pPr>
        <w:spacing w:after="120" w:line="280" w:lineRule="exact"/>
        <w:jc w:val="center"/>
        <w:rPr>
          <w:rFonts w:cstheme="minorHAnsi"/>
        </w:rPr>
      </w:pPr>
      <w:r w:rsidRPr="00021283">
        <w:rPr>
          <w:rFonts w:cstheme="minorHAnsi"/>
        </w:rPr>
        <w:br w:type="page"/>
      </w:r>
    </w:p>
    <w:p w14:paraId="2BE13DAF" w14:textId="77777777" w:rsidR="00972BF3" w:rsidRPr="00021283" w:rsidRDefault="00972BF3" w:rsidP="00972BF3">
      <w:pPr>
        <w:spacing w:after="120" w:line="280" w:lineRule="exact"/>
        <w:jc w:val="center"/>
        <w:rPr>
          <w:rFonts w:cstheme="minorHAnsi"/>
        </w:rPr>
      </w:pPr>
      <w:r w:rsidRPr="00021283">
        <w:rPr>
          <w:rFonts w:cstheme="minorHAnsi"/>
        </w:rPr>
        <w:lastRenderedPageBreak/>
        <w:t xml:space="preserve">Γιατί οι ΗΠΑ θέλουν τη διώρυγα του Παναμά </w:t>
      </w:r>
    </w:p>
    <w:p w14:paraId="7B083405" w14:textId="77777777" w:rsidR="00972BF3" w:rsidRPr="00021283" w:rsidRDefault="00972BF3" w:rsidP="00972BF3">
      <w:pPr>
        <w:spacing w:after="120" w:line="280" w:lineRule="exact"/>
        <w:jc w:val="center"/>
        <w:rPr>
          <w:rFonts w:cstheme="minorHAnsi"/>
          <w:color w:val="000000" w:themeColor="text1"/>
        </w:rPr>
      </w:pPr>
      <w:bookmarkStart w:id="0" w:name="OLE_LINK45"/>
      <w:bookmarkStart w:id="1" w:name="OLE_LINK46"/>
      <w:r w:rsidRPr="00021283">
        <w:rPr>
          <w:rFonts w:cstheme="minorHAnsi"/>
          <w:color w:val="000000" w:themeColor="text1"/>
        </w:rPr>
        <w:t xml:space="preserve">Γιώργος </w:t>
      </w:r>
      <w:proofErr w:type="spellStart"/>
      <w:r w:rsidRPr="00021283">
        <w:rPr>
          <w:rFonts w:cstheme="minorHAnsi"/>
          <w:color w:val="000000" w:themeColor="text1"/>
        </w:rPr>
        <w:t>Ατσαλάκης</w:t>
      </w:r>
      <w:proofErr w:type="spellEnd"/>
      <w:r w:rsidRPr="00021283">
        <w:rPr>
          <w:rFonts w:cstheme="minorHAnsi"/>
          <w:color w:val="000000" w:themeColor="text1"/>
        </w:rPr>
        <w:t xml:space="preserve">, Οικονομολόγος, Αναπληρωτής Καθηγητής </w:t>
      </w:r>
    </w:p>
    <w:p w14:paraId="04C08EAB"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6A2DEA7E" w14:textId="77777777" w:rsidR="00972BF3" w:rsidRPr="00021283" w:rsidRDefault="00972BF3" w:rsidP="00972BF3">
      <w:pPr>
        <w:spacing w:after="120" w:line="280" w:lineRule="exact"/>
        <w:rPr>
          <w:rFonts w:cstheme="minorHAnsi"/>
        </w:rPr>
      </w:pPr>
    </w:p>
    <w:bookmarkEnd w:id="0"/>
    <w:bookmarkEnd w:id="1"/>
    <w:p w14:paraId="7E89E2B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Διώρυγα του Παναμά  είναι η κύρια εμπορική διαδρομή που ακολουθούν τα εμπορικά πλοία όταν μεταφέρουν εμπορεύματα μεταξύ της ανατολικής ακτής των ΗΠΑ και της Ανατολικής Ασίας ή μεταξύ των ΗΠΑ και της Δυτικής Ακτής του Καναδά προς την Ευρώπη ή μεταξύ της ανατολικής ακτής των ΗΠΑ και της δυτικής ακτής της Νότιας Αμερικής. Τα πλοία αποφεύγουν να περάσουν γύρω από τη Νότια Αμερική, ένα ταξίδι που προσθέτει κατά μέσο όρο περίπου 8.000 επιπλέον ναυτικά μίλια και 18 επιπλέον ημέρες ταξιδιού σε σχέση με τη Διώρυγα του Παναμά. Εξυπηρετεί το 5% του παγκόσμιου εμπορίου και το 40% του εμπορίου των ΗΠΑ, αλλά  και τη διέλευση του στόλου των ΗΠΑ για γρήγορη μετακίνηση μεταξύ Ειρηνικού και Ατλαντικού σε περιόδους κρίσεων όπως αυτή της Κούβας το 1962, του Βιετνάμ (1965-73), της Κορέας (1950-53). Αν οι ΗΠΑ υποστηρίξουν την </w:t>
      </w:r>
      <w:proofErr w:type="spellStart"/>
      <w:r w:rsidRPr="00021283">
        <w:rPr>
          <w:rFonts w:eastAsia="Times New Roman" w:cstheme="minorHAnsi"/>
          <w:kern w:val="0"/>
          <w:lang w:eastAsia="en-GB"/>
          <w14:ligatures w14:val="none"/>
        </w:rPr>
        <w:t>Ταϊβάν</w:t>
      </w:r>
      <w:proofErr w:type="spellEnd"/>
      <w:r>
        <w:t xml:space="preserve"> σε περίπτωση εισβολής από την Κίνα, η διώρυγα και πάλι  θα είναι σημαντική για </w:t>
      </w:r>
      <w:del w:id="8" w:author="ProofreadAI" w:date="2026-02-22T16:05:04Z">
        <w:r>
          <w:delText xml:space="preserve">την γρήγορη</w:delText>
        </w:r>
      </w:del>
      <w:ins w:id="9" w:author="ProofreadAI" w:date="2026-02-22T16:05:04Z">
        <w:r>
          <w:t xml:space="preserve">τη γρήγορη</w:t>
        </w:r>
      </w:ins>
      <w:r>
        <w:t xml:space="preserve"> μετακίνηση του στόλου.</w:t>
      </w:r>
    </w:p>
    <w:p w14:paraId="0ACAE1B2" w14:textId="77777777" w:rsidR="00972BF3" w:rsidRPr="00021283" w:rsidRDefault="00972BF3" w:rsidP="00972BF3">
      <w:pPr>
        <w:spacing w:after="120" w:line="280" w:lineRule="exact"/>
        <w:rPr>
          <w:rFonts w:eastAsia="Times New Roman" w:cstheme="minorHAnsi"/>
          <w:kern w:val="0"/>
          <w:lang w:eastAsia="en-GB"/>
          <w14:ligatures w14:val="none"/>
        </w:rPr>
      </w:pPr>
    </w:p>
    <w:p w14:paraId="2441161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Πρώτος, ο φημισμένος από την κατασκευή της διώρυγας του Σουέζ Γάλλος μηχανικός </w:t>
      </w:r>
      <w:r w:rsidRPr="00021283">
        <w:rPr>
          <w:rFonts w:eastAsia="Times New Roman" w:cstheme="minorHAnsi"/>
          <w:kern w:val="0"/>
          <w:lang w:val="en-US" w:eastAsia="en-GB"/>
          <w14:ligatures w14:val="none"/>
        </w:rPr>
        <w:t>Ferdinand</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xml:space="preserve"> το 1880 επιχείρησε να  κατασκευάσει το κανάλι του Παναμά. Αλλά λόγω των τροπικών ασθενειών εκατοντάδες εργάτες πέθαιναν κάθε μήνα και με τόσα υπερβολικά έξοδα μετά από 8 έτη η εταιρία του χρεοκόπησε.</w:t>
      </w:r>
    </w:p>
    <w:p w14:paraId="6FF98BE7"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Το 1900 ο Παναμάς ήταν επαρχία της μεγάλης Κολομβίας. Οι ΗΠΑ πλήρωσαν το 1903, 10 εκατ. δολάρια εφάπαξ και ετήσιο ενοίκιο </w:t>
      </w:r>
      <w:del w:id="10" w:author="ProofreadAI" w:date="2026-02-22T16:05:04Z">
        <w:r>
          <w:delText xml:space="preserve">στη Κολομβία</w:delText>
        </w:r>
      </w:del>
      <w:ins w:id="11" w:author="ProofreadAI" w:date="2026-02-22T16:05:04Z">
        <w:del w:id="12" w:author="ProofreadAI" w:date="2026-02-22T16:05:04Z">
          <w:r>
            <w:delText xml:space="preserve">στη</w:delText>
          </w:r>
        </w:del>
        <w:ins w:id="13" w:author="ProofreadAI" w:date="2026-02-22T16:05:04Z">
          <w:r>
            <w:t xml:space="preserve">στην</w:t>
          </w:r>
        </w:ins>
        <w:r>
          <w:t xml:space="preserve">ν Κολομβία</w:t>
        </w:r>
      </w:ins>
      <w:r>
        <w:t xml:space="preserve"> για να ξεκινήσουν την κατασκευή της διώρυγας του Παναμά αλλά η Κολομβία δεν επικύρωνε τη συμφωνία.  Στη συνέχεια υποστήριξαν την ανεξαρτησία του Παναμά εμποδίζοντας τα στρατεύματα της Κολομβίας να εισβάλουν στον Παναμά. Έτσι πήραν τα δικαιώματα κατασκευής και αγόρασαν το ενεργητικό της χρεοκοπημένης γαλλικής εταιρίας του  </w:t>
      </w:r>
      <w:r w:rsidRPr="00021283">
        <w:rPr>
          <w:rFonts w:eastAsia="Times New Roman" w:cstheme="minorHAnsi"/>
          <w:kern w:val="0"/>
          <w:lang w:val="en-US" w:eastAsia="en-GB"/>
          <w14:ligatures w14:val="none"/>
        </w:rPr>
        <w:t>Lesseps</w:t>
      </w:r>
      <w:r w:rsidRPr="00021283">
        <w:rPr>
          <w:rFonts w:eastAsia="Times New Roman" w:cstheme="minorHAnsi"/>
          <w:kern w:val="0"/>
          <w:lang w:eastAsia="en-GB"/>
          <w14:ligatures w14:val="none"/>
        </w:rPr>
        <w:t>, και το 1914 ολοκλήρωσαν τη διώρυγα του Παναμά.</w:t>
      </w:r>
    </w:p>
    <w:p w14:paraId="537920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8DD7A51" w14:textId="77777777" w:rsidR="00972BF3" w:rsidRPr="00021283" w:rsidRDefault="00972BF3" w:rsidP="00972BF3">
      <w:pPr>
        <w:spacing w:after="120" w:line="280" w:lineRule="exact"/>
        <w:jc w:val="both"/>
        <w:rPr>
          <w:rFonts w:cstheme="minorHAnsi"/>
        </w:rPr>
      </w:pPr>
      <w:r w:rsidRPr="00021283">
        <w:rPr>
          <w:rFonts w:cstheme="minorHAnsi"/>
        </w:rPr>
        <w:t xml:space="preserve">Από το 1914-1979 ανήκε στις ΗΠΑ, μέχρι το 2000 ελεγχόταν και από την κυβέρνηση του Παναμά και από το 2000 μόνο από τον Παναμά. Στο 65% του ΑΕΠ του Παναμά αντιστοιχούν τα περίπου 5 δισ. ετήσια έσοδα της διώρυγας. </w:t>
      </w:r>
    </w:p>
    <w:p w14:paraId="13AA6047" w14:textId="77777777" w:rsidR="00972BF3" w:rsidRPr="00021283" w:rsidRDefault="00972BF3" w:rsidP="00972BF3">
      <w:pPr>
        <w:spacing w:after="120" w:line="280" w:lineRule="exact"/>
        <w:jc w:val="both"/>
        <w:rPr>
          <w:rFonts w:cstheme="minorHAnsi"/>
        </w:rPr>
      </w:pPr>
    </w:p>
    <w:p w14:paraId="0A3C3806"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το 2023 οι κλιματικές συνθήκες και κυρίως η αυξημένη ξηρασία δημιουργούν φυσικά προβλήματα στη διώρυγα τα οποία μαζί με τις ανταγωνιστικές εναλλακτικές λύσεις, απειλούν να αφαιρέσουν σημαντικό μερίδιο  εσόδων στο μέλλον.</w:t>
      </w:r>
    </w:p>
    <w:p w14:paraId="433DE27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πλοία μετά την είσοδο τους από τον Ατλαντικό Ωκεανό πρέπει με 3 ανυψωτικές δεξαμενές να ανέλθουν κατά 26 μέτρα και λίγο πριν την έξοδο της διώρυγας να κατέλθουν με την αντίστροφη διαδικασία. </w:t>
      </w:r>
    </w:p>
    <w:p w14:paraId="382505F5"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Μετά από κάθε διέλευση πλοίου, προκειμένου να αδειάσει η δεξαμενή για να δεχθεί το επόμενο πλοίο  χύνονται στη θάλασσα περίπου 200 εκατομμύρια κιλά φρέσκου νερού </w:t>
      </w:r>
      <w:del w:id="14" w:author="ProofreadAI" w:date="2026-02-22T16:05:04Z">
        <w:r>
          <w:delText xml:space="preserve">προερχόμενο</w:delText>
        </w:r>
      </w:del>
      <w:ins w:id="15" w:author="ProofreadAI" w:date="2026-02-22T16:05:04Z">
        <w:r>
          <w:t xml:space="preserve">προερχόμενου</w:t>
        </w:r>
      </w:ins>
      <w:r>
        <w:t xml:space="preserve"> από τις κοντινές λίμνες που ισοδυναμούν με την ετήσια κατανάλωση νερού 2.000 ατόμων . Εάν έχει βροχές κάθε  Απρίλιο-Νοέμβριο το νερό </w:t>
      </w:r>
      <w:r>
        <w:t xml:space="preserve">αναπληρώνεται στις λίμνες. Αλλά εάν έχει μείωση βροχοπτώσεων, όπως αυτή τον </w:t>
      </w:r>
      <w:del w:id="16" w:author="ProofreadAI" w:date="2026-02-22T16:05:04Z">
        <w:r>
          <w:delText xml:space="preserve">Οκτώβρη</w:delText>
        </w:r>
      </w:del>
      <w:ins w:id="17" w:author="ProofreadAI" w:date="2026-02-22T16:05:04Z">
        <w:r>
          <w:t xml:space="preserve">Οκτώβριο</w:t>
        </w:r>
      </w:ins>
      <w:r>
        <w:t xml:space="preserve"> του 2023 που ήταν μειωμένη πάνω από 4%, το νερό δεν επαρκεί. </w:t>
      </w:r>
      <w:r w:rsidRPr="00021283">
        <w:rPr>
          <w:rFonts w:cstheme="minorHAnsi"/>
        </w:rPr>
        <w:t xml:space="preserve">Η τοπική λίμνη </w:t>
      </w:r>
      <w:proofErr w:type="spellStart"/>
      <w:r w:rsidRPr="00021283">
        <w:rPr>
          <w:rFonts w:cstheme="minorHAnsi"/>
        </w:rPr>
        <w:t>Γκατούν</w:t>
      </w:r>
      <w:proofErr w:type="spellEnd"/>
      <w:r w:rsidRPr="00021283">
        <w:rPr>
          <w:rFonts w:cstheme="minorHAnsi"/>
        </w:rPr>
        <w:t xml:space="preserve"> όμως υδροδοτεί με πόσιμο νερό περίπου 2 εκατομμύρια πληθυσμό.</w:t>
      </w:r>
    </w:p>
    <w:p w14:paraId="7F6259F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Το δίλημμα να δώσουν προτεραιότητα στην ύδρευση του πληθυσμού έχει ως αποτέλεσμα από τα 36 πλοία που περνούσαν συνήθως την ημέρα κάποιες φορές μειώνονται και κάτω από τα μισά, χωρίς αντίστοιχη μείωση των εσόδων,  καθώς οι διελεύσεις δημοπρατούνται και έτσι τα τέλη διέλευσης φθάνουν στα ύψη (ένα πλοίο πλήρωσε μέχρι και $4 εκ. για να περάσει άμεσα και να μην περιμένει για μέρες στην ουρά). Σε ελαφρά φορτία μπαίνουν ανά δυο τα πλοία στις δεξαμενές ανύψωσης. </w:t>
      </w:r>
    </w:p>
    <w:p w14:paraId="7B229AB7"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Η μείωση της διέλευσης στο μισό  αριθμό πλοίων, και η επιλογή να περνούν τα ελαφρύτερα  </w:t>
      </w:r>
      <w:del w:id="18" w:author="ProofreadAI" w:date="2026-02-22T16:05:04Z">
        <w:r>
          <w:delText xml:space="preserve">μεταφέρουν</w:delText>
        </w:r>
      </w:del>
      <w:ins w:id="19" w:author="ProofreadAI" w:date="2026-02-22T16:05:04Z">
        <w:r>
          <w:t xml:space="preserve">έχει ως αποτέλεσμα να μεταφέρεται</w:t>
        </w:r>
      </w:ins>
      <w:r>
        <w:t xml:space="preserve"> έως και 40% λιγότερο φορτίο από ό,τι συνήθως. Συνδυασμένα, αυτοί οι περιορισμοί στο εμπόριο μέσω της Διώρυγας του Παναμά έχουν προκαλέσει τεράστιες καθυστερήσεις για τα διερχόμενα πλοία, με αποτέλεσμα μεγάλες αναταραχές στις ροές εμπορίου μεταξύ Ατλαντικού και Ειρηνικού.</w:t>
      </w:r>
    </w:p>
    <w:p w14:paraId="79966905" w14:textId="77777777" w:rsidR="00972BF3" w:rsidRPr="00021283" w:rsidRDefault="00972BF3" w:rsidP="00972BF3">
      <w:pPr>
        <w:spacing w:after="120" w:line="280" w:lineRule="exact"/>
        <w:rPr>
          <w:rFonts w:eastAsia="Times New Roman" w:cstheme="minorHAnsi"/>
          <w:kern w:val="0"/>
          <w:lang w:eastAsia="en-GB"/>
          <w14:ligatures w14:val="none"/>
        </w:rPr>
      </w:pPr>
    </w:p>
    <w:p w14:paraId="1A47DF7A"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Λόγω των προβλημάτων στην Ερυθρά θάλασσα με τους </w:t>
      </w:r>
      <w:proofErr w:type="spellStart"/>
      <w:r w:rsidRPr="00021283">
        <w:rPr>
          <w:rFonts w:eastAsia="Times New Roman" w:cstheme="minorHAnsi"/>
          <w:kern w:val="0"/>
          <w:lang w:eastAsia="en-GB"/>
          <w14:ligatures w14:val="none"/>
        </w:rPr>
        <w:t>Χούθι</w:t>
      </w:r>
      <w:proofErr w:type="spellEnd"/>
      <w:r>
        <w:t xml:space="preserve">, οι οποίοι καθοδηγούμενοι από το Ιράν παρεμποδίζουν τη διέλευση των πλοίων, </w:t>
      </w:r>
      <w:del w:id="20" w:author="ProofreadAI" w:date="2026-02-22T16:05:04Z">
        <w:r>
          <w:delText xml:space="preserve">πρέπει να ταξιδεύουν</w:delText>
        </w:r>
      </w:del>
      <w:ins w:id="21" w:author="ProofreadAI" w:date="2026-02-22T16:05:04Z">
        <w:r>
          <w:t xml:space="preserve">τα πλοία πρέπει να ταξιδεύουν</w:t>
        </w:r>
      </w:ins>
      <w:r>
        <w:t xml:space="preserve"> τώρα μέσω των πολύ μεγάλων, πολύ δύσκολων και πολύ πιο ακριβών ιστορικών διαδρομών γύρω από τη Νότια Αμερική και την Αφρική.</w:t>
      </w:r>
    </w:p>
    <w:p w14:paraId="52550C22" w14:textId="77777777" w:rsidR="00972BF3" w:rsidRPr="00021283" w:rsidRDefault="00972BF3" w:rsidP="00972BF3">
      <w:pPr>
        <w:spacing w:after="120" w:line="280" w:lineRule="exact"/>
        <w:jc w:val="both"/>
        <w:rPr>
          <w:rFonts w:cstheme="minorHAnsi"/>
        </w:rPr>
      </w:pPr>
    </w:p>
    <w:p w14:paraId="23BF52C3"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Οι ναυτιλιακές </w:t>
      </w:r>
      <w:del w:id="22" w:author="ProofreadAI" w:date="2026-02-22T16:05:04Z">
        <w:r>
          <w:delText xml:space="preserve">εταιρείες, προσθέτουν</w:delText>
        </w:r>
      </w:del>
      <w:ins w:id="23" w:author="ProofreadAI" w:date="2026-02-22T16:05:04Z">
        <w:r>
          <w:t xml:space="preserve">εταιρείες προσθέτουν</w:t>
        </w:r>
      </w:ins>
      <w:r>
        <w:t xml:space="preserve"> όλες αυτές τις απρόβλεπτες αυξήσεις κόστους στα κόμιστρα, τα οποία επιρρίπτονται στους καταναλωτές μέσω υψηλότερων τιμών για τα αγαθά, με αποτέλεσμα να συνεχίζεται η αύξηση των πληθωριστικών πιέσεων σε όλο τον κόσμο, πέραν των ήδη  πληθωριστικών πιέσεων που προκαλεί η κρίση στην Ερυθρά Θάλασσα. </w:t>
      </w:r>
    </w:p>
    <w:p w14:paraId="7DD6D795"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61959AE"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Δεδομένης της πολυπλοκότητας της λύσης του προβλήματος της διώρυγας και της μειωμένης αξιοπιστίας, </w:t>
      </w:r>
      <w:del w:id="24" w:author="ProofreadAI" w:date="2026-02-22T16:05:04Z">
        <w:r>
          <w:delText xml:space="preserve">απορριφθέντες</w:delText>
        </w:r>
      </w:del>
      <w:ins w:id="25" w:author="ProofreadAI" w:date="2026-02-22T16:05:04Z">
        <w:r>
          <w:t xml:space="preserve">απορριφθείσες</w:t>
        </w:r>
      </w:ins>
      <w:r>
        <w:t xml:space="preserve"> προτάσεις του παρελθόντος για κατασκευή νέας διώρυγας, επανέρχονται με πολύ καλύτερες προοπτικές καθώς τα έσοδα </w:t>
      </w:r>
      <w:del w:id="26" w:author="ProofreadAI" w:date="2026-02-22T16:05:04Z">
        <w:r>
          <w:delText xml:space="preserve">αναμένονται να είναι</w:delText>
        </w:r>
      </w:del>
      <w:ins w:id="27" w:author="ProofreadAI" w:date="2026-02-22T16:05:04Z">
        <w:r>
          <w:t xml:space="preserve">αναμένεται να είναι</w:t>
        </w:r>
      </w:ins>
      <w:r>
        <w:t xml:space="preserve"> τεράστια από ένα κανάλι που δεν θα χρειαστεί να ανυψώνει τα πλοία και να έχει τόσες απώλειες πόσιμου ύδατος. Οι παρακάτω ανταγωνιστικές λύσεις έχουν εμφανιστεί:</w:t>
      </w:r>
    </w:p>
    <w:p w14:paraId="0592271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 α) Ο Νότιος διάδρομος, ο λεγόμενος </w:t>
      </w:r>
      <w:proofErr w:type="spellStart"/>
      <w:r w:rsidRPr="00021283">
        <w:rPr>
          <w:rFonts w:eastAsia="Times New Roman" w:cstheme="minorHAnsi"/>
          <w:kern w:val="0"/>
          <w:lang w:eastAsia="en-GB"/>
          <w14:ligatures w14:val="none"/>
        </w:rPr>
        <w:t>Δι-Ωκεανικός</w:t>
      </w:r>
      <w:proofErr w:type="spellEnd"/>
      <w:r>
        <w:t xml:space="preserve"> Διάδρομος, αποτελείται από μια σειρά από ασφαλτωμένους δρόμους και γέφυρες που εκτείνονται μέσω της κάτω Νότιας Αμερικής, διασχίζοντας τις χώρες της Χιλής, της Αργεντινής, της Παραγουάης και της Βραζιλίας, οι οποίες θα επιτρέπουν σε φορτηγά, αντί για τα πλοία, να μεταφέρουν αγαθά από </w:t>
      </w:r>
      <w:del w:id="28" w:author="ProofreadAI" w:date="2026-02-22T16:05:04Z">
        <w:r>
          <w:delText xml:space="preserve">την μία</w:delText>
        </w:r>
      </w:del>
      <w:ins w:id="29" w:author="ProofreadAI" w:date="2026-02-22T16:05:04Z">
        <w:r>
          <w:t xml:space="preserve">τη μία</w:t>
        </w:r>
      </w:ins>
      <w:r>
        <w:t xml:space="preserve"> ακτή στην άλλη ακτή. Μεγάλο εμπόδιο στην υλοποίηση ενός τέτοιου έργου αποτελεί η 9.000 χιλιομέτρων οροσειρά των Άνδεων με μέσο υψόμετρο τα 4.000 μέτρα.</w:t>
      </w:r>
    </w:p>
    <w:p w14:paraId="52F1ECF3"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πλήρης λειτουργία του αναμένεται σε μερικά χρόνια οπότε μέσω του </w:t>
      </w:r>
      <w:proofErr w:type="spellStart"/>
      <w:r w:rsidRPr="00021283">
        <w:rPr>
          <w:rFonts w:eastAsia="Times New Roman" w:cstheme="minorHAnsi"/>
          <w:kern w:val="0"/>
          <w:lang w:eastAsia="en-GB"/>
          <w14:ligatures w14:val="none"/>
        </w:rPr>
        <w:t>Δι-Ωκεανικού</w:t>
      </w:r>
      <w:proofErr w:type="spellEnd"/>
      <w:r w:rsidRPr="00021283">
        <w:rPr>
          <w:rFonts w:eastAsia="Times New Roman" w:cstheme="minorHAnsi"/>
          <w:kern w:val="0"/>
          <w:lang w:eastAsia="en-GB"/>
          <w14:ligatures w14:val="none"/>
        </w:rPr>
        <w:t xml:space="preserve"> Διαδρόμου, τα φορτηγά από τη Νοτιοδυτική Βραζιλία και από την Αργεντινή, θα μπορούν να διασχίζουν την περιοχή της Παραγουάης προς τα λιμάνια του Ειρηνικού στη Χιλή, μεταφέροντας τα αγροτικά τους προϊόντα για εξαγωγή στην Ανατολική Ασία, χωρίς να χρειάζεται να εξαρτώνται από τη Διώρυγα του Παναμά. Επίσης θα διακινεί το </w:t>
      </w:r>
      <w:proofErr w:type="spellStart"/>
      <w:r w:rsidRPr="00021283">
        <w:rPr>
          <w:rFonts w:eastAsia="Times New Roman" w:cstheme="minorHAnsi"/>
          <w:kern w:val="0"/>
          <w:lang w:eastAsia="en-GB"/>
          <w14:ligatures w14:val="none"/>
        </w:rPr>
        <w:t>λίθιο</w:t>
      </w:r>
      <w:proofErr w:type="spellEnd"/>
      <w:r w:rsidRPr="00021283">
        <w:rPr>
          <w:rFonts w:eastAsia="Times New Roman" w:cstheme="minorHAnsi"/>
          <w:kern w:val="0"/>
          <w:lang w:eastAsia="en-GB"/>
          <w14:ligatures w14:val="none"/>
        </w:rPr>
        <w:t xml:space="preserve">, βασικό συστατικό των μπαταριών για την πράσινη ενέργεια, που </w:t>
      </w:r>
      <w:r w:rsidRPr="00021283">
        <w:rPr>
          <w:rFonts w:eastAsia="Times New Roman" w:cstheme="minorHAnsi"/>
          <w:kern w:val="0"/>
          <w:lang w:eastAsia="en-GB"/>
          <w14:ligatures w14:val="none"/>
        </w:rPr>
        <w:lastRenderedPageBreak/>
        <w:t xml:space="preserve">βρίσκεται σε μεγάλες ποσότητες στο «τρίγωνο του </w:t>
      </w:r>
      <w:proofErr w:type="spellStart"/>
      <w:r w:rsidRPr="00021283">
        <w:rPr>
          <w:rFonts w:eastAsia="Times New Roman" w:cstheme="minorHAnsi"/>
          <w:kern w:val="0"/>
          <w:lang w:eastAsia="en-GB"/>
          <w14:ligatures w14:val="none"/>
        </w:rPr>
        <w:t>λιθίου</w:t>
      </w:r>
      <w:proofErr w:type="spellEnd"/>
      <w:r w:rsidRPr="00021283">
        <w:rPr>
          <w:rFonts w:eastAsia="Times New Roman" w:cstheme="minorHAnsi"/>
          <w:kern w:val="0"/>
          <w:lang w:eastAsia="en-GB"/>
          <w14:ligatures w14:val="none"/>
        </w:rPr>
        <w:t xml:space="preserve">» στις χώρες Χιλή, Βολιβία και Αργεντινή. Η διαδρομή αυτή είναι σοβαρή απειλή για τα έσοδα του Παναμά, καθώς υπολογίζεται να μειώσει κατά 2 εβδομάδες τον χρόνο μεταφοράς και να μειώσει το κόστος ανά κοντέινερ κατά $1.000. </w:t>
      </w:r>
    </w:p>
    <w:p w14:paraId="261C197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F08E4D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Β) Κολομβία: Η σιδηροδρομική γραμμή της Κολομβίας από το λιμάνι </w:t>
      </w:r>
      <w:proofErr w:type="spellStart"/>
      <w:r w:rsidRPr="00021283">
        <w:rPr>
          <w:rFonts w:eastAsia="Times New Roman" w:cstheme="minorHAnsi"/>
          <w:kern w:val="0"/>
          <w:lang w:val="en-US" w:eastAsia="en-GB"/>
          <w14:ligatures w14:val="none"/>
        </w:rPr>
        <w:t>Cupica</w:t>
      </w:r>
      <w:proofErr w:type="spellEnd"/>
      <w:r w:rsidRPr="00021283">
        <w:rPr>
          <w:rFonts w:eastAsia="Times New Roman" w:cstheme="minorHAnsi"/>
          <w:kern w:val="0"/>
          <w:lang w:eastAsia="en-GB"/>
          <w14:ligatures w14:val="none"/>
        </w:rPr>
        <w:t xml:space="preserve"> στο λιμάνι </w:t>
      </w:r>
      <w:proofErr w:type="spellStart"/>
      <w:r w:rsidRPr="00021283">
        <w:rPr>
          <w:rFonts w:eastAsia="Times New Roman" w:cstheme="minorHAnsi"/>
          <w:kern w:val="0"/>
          <w:lang w:val="en-US" w:eastAsia="en-GB"/>
          <w14:ligatures w14:val="none"/>
        </w:rPr>
        <w:t>Uraba</w:t>
      </w:r>
      <w:proofErr w:type="spellEnd"/>
      <w:r w:rsidRPr="00021283">
        <w:rPr>
          <w:rFonts w:eastAsia="Times New Roman" w:cstheme="minorHAnsi"/>
          <w:kern w:val="0"/>
          <w:lang w:eastAsia="en-GB"/>
          <w14:ligatures w14:val="none"/>
        </w:rPr>
        <w:t>. Έ</w:t>
      </w:r>
      <w:r w:rsidRPr="00FA713D">
        <w:rPr>
          <w:rFonts w:eastAsia="Times New Roman" w:cstheme="minorHAnsi"/>
          <w:kern w:val="0"/>
          <w:lang w:eastAsia="en-GB"/>
          <w14:ligatures w14:val="none"/>
        </w:rPr>
        <w:t>ν</w:t>
      </w:r>
      <w:r w:rsidRPr="00021283">
        <w:rPr>
          <w:rFonts w:eastAsia="Times New Roman" w:cstheme="minorHAnsi"/>
          <w:kern w:val="0"/>
          <w:lang w:eastAsia="en-GB"/>
          <w14:ligatures w14:val="none"/>
        </w:rPr>
        <w:t>α έργο περίπου 10</w:t>
      </w:r>
      <w:r>
        <w:rPr>
          <w:rFonts w:eastAsia="Times New Roman" w:cstheme="minorHAnsi"/>
          <w:kern w:val="0"/>
          <w:lang w:eastAsia="en-GB"/>
          <w14:ligatures w14:val="none"/>
        </w:rPr>
        <w:t xml:space="preserve"> δισ. </w:t>
      </w:r>
      <w:r w:rsidRPr="00021283">
        <w:rPr>
          <w:rFonts w:eastAsia="Times New Roman" w:cstheme="minorHAnsi"/>
          <w:kern w:val="0"/>
          <w:lang w:eastAsia="en-GB"/>
          <w14:ligatures w14:val="none"/>
        </w:rPr>
        <w:t xml:space="preserve">που δεν έχει ξεκινήσει, αλλά εάν υλοποιηθεί, θα μπορεί να παρακάμπτει  τη Διώρυγα του Παναμά, με τα πλοία να εκφορτώνουν φορτίο στη μία ακτή, τα τρένα να το μεταφέρουν 240 χιλιόμετρα στην άλλη πλευρά για να το φορτώσουν σε άλλο πλοίο στον Ατλαντικό Ωκεανό. Η μεταφορική ικανότητα θα είναι 300.000 κοντέινερ ετησίως. </w:t>
      </w:r>
    </w:p>
    <w:p w14:paraId="3340997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504C90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458D3EA" w14:textId="77777777" w:rsidR="00972BF3" w:rsidRPr="00021283" w:rsidRDefault="00972BF3" w:rsidP="00972BF3">
      <w:pPr>
        <w:spacing w:after="120" w:line="280" w:lineRule="exact"/>
        <w:jc w:val="both"/>
        <w:rPr>
          <w:rFonts w:cstheme="minorHAnsi"/>
        </w:rPr>
      </w:pPr>
      <w:r w:rsidRPr="00021283">
        <w:rPr>
          <w:rFonts w:cstheme="minorHAnsi"/>
        </w:rPr>
        <w:t xml:space="preserve">Γ) </w:t>
      </w:r>
      <w:r w:rsidRPr="00021283">
        <w:rPr>
          <w:rFonts w:cstheme="minorHAnsi"/>
          <w:lang w:val="en-US"/>
        </w:rPr>
        <w:t>Nicaragua</w:t>
      </w:r>
      <w:r w:rsidRPr="00021283">
        <w:rPr>
          <w:rFonts w:cstheme="minorHAnsi"/>
        </w:rPr>
        <w:t xml:space="preserve"> </w:t>
      </w:r>
      <w:r w:rsidRPr="00021283">
        <w:rPr>
          <w:rFonts w:cstheme="minorHAnsi"/>
          <w:lang w:val="en-US"/>
        </w:rPr>
        <w:t>mega</w:t>
      </w:r>
      <w:r w:rsidRPr="00021283">
        <w:rPr>
          <w:rFonts w:cstheme="minorHAnsi"/>
        </w:rPr>
        <w:t>-</w:t>
      </w:r>
      <w:r w:rsidRPr="00021283">
        <w:rPr>
          <w:rFonts w:cstheme="minorHAnsi"/>
          <w:lang w:val="en-US"/>
        </w:rPr>
        <w:t>canal</w:t>
      </w:r>
      <w:r w:rsidRPr="00021283">
        <w:rPr>
          <w:rFonts w:cstheme="minorHAnsi"/>
        </w:rPr>
        <w:t xml:space="preserve">. Υπάρχουν προτάσεις για την κατασκευή μιας διώρυγας μέσω της Νικαράγουας από πολύ παλιά. Η γεωγραφία της περιοχής θεωρητικά ευνοεί την υλοποίηση του έργου, κυρίως λόγω της παρουσίας της Λίμνης Νικαράγουα. Στα δυτικά της λίμνης υπάρχει ένας στενός ισθμός με πλάτος περίπου 19 χιλιόμετρα, ενώ στα ανατολικά της λίμνης υπάρχει ένας ελαφρώς ευρύτερος ισθμός με πλάτος περίπου 100 χιλιόμετρα. Συνδυάζοντας αυτές τις δύο περιοχές, η διώρυγα θα έχει μήκος περίπου 280 χιλιομέτρων, παρέχοντας μια νέα σύνδεση μεταξύ του λιμανιού </w:t>
      </w:r>
      <w:r w:rsidRPr="00021283">
        <w:rPr>
          <w:rFonts w:cstheme="minorHAnsi"/>
          <w:lang w:val="en-US"/>
        </w:rPr>
        <w:t>Puerto</w:t>
      </w:r>
      <w:r w:rsidRPr="00021283">
        <w:rPr>
          <w:rFonts w:cstheme="minorHAnsi"/>
        </w:rPr>
        <w:t xml:space="preserve"> </w:t>
      </w:r>
      <w:r w:rsidRPr="00021283">
        <w:rPr>
          <w:rFonts w:cstheme="minorHAnsi"/>
          <w:lang w:val="en-US"/>
        </w:rPr>
        <w:t>de</w:t>
      </w:r>
      <w:r w:rsidRPr="00021283">
        <w:rPr>
          <w:rFonts w:cstheme="minorHAnsi"/>
        </w:rPr>
        <w:t xml:space="preserve"> </w:t>
      </w:r>
      <w:proofErr w:type="spellStart"/>
      <w:r w:rsidRPr="00021283">
        <w:rPr>
          <w:rFonts w:cstheme="minorHAnsi"/>
          <w:lang w:val="en-US"/>
        </w:rPr>
        <w:t>Bluefields</w:t>
      </w:r>
      <w:proofErr w:type="spellEnd"/>
      <w:r w:rsidRPr="00021283">
        <w:rPr>
          <w:rFonts w:cstheme="minorHAnsi"/>
        </w:rPr>
        <w:t xml:space="preserve"> του Ατλαντικού και του λιμανιού </w:t>
      </w:r>
      <w:r w:rsidRPr="00021283">
        <w:rPr>
          <w:rFonts w:cstheme="minorHAnsi"/>
          <w:lang w:val="en-US"/>
        </w:rPr>
        <w:t>Puerto</w:t>
      </w:r>
      <w:r w:rsidRPr="00021283">
        <w:rPr>
          <w:rFonts w:cstheme="minorHAnsi"/>
        </w:rPr>
        <w:t xml:space="preserve"> </w:t>
      </w:r>
      <w:proofErr w:type="spellStart"/>
      <w:r w:rsidRPr="00021283">
        <w:rPr>
          <w:rFonts w:cstheme="minorHAnsi"/>
          <w:lang w:val="en-US"/>
        </w:rPr>
        <w:t>Corinto</w:t>
      </w:r>
      <w:proofErr w:type="spellEnd"/>
      <w:r>
        <w:t xml:space="preserve"> του Ειρηνικού Ωκεανού. Υπολογίζεται ότι το κόστος κατασκευής θα φθάσει τα 60-70 </w:t>
      </w:r>
      <w:del w:id="30" w:author="ProofreadAI" w:date="2026-02-22T16:05:04Z">
        <w:r>
          <w:delText xml:space="preserve">δισ..</w:delText>
        </w:r>
      </w:del>
      <w:ins w:id="31" w:author="ProofreadAI" w:date="2026-02-22T16:05:04Z">
        <w:r>
          <w:t xml:space="preserve">δισ.</w:t>
        </w:r>
      </w:ins>
      <w:r>
        <w:t xml:space="preserve"> </w:t>
      </w:r>
    </w:p>
    <w:p w14:paraId="7EC66F27"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Η κυβέρνηση της Νικαράγουας το 2013 ανέθεσε στην κινεζική </w:t>
      </w:r>
      <w:del w:id="32" w:author="ProofreadAI" w:date="2026-02-22T16:05:04Z">
        <w:r>
          <w:delText xml:space="preserve">εταιρία</w:delText>
        </w:r>
      </w:del>
      <w:ins w:id="33" w:author="ProofreadAI" w:date="2026-02-22T16:05:04Z">
        <w:r>
          <w:t xml:space="preserve">εταιρεία</w:t>
        </w:r>
      </w:ins>
      <w:r>
        <w:t xml:space="preserve"> </w:t>
      </w:r>
      <w:r w:rsidRPr="00021283">
        <w:rPr>
          <w:rFonts w:eastAsia="Times New Roman" w:cstheme="minorHAnsi"/>
          <w:kern w:val="0"/>
          <w:lang w:val="en-US" w:eastAsia="en-GB"/>
          <w14:ligatures w14:val="none"/>
        </w:rPr>
        <w:t>Hong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Kong</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Nicaragua</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Canal</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Development</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Company</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HKND</w:t>
      </w:r>
      <w:r w:rsidRPr="00021283">
        <w:rPr>
          <w:rFonts w:eastAsia="Times New Roman" w:cstheme="minorHAnsi"/>
          <w:kern w:val="0"/>
          <w:lang w:eastAsia="en-GB"/>
          <w14:ligatures w14:val="none"/>
        </w:rPr>
        <w:t>) να κατασκευάσει τη διώρυγα και της επέτρεψε να είναι ο μοναδικός διαχειριστής της διώρυγας για 50 χρόνια, με την επιλογή παράτασης της εντολής για άλλα 50 χρόνια.</w:t>
      </w:r>
    </w:p>
    <w:p w14:paraId="1DA31F62"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Το έργο ποτέ δεν κατάφερε να προχωρήσει, καθώς οι περιβαλλοντικές μελέτες σκοπιμότητας έδειξαν ότι το έργο θα μπορούσε να εισάγει αλμυρό νερό στη Λίμνη Νικαράγουα και να καταστρέψει τη μεγαλύτερη πηγή φρέσκου νερού που υπάρχει στην Κεντρική Αμερική. Οι αγρότες ξεσηκώθηκαν και αρνήθηκαν να τους απαλλοτριώσουν τη γη τους. Ο </w:t>
      </w:r>
      <w:del w:id="34" w:author="ProofreadAI" w:date="2026-02-22T16:05:04Z">
        <w:r>
          <w:delText xml:space="preserve">κινέζος</w:delText>
        </w:r>
      </w:del>
      <w:ins w:id="35" w:author="ProofreadAI" w:date="2026-02-22T16:05:04Z">
        <w:r>
          <w:t xml:space="preserve">Κινέζος</w:t>
        </w:r>
      </w:ins>
      <w:r>
        <w:t xml:space="preserve"> επενδυτής χρεοκόπησε και η εταιρεία του έχασε πάνω από το 90% της αξίας της. </w:t>
      </w:r>
    </w:p>
    <w:p w14:paraId="15F7C1F4"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αυταρχικός ηγέτης Ντάνιελ </w:t>
      </w:r>
      <w:proofErr w:type="spellStart"/>
      <w:r w:rsidRPr="00021283">
        <w:rPr>
          <w:rFonts w:eastAsia="Times New Roman" w:cstheme="minorHAnsi"/>
          <w:kern w:val="0"/>
          <w:lang w:eastAsia="en-GB"/>
          <w14:ligatures w14:val="none"/>
        </w:rPr>
        <w:t>Ορτέγκα</w:t>
      </w:r>
      <w:proofErr w:type="spellEnd"/>
      <w:r w:rsidRPr="00021283">
        <w:rPr>
          <w:rFonts w:eastAsia="Times New Roman" w:cstheme="minorHAnsi"/>
          <w:kern w:val="0"/>
          <w:lang w:eastAsia="en-GB"/>
          <w14:ligatures w14:val="none"/>
        </w:rPr>
        <w:t xml:space="preserve"> συνεχίζει να υπόσχεται το έργο στην χώρα του, η οποία βρίθει από οικονομική αναποτελεσματικότητα και διαφθορά. </w:t>
      </w:r>
    </w:p>
    <w:p w14:paraId="5CD86ED4"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62095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Δ) Μεξικό. Στο Μεξικό το νέο έργο σιδηροδρόμου  που ονομάζεται Διάδρομος Δια-</w:t>
      </w:r>
      <w:proofErr w:type="spellStart"/>
      <w:r w:rsidRPr="00021283">
        <w:rPr>
          <w:rFonts w:eastAsia="Times New Roman" w:cstheme="minorHAnsi"/>
          <w:kern w:val="0"/>
          <w:lang w:eastAsia="en-GB"/>
          <w14:ligatures w14:val="none"/>
        </w:rPr>
        <w:t>Ωκεανικός</w:t>
      </w:r>
      <w:proofErr w:type="spellEnd"/>
      <w:r w:rsidRPr="00021283">
        <w:rPr>
          <w:rFonts w:eastAsia="Times New Roman" w:cstheme="minorHAnsi"/>
          <w:kern w:val="0"/>
          <w:lang w:eastAsia="en-GB"/>
          <w14:ligatures w14:val="none"/>
        </w:rPr>
        <w:t xml:space="preserve"> του Μεξικού, με τα  λιμάνια C</w:t>
      </w:r>
      <w:proofErr w:type="spellStart"/>
      <w:r w:rsidRPr="00021283">
        <w:rPr>
          <w:rFonts w:eastAsia="Times New Roman" w:cstheme="minorHAnsi"/>
          <w:kern w:val="0"/>
          <w:lang w:val="en-US" w:eastAsia="en-GB"/>
          <w14:ligatures w14:val="none"/>
        </w:rPr>
        <w:t>oatzacoalcos</w:t>
      </w:r>
      <w:proofErr w:type="spellEnd"/>
      <w:r w:rsidRPr="00021283">
        <w:rPr>
          <w:rFonts w:eastAsia="Times New Roman" w:cstheme="minorHAnsi"/>
          <w:kern w:val="0"/>
          <w:lang w:eastAsia="en-GB"/>
          <w14:ligatures w14:val="none"/>
        </w:rPr>
        <w:t xml:space="preserve">και </w:t>
      </w:r>
      <w:proofErr w:type="spellStart"/>
      <w:r w:rsidRPr="00021283">
        <w:rPr>
          <w:rFonts w:eastAsia="Times New Roman" w:cstheme="minorHAnsi"/>
          <w:kern w:val="0"/>
          <w:lang w:eastAsia="en-GB"/>
          <w14:ligatures w14:val="none"/>
        </w:rPr>
        <w:t>Sali</w:t>
      </w:r>
      <w:r w:rsidRPr="00021283">
        <w:rPr>
          <w:rFonts w:eastAsia="Times New Roman" w:cstheme="minorHAnsi"/>
          <w:kern w:val="0"/>
          <w:lang w:val="en-US" w:eastAsia="en-GB"/>
          <w14:ligatures w14:val="none"/>
        </w:rPr>
        <w:t>na</w:t>
      </w:r>
      <w:proofErr w:type="spellEnd"/>
      <w:r w:rsidRPr="00FA713D">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Cru</w:t>
      </w:r>
      <w:r w:rsidRPr="00021283">
        <w:rPr>
          <w:rFonts w:eastAsia="Times New Roman" w:cstheme="minorHAnsi"/>
          <w:kern w:val="0"/>
          <w:lang w:eastAsia="en-GB"/>
          <w14:ligatures w14:val="none"/>
        </w:rPr>
        <w:t>z</w:t>
      </w:r>
      <w:r w:rsidRPr="00FA713D">
        <w:rPr>
          <w:rFonts w:eastAsia="Times New Roman" w:cstheme="minorHAnsi"/>
          <w:kern w:val="0"/>
          <w:lang w:eastAsia="en-GB"/>
          <w14:ligatures w14:val="none"/>
        </w:rPr>
        <w:t>, πο</w:t>
      </w:r>
      <w:r>
        <w:t xml:space="preserve">υ βρίσκονται στα δύο άκρα των ωκεανών σε απόσταση 192 χιλιομέτρων.  Το έργο θα ολοκληρωθεί  στην πλήρη του μορφή το 2030 με επένδυση κοντά στα 7,5 </w:t>
      </w:r>
      <w:del w:id="36" w:author="ProofreadAI" w:date="2026-02-22T16:05:04Z">
        <w:r>
          <w:delText xml:space="preserve">δισ..</w:delText>
        </w:r>
      </w:del>
      <w:ins w:id="37" w:author="ProofreadAI" w:date="2026-02-22T16:05:04Z">
        <w:r>
          <w:t xml:space="preserve">δισ.</w:t>
        </w:r>
      </w:ins>
      <w:r>
        <w:t xml:space="preserve"> Θα μπορεί να μεταφέρει σιδηροδρομικώς 1,4 εκατομμύρια κοντέινερ κατά έτος. </w:t>
      </w:r>
    </w:p>
    <w:p w14:paraId="5B23A56B"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018DE64C"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Ε) Ονδούρα. Η Ονδούρα σχεδιάζει να συνδέσει σιδηροδρομικά τους  δυο Ωκεανούς με τα λιμάνια </w:t>
      </w:r>
      <w:proofErr w:type="spellStart"/>
      <w:r w:rsidRPr="00021283">
        <w:rPr>
          <w:rFonts w:eastAsia="Times New Roman" w:cstheme="minorHAnsi"/>
          <w:kern w:val="0"/>
          <w:lang w:val="en-US" w:eastAsia="en-GB"/>
          <w14:ligatures w14:val="none"/>
        </w:rPr>
        <w:t>Amapala</w:t>
      </w:r>
      <w:proofErr w:type="spellEnd"/>
      <w:r w:rsidRPr="00021283">
        <w:rPr>
          <w:rFonts w:eastAsia="Times New Roman" w:cstheme="minorHAnsi"/>
          <w:kern w:val="0"/>
          <w:lang w:eastAsia="en-GB"/>
          <w14:ligatures w14:val="none"/>
        </w:rPr>
        <w:t xml:space="preserve"> του </w:t>
      </w:r>
      <w:r w:rsidRPr="00021283">
        <w:rPr>
          <w:rFonts w:eastAsia="Times New Roman" w:cstheme="minorHAnsi"/>
          <w:kern w:val="0"/>
          <w:lang w:val="en-US" w:eastAsia="en-GB"/>
          <w14:ligatures w14:val="none"/>
        </w:rPr>
        <w:t>Puerto</w:t>
      </w:r>
      <w:r w:rsidRPr="00021283">
        <w:rPr>
          <w:rFonts w:eastAsia="Times New Roman" w:cstheme="minorHAnsi"/>
          <w:kern w:val="0"/>
          <w:lang w:eastAsia="en-GB"/>
          <w14:ligatures w14:val="none"/>
        </w:rPr>
        <w:t xml:space="preserve"> </w:t>
      </w:r>
      <w:r w:rsidRPr="00021283">
        <w:rPr>
          <w:rFonts w:eastAsia="Times New Roman" w:cstheme="minorHAnsi"/>
          <w:kern w:val="0"/>
          <w:lang w:val="en-US" w:eastAsia="en-GB"/>
          <w14:ligatures w14:val="none"/>
        </w:rPr>
        <w:t>Cortes</w:t>
      </w:r>
      <w:r w:rsidRPr="00021283">
        <w:rPr>
          <w:rFonts w:eastAsia="Times New Roman" w:cstheme="minorHAnsi"/>
          <w:kern w:val="0"/>
          <w:lang w:eastAsia="en-GB"/>
          <w14:ligatures w14:val="none"/>
        </w:rPr>
        <w:t xml:space="preserve"> και υπολογίζει την κατασκευή σε περίπου 10-15 έτη με μεταφορική ικανότητα περίπου 3,5 εκ. κοντέινερ ετησίως. </w:t>
      </w:r>
    </w:p>
    <w:p w14:paraId="3BC89EB7"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A7DB9A9"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64484BE7"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Η απειλή του Ντόναλντ </w:t>
      </w:r>
      <w:proofErr w:type="spellStart"/>
      <w:r w:rsidRPr="00021283">
        <w:rPr>
          <w:rFonts w:eastAsia="Times New Roman" w:cstheme="minorHAnsi"/>
          <w:kern w:val="0"/>
          <w:lang w:eastAsia="en-GB"/>
          <w14:ligatures w14:val="none"/>
        </w:rPr>
        <w:t>Τραμπ</w:t>
      </w:r>
      <w:proofErr w:type="spellEnd"/>
      <w:r>
        <w:t xml:space="preserve"> να ανακαταλάβει τη διώρυγα από τον </w:t>
      </w:r>
      <w:del w:id="38" w:author="ProofreadAI" w:date="2026-02-22T16:05:04Z">
        <w:r>
          <w:delText xml:space="preserve">Παναμά,</w:delText>
        </w:r>
      </w:del>
      <w:ins w:id="39" w:author="ProofreadAI" w:date="2026-02-22T16:05:04Z">
        <w:r>
          <w:t xml:space="preserve">Παναμά</w:t>
        </w:r>
      </w:ins>
      <w:r>
        <w:t xml:space="preserve"> δεν είναι απλώς μια πολιτική δήλωση, αλλά υποδηλώνει βαθύτερες φιλοδοξίες και στρατηγικούς στόχους, που ξεπερνούν τα όρια της σχέσης ΗΠΑ-Παναμά. </w:t>
      </w:r>
    </w:p>
    <w:p w14:paraId="4494D002"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Για τις Ηνωμένες Πολιτείες, η διώρυγα είναι ουσιώδης για τη διασφάλιση της ασφαλούς και ανεμπόδιστης διέλευσης αγαθών, ειδικά σε περιόδους αυξανόμενου εμπορικού ανταγωνισμού με δυνάμεις όπως η Κίνα. Η Αμερική, όπως και στο παρελθόν, βλέπει τη στρατηγική θέση της διώρυγας ως αναπόσπαστο μέρος της δικής της ασφάλειας και επιρροής στο δυτικό ημισφαίριο. </w:t>
      </w:r>
    </w:p>
    <w:p w14:paraId="1BFCB691"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8F4AA59" w14:textId="77777777" w:rsidR="00972BF3" w:rsidRPr="00021283" w:rsidRDefault="00972BF3" w:rsidP="00972BF3">
      <w:pPr>
        <w:spacing w:after="120" w:line="280" w:lineRule="exact"/>
        <w:jc w:val="both"/>
        <w:rPr>
          <w:rFonts w:eastAsia="Times New Roman" w:cstheme="minorHAnsi"/>
          <w:kern w:val="0"/>
          <w:lang w:eastAsia="en-GB"/>
          <w14:ligatures w14:val="none"/>
        </w:rPr>
      </w:pPr>
      <w:r>
        <w:t xml:space="preserve">Η Κίνα διαχειρίζεται ήδη τα δύο από τα πέντε λιμάνια στην είσοδο και στην έξοδο της διώρυγας του Παναμά. Το 2016 ο Παναμάς παρέδωσε το νησί Μαργαρίτα στον Ατλαντικό  </w:t>
      </w:r>
      <w:del w:id="40" w:author="ProofreadAI" w:date="2026-02-22T16:05:04Z">
        <w:r>
          <w:delText xml:space="preserve">έναντι 1 δισ. δολάρια</w:delText>
        </w:r>
      </w:del>
      <w:ins w:id="41" w:author="ProofreadAI" w:date="2026-02-22T16:05:04Z">
        <w:r>
          <w:t xml:space="preserve">έναντι 1 δισ. δολαρίων</w:t>
        </w:r>
      </w:ins>
      <w:r>
        <w:t xml:space="preserve"> για να κατασκευάσει ακόμα ένα τεράστιο βαθύ λιμάνι και εισήλθε στον κινεζικό δρόμο του  μεταξιού. Επίσης διαχειρίζεται και τα δύο παραπάνω λιμάνια της Ονδούρας και κατασκευάζει και εκσυγχρονίζει τα σιδηροδρομικά τους δίκτυα και τις εγκαταστάσεις των λιμανιών. </w:t>
      </w:r>
    </w:p>
    <w:p w14:paraId="6D37F1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41146F"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Οι διάδρομοι Ονδούρας, Μεξικού και Κολομβίας συνολικά θα έχουν μεταφορική ικανότητα (3,6+1,4+0,3) 5,3 εκ. κοντέινερ ετησίως, αρκετά χαμηλότερα από τα 8 εκ. που μεταφέρει το κανάλι του Παναμά υπό κανονική λειτουργία. Η μόνη πραγματική απειλή για τον Παναμά θα μπορούσε να προέλθει από το κανάλι της Νικαράγουας εάν ποτέ κατασκευαστεί.</w:t>
      </w:r>
    </w:p>
    <w:p w14:paraId="59B9B213"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43F1753E"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Τα σχόλια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που υπονοούν ενδεχόμενη ανάκτηση της διώρυγας πρέπει να αναλυθούν στο πλαίσιο μιας ευρύτερης στρατηγικής. Με την Κίνα να επενδύει ολοένα και περισσότερο σε παγκόσμιες υποδομές και να διεκδικεί στρατηγική παρουσία στην περιοχή, η αναφορά του </w:t>
      </w:r>
      <w:proofErr w:type="spellStart"/>
      <w:r w:rsidRPr="00021283">
        <w:rPr>
          <w:rFonts w:eastAsia="Times New Roman" w:cstheme="minorHAnsi"/>
          <w:kern w:val="0"/>
          <w:lang w:eastAsia="en-GB"/>
          <w14:ligatures w14:val="none"/>
        </w:rPr>
        <w:t>Τραμπ</w:t>
      </w:r>
      <w:proofErr w:type="spellEnd"/>
      <w:r w:rsidRPr="00021283">
        <w:rPr>
          <w:rFonts w:eastAsia="Times New Roman" w:cstheme="minorHAnsi"/>
          <w:kern w:val="0"/>
          <w:lang w:eastAsia="en-GB"/>
          <w14:ligatures w14:val="none"/>
        </w:rPr>
        <w:t xml:space="preserve"> ενδέχεται να λειτουργεί ως σήμα πρόθεσης προς τον Παναμά και άλλους συμμάχους της περιοχής, πως οι ΗΠΑ δεν θα επιτρέψουν σε καμία </w:t>
      </w:r>
      <w:proofErr w:type="spellStart"/>
      <w:r w:rsidRPr="00021283">
        <w:rPr>
          <w:rFonts w:eastAsia="Times New Roman" w:cstheme="minorHAnsi"/>
          <w:kern w:val="0"/>
          <w:lang w:eastAsia="en-GB"/>
          <w14:ligatures w14:val="none"/>
        </w:rPr>
        <w:t>εξωηπειρωτική</w:t>
      </w:r>
      <w:proofErr w:type="spellEnd"/>
      <w:r w:rsidRPr="00021283">
        <w:rPr>
          <w:rFonts w:eastAsia="Times New Roman" w:cstheme="minorHAnsi"/>
          <w:kern w:val="0"/>
          <w:lang w:eastAsia="en-GB"/>
          <w14:ligatures w14:val="none"/>
        </w:rPr>
        <w:t xml:space="preserve"> δύναμη να αποκτήσει έλεγχο ή επιρροή στη διώρυγα.</w:t>
      </w:r>
    </w:p>
    <w:p w14:paraId="212BAC6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2381E64D"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Από την πλευρά του, ο Παναμάς εξαρτάται οικονομικά από τη διώρυγα, που αποτελεί τη σημαντικότερη πηγή εσόδων του κράτους. Ως κυρίαρχη οντότητα, ο Παναμάς έχει κάθε λόγο να διατηρεί τον έλεγχο της διώρυγας εντός των συνόρων του, ενώ παράλληλα αξιοποιεί τη στρατηγική της θέση για την ενίσχυση της οικονομίας του. Παρά τις προτάσεις για εναλλακτικές διαδρομές μέσω του Μεξικού, της Νικαράγουας ή της Κολομβίας, η υφιστάμενη υποδομή της διώρυγας του Παναμά καθιστά τη χώρα ασυναγώνιστο εταίρο για τις ΗΠΑ σε μια διώρυγα που ήδη λειτουργεί και μπορεί να περάσει ο στόλος τους εάν χρειαστεί.</w:t>
      </w:r>
    </w:p>
    <w:p w14:paraId="496CED9E"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72E49179" w14:textId="77777777" w:rsidR="00972BF3" w:rsidRPr="00021283" w:rsidRDefault="00972BF3" w:rsidP="00972BF3">
      <w:pPr>
        <w:spacing w:after="120" w:line="280" w:lineRule="exact"/>
        <w:jc w:val="both"/>
        <w:rPr>
          <w:rFonts w:eastAsia="Times New Roman" w:cstheme="minorHAnsi"/>
          <w:kern w:val="0"/>
          <w:lang w:eastAsia="en-GB"/>
          <w14:ligatures w14:val="none"/>
        </w:rPr>
      </w:pPr>
      <w:r w:rsidRPr="00021283">
        <w:rPr>
          <w:rFonts w:eastAsia="Times New Roman" w:cstheme="minorHAnsi"/>
          <w:kern w:val="0"/>
          <w:lang w:eastAsia="en-GB"/>
          <w14:ligatures w14:val="none"/>
        </w:rPr>
        <w:t xml:space="preserve">Ο Παναμάς, όμως, δεν είναι απλώς εξαρτώμενος από τις ΗΠΑ. Έχει δείξει την πρόθεσή του να συνεργαστεί με δυνάμεις όπως η Κίνα, που αποτελούν ισχυρούς εμπορικούς εταίρους. Αυτό ενισχύει την ανάγκη των Ηνωμένων Πολιτειών να </w:t>
      </w:r>
      <w:r w:rsidRPr="00021283">
        <w:rPr>
          <w:rFonts w:eastAsia="Times New Roman" w:cstheme="minorHAnsi"/>
          <w:kern w:val="0"/>
          <w:lang w:eastAsia="en-GB"/>
          <w14:ligatures w14:val="none"/>
        </w:rPr>
        <w:lastRenderedPageBreak/>
        <w:t>διατηρήσουν την επιρροή τους στη χώρα, αποτρέποντας ταυτόχρονα οποιαδήποτε άλλη δύναμη από το να αποκτήσει πρόσβαση σε αυτή τη στρατηγική τοποθεσία.</w:t>
      </w:r>
    </w:p>
    <w:p w14:paraId="45ADCF4F"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37F6E962"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6642CB8" w14:textId="77777777" w:rsidR="00972BF3" w:rsidRPr="00021283" w:rsidRDefault="00972BF3" w:rsidP="00972BF3">
      <w:pPr>
        <w:spacing w:after="120" w:line="280" w:lineRule="exact"/>
        <w:jc w:val="both"/>
        <w:rPr>
          <w:rFonts w:eastAsia="Times New Roman" w:cstheme="minorHAnsi"/>
          <w:kern w:val="0"/>
          <w:lang w:eastAsia="en-GB"/>
          <w14:ligatures w14:val="none"/>
        </w:rPr>
      </w:pPr>
    </w:p>
    <w:p w14:paraId="1C1459B3" w14:textId="77777777" w:rsidR="00972BF3" w:rsidRPr="00021283" w:rsidRDefault="00972BF3" w:rsidP="00972BF3">
      <w:pPr>
        <w:spacing w:after="120" w:line="280" w:lineRule="exact"/>
        <w:jc w:val="both"/>
        <w:rPr>
          <w:rFonts w:cstheme="minorHAnsi"/>
        </w:rPr>
      </w:pPr>
    </w:p>
    <w:p w14:paraId="53C1ED1C" w14:textId="77777777" w:rsidR="00972BF3" w:rsidRPr="00021283" w:rsidRDefault="00972BF3" w:rsidP="00972BF3">
      <w:pPr>
        <w:spacing w:after="120" w:line="280" w:lineRule="exact"/>
        <w:jc w:val="both"/>
        <w:rPr>
          <w:rFonts w:cstheme="minorHAnsi"/>
        </w:rPr>
      </w:pPr>
    </w:p>
    <w:p w14:paraId="51B23725" w14:textId="77777777" w:rsidR="00972BF3" w:rsidRPr="00021283" w:rsidRDefault="00972BF3" w:rsidP="00972BF3">
      <w:pPr>
        <w:spacing w:after="120" w:line="280" w:lineRule="exact"/>
        <w:rPr>
          <w:rFonts w:cstheme="minorHAnsi"/>
          <w:b/>
          <w:bCs/>
        </w:rPr>
      </w:pPr>
      <w:r w:rsidRPr="00021283">
        <w:rPr>
          <w:rFonts w:cstheme="minorHAnsi"/>
          <w:b/>
          <w:bCs/>
        </w:rPr>
        <w:br w:type="page"/>
      </w:r>
    </w:p>
    <w:p w14:paraId="3CFA5677" w14:textId="77777777" w:rsidR="00972BF3" w:rsidRPr="00021283" w:rsidRDefault="00972BF3" w:rsidP="00972BF3">
      <w:pPr>
        <w:spacing w:after="120" w:line="280" w:lineRule="exact"/>
        <w:jc w:val="center"/>
        <w:rPr>
          <w:rFonts w:cstheme="minorHAnsi"/>
          <w:b/>
          <w:bCs/>
        </w:rPr>
      </w:pPr>
      <w:r w:rsidRPr="00021283">
        <w:rPr>
          <w:rFonts w:cstheme="minorHAnsi"/>
          <w:b/>
          <w:bCs/>
        </w:rPr>
        <w:lastRenderedPageBreak/>
        <w:t>Η Γεωργία ως Πηγή Ανατρεπτικής Καινοτομίας</w:t>
      </w:r>
    </w:p>
    <w:p w14:paraId="6AD3ECC4" w14:textId="77777777" w:rsidR="00972BF3" w:rsidRPr="00021283" w:rsidRDefault="00972BF3" w:rsidP="00972BF3">
      <w:pPr>
        <w:spacing w:after="120" w:line="280" w:lineRule="exact"/>
        <w:jc w:val="center"/>
        <w:rPr>
          <w:rFonts w:cstheme="minorHAnsi"/>
          <w:color w:val="000000" w:themeColor="text1"/>
        </w:rPr>
      </w:pPr>
      <w:proofErr w:type="spellStart"/>
      <w:r w:rsidRPr="00021283">
        <w:rPr>
          <w:rFonts w:cstheme="minorHAnsi"/>
          <w:color w:val="000000" w:themeColor="text1"/>
        </w:rPr>
        <w:t>Ατσαλάκη</w:t>
      </w:r>
      <w:proofErr w:type="spellEnd"/>
      <w:r>
        <w:t xml:space="preserve"> Ιωάννα</w:t>
      </w:r>
      <w:del w:id="42" w:author="ProofreadAI" w:date="2026-02-22T16:05:04Z">
        <w:r>
          <w:delText xml:space="preserve"> ,</w:delText>
        </w:r>
      </w:del>
      <w:ins w:id="43" w:author="ProofreadAI" w:date="2026-02-22T16:05:04Z">
        <w:r>
          <w:t xml:space="preserve">,</w:t>
        </w:r>
      </w:ins>
      <w:r>
        <w:t xml:space="preserve"> Διδάσκουσα </w:t>
      </w:r>
    </w:p>
    <w:p w14:paraId="5F2F1DBA" w14:textId="77777777" w:rsidR="00972BF3" w:rsidRPr="00021283" w:rsidRDefault="00972BF3" w:rsidP="00972BF3">
      <w:pPr>
        <w:spacing w:after="120" w:line="280" w:lineRule="exact"/>
        <w:jc w:val="center"/>
        <w:rPr>
          <w:rFonts w:cstheme="minorHAnsi"/>
          <w:color w:val="000000" w:themeColor="text1"/>
        </w:rPr>
      </w:pPr>
      <w:r w:rsidRPr="00021283">
        <w:rPr>
          <w:rFonts w:cstheme="minorHAnsi"/>
          <w:color w:val="000000" w:themeColor="text1"/>
        </w:rPr>
        <w:t>Πολυτεχνείο Κρήτης, Εργαστήριο Ανάλυσης Δεδομένων και Πρόβλεψης</w:t>
      </w:r>
    </w:p>
    <w:p w14:paraId="2D945298" w14:textId="77777777" w:rsidR="00972BF3" w:rsidRPr="00021283" w:rsidRDefault="00972BF3" w:rsidP="00972BF3">
      <w:pPr>
        <w:spacing w:after="120" w:line="280" w:lineRule="exact"/>
        <w:jc w:val="both"/>
        <w:rPr>
          <w:rFonts w:cstheme="minorHAnsi"/>
        </w:rPr>
      </w:pPr>
    </w:p>
    <w:p w14:paraId="2E316BE2" w14:textId="77777777" w:rsidR="00972BF3" w:rsidRPr="00021283" w:rsidRDefault="00972BF3" w:rsidP="00972BF3">
      <w:pPr>
        <w:spacing w:after="120" w:line="280" w:lineRule="exact"/>
        <w:jc w:val="both"/>
        <w:rPr>
          <w:rFonts w:cstheme="minorHAnsi"/>
        </w:rPr>
      </w:pPr>
    </w:p>
    <w:p w14:paraId="39048EB3" w14:textId="77777777" w:rsidR="00972BF3" w:rsidRPr="00021283" w:rsidRDefault="00972BF3" w:rsidP="00972BF3">
      <w:pPr>
        <w:spacing w:after="120" w:line="280" w:lineRule="exact"/>
        <w:jc w:val="both"/>
        <w:rPr>
          <w:rFonts w:cstheme="minorHAnsi"/>
        </w:rPr>
      </w:pPr>
      <w:r>
        <w:t xml:space="preserve">Η γεωργία είναι ένας τομέας με θεμελιώδη σημασία για την επιβίωση και την ανάπτυξη της ανθρώπινης κοινωνίας. Ενώ συχνά θεωρείται παραδοσιακός τομέας, η γεωργία προσφέρει εξαιρετικές ευκαιρίες για την ανάπτυξη ανατρεπτικών καινοτομιών που μπορούν να αλλάξουν ριζικά τον τρόπο παραγωγής, διανομής και κατανάλωσης τροφίμων. Ανατρεπτικά προϊόντα από τη γεωργία μπορούν όχι μόνο να ενισχύσουν τη βιωσιμότητα αλλά και να συμβάλουν στην επίλυση σημαντικών παγκόσμιων προβλημάτων, όπως η πείνα, η κλιματική αλλαγή και η </w:t>
      </w:r>
      <w:del w:id="44" w:author="ProofreadAI" w:date="2026-02-22T16:05:04Z">
        <w:r>
          <w:delText xml:space="preserve">εξάντληση φυσικών πόρων</w:delText>
        </w:r>
      </w:del>
      <w:ins w:id="45" w:author="ProofreadAI" w:date="2026-02-22T16:05:04Z">
        <w:r>
          <w:t xml:space="preserve">εξάντληση των φυσικών πόρων</w:t>
        </w:r>
      </w:ins>
      <w:r>
        <w:t xml:space="preserve">.</w:t>
      </w:r>
    </w:p>
    <w:p w14:paraId="7EE33B72" w14:textId="77777777" w:rsidR="00972BF3" w:rsidRPr="00021283" w:rsidRDefault="00972BF3" w:rsidP="00972BF3">
      <w:pPr>
        <w:spacing w:after="120" w:line="280" w:lineRule="exact"/>
        <w:rPr>
          <w:rFonts w:cstheme="minorHAnsi"/>
        </w:rPr>
      </w:pPr>
    </w:p>
    <w:p w14:paraId="6E6C7D1F" w14:textId="77777777" w:rsidR="00972BF3" w:rsidRPr="00021283" w:rsidRDefault="00972BF3" w:rsidP="00972BF3">
      <w:pPr>
        <w:spacing w:after="120" w:line="280" w:lineRule="exact"/>
        <w:jc w:val="both"/>
        <w:rPr>
          <w:rFonts w:cstheme="minorHAnsi"/>
        </w:rPr>
      </w:pPr>
      <w:r>
        <w:t xml:space="preserve">Η ανατρεπτική καινοτομία ορίζεται ως εκείνη που δημιουργεί νέες αγορές ή ανατρέπει </w:t>
      </w:r>
      <w:del w:id="46" w:author="ProofreadAI" w:date="2026-02-22T16:05:04Z">
        <w:r>
          <w:delText xml:space="preserve">υπάρχουσες</w:delText>
        </w:r>
      </w:del>
      <w:ins w:id="47" w:author="ProofreadAI" w:date="2026-02-22T16:05:04Z">
        <w:r>
          <w:t xml:space="preserve">υφιστάμενες</w:t>
        </w:r>
      </w:ins>
      <w:r>
        <w:t xml:space="preserve">, εισάγοντας προϊόντα ή υπηρεσίες που είναι φθηνότερα, πιο απλά ή πιο προσιτά από τις υπάρχουσες επιλογές. Στη γεωργία, η ανατρεπτική καινοτομία μπορεί να λάβει τη μορφή νέων τεχνολογιών, διαδικασιών παραγωγής ή ακόμα και επιχειρηματικών μοντέλων που αλλάζουν τις παραδοσιακές πρακτικές.</w:t>
      </w:r>
    </w:p>
    <w:p w14:paraId="53090014" w14:textId="77777777" w:rsidR="00972BF3" w:rsidRPr="00021283" w:rsidRDefault="00972BF3" w:rsidP="00972BF3">
      <w:pPr>
        <w:spacing w:after="120" w:line="280" w:lineRule="exact"/>
        <w:rPr>
          <w:rFonts w:cstheme="minorHAnsi"/>
        </w:rPr>
      </w:pPr>
    </w:p>
    <w:p w14:paraId="1B54D5CF" w14:textId="77777777" w:rsidR="00972BF3" w:rsidRPr="00021283" w:rsidRDefault="00972BF3" w:rsidP="00972BF3">
      <w:pPr>
        <w:spacing w:after="120" w:line="280" w:lineRule="exact"/>
        <w:jc w:val="both"/>
        <w:rPr>
          <w:rFonts w:cstheme="minorHAnsi"/>
        </w:rPr>
      </w:pPr>
      <w:r w:rsidRPr="00021283">
        <w:rPr>
          <w:rFonts w:cstheme="minorHAnsi"/>
          <w:b/>
          <w:bCs/>
        </w:rPr>
        <w:t>Η Σημασία της Ανατρεπτικής Καινοτομίας στη Γεωργία</w:t>
      </w:r>
      <w:r w:rsidRPr="00021283">
        <w:rPr>
          <w:rFonts w:cstheme="minorHAnsi"/>
        </w:rPr>
        <w:t>: Η γεωργία αντιμετωπίζει πολυάριθμες προκλήσεις, όπως η αύξηση του παγκόσμιου πληθυσμού, η ανάγκη για μείωση των περιβαλλοντικών επιπτώσεων, η κλιματική αλλαγή, η εξάντληση των φυσικών πόρων και η ανάγκη για πιο βιώσιμα τρόφιμα. Η ανάπτυξη ανατρεπτικών προϊόντων και υπηρεσιών στη γεωργία μπορεί να δώσει απαντήσεις σε αυτές τις προκλήσεις.</w:t>
      </w:r>
    </w:p>
    <w:p w14:paraId="209B382C" w14:textId="77777777" w:rsidR="00972BF3" w:rsidRPr="00021283" w:rsidRDefault="00972BF3" w:rsidP="00972BF3">
      <w:pPr>
        <w:spacing w:after="120" w:line="280" w:lineRule="exact"/>
        <w:rPr>
          <w:rFonts w:cstheme="minorHAnsi"/>
        </w:rPr>
      </w:pPr>
    </w:p>
    <w:p w14:paraId="7DC6BEE1" w14:textId="77777777" w:rsidR="00972BF3" w:rsidRPr="00021283" w:rsidRDefault="00972BF3" w:rsidP="00972BF3">
      <w:pPr>
        <w:spacing w:after="120" w:line="280" w:lineRule="exact"/>
        <w:rPr>
          <w:rFonts w:cstheme="minorHAnsi"/>
        </w:rPr>
      </w:pPr>
      <w:r w:rsidRPr="00021283">
        <w:rPr>
          <w:rFonts w:cstheme="minorHAnsi"/>
          <w:b/>
          <w:bCs/>
        </w:rPr>
        <w:t>Παραδείγματα Ανατρεπτικής Καινοτομίας στη Γεωργία</w:t>
      </w:r>
      <w:r w:rsidRPr="00021283">
        <w:rPr>
          <w:rFonts w:cstheme="minorHAnsi"/>
        </w:rPr>
        <w:t>:</w:t>
      </w:r>
    </w:p>
    <w:p w14:paraId="4C95C835" w14:textId="77777777" w:rsidR="00972BF3" w:rsidRPr="00021283" w:rsidRDefault="00972BF3" w:rsidP="00972BF3">
      <w:pPr>
        <w:spacing w:after="120" w:line="280" w:lineRule="exact"/>
        <w:jc w:val="both"/>
        <w:rPr>
          <w:rFonts w:cstheme="minorHAnsi"/>
        </w:rPr>
      </w:pPr>
      <w:r w:rsidRPr="00021283">
        <w:rPr>
          <w:rFonts w:cstheme="minorHAnsi"/>
        </w:rPr>
        <w:t xml:space="preserve">1. Γεωργία Ακριβείας:  Η γεωργία ακριβείας βασίζεται στη χρήση τεχνολογιών, όπως δορυφόροι, </w:t>
      </w:r>
      <w:proofErr w:type="spellStart"/>
      <w:r w:rsidRPr="00021283">
        <w:rPr>
          <w:rFonts w:cstheme="minorHAnsi"/>
        </w:rPr>
        <w:t>drones</w:t>
      </w:r>
      <w:proofErr w:type="spellEnd"/>
      <w:r w:rsidRPr="00021283">
        <w:rPr>
          <w:rFonts w:cstheme="minorHAnsi"/>
        </w:rPr>
        <w:t xml:space="preserve"> και αισθητήρες, για τη συλλογή δεδομένων σχετικά με το έδαφος, τις καιρικές συνθήκες και την ανάπτυξη των καλλιεργειών. Αυτό επιτρέπει στους αγρότες να εφαρμόζουν </w:t>
      </w:r>
      <w:proofErr w:type="spellStart"/>
      <w:r w:rsidRPr="00021283">
        <w:rPr>
          <w:rFonts w:cstheme="minorHAnsi"/>
        </w:rPr>
        <w:t>στοχευμένες</w:t>
      </w:r>
      <w:proofErr w:type="spellEnd"/>
      <w:r w:rsidRPr="00021283">
        <w:rPr>
          <w:rFonts w:cstheme="minorHAnsi"/>
        </w:rPr>
        <w:t xml:space="preserve"> παρεμβάσεις, όπως άρδευση, λίπανση ή καταπολέμηση παρασίτων. Ανατρεπτική επίδραση: Η γεωργία ακριβείας μειώνει τη σπατάλη πόρων, αυξάνει την απόδοση και μειώνει τις περιβαλλοντικές επιπτώσεις.</w:t>
      </w:r>
    </w:p>
    <w:p w14:paraId="292E6682" w14:textId="77777777" w:rsidR="00972BF3" w:rsidRPr="00021283" w:rsidRDefault="00972BF3" w:rsidP="00972BF3">
      <w:pPr>
        <w:spacing w:after="120" w:line="280" w:lineRule="exact"/>
        <w:rPr>
          <w:rFonts w:cstheme="minorHAnsi"/>
        </w:rPr>
      </w:pPr>
    </w:p>
    <w:p w14:paraId="741F471D" w14:textId="77777777" w:rsidR="00972BF3" w:rsidRPr="00021283" w:rsidRDefault="00972BF3" w:rsidP="00972BF3">
      <w:pPr>
        <w:spacing w:after="120" w:line="280" w:lineRule="exact"/>
        <w:jc w:val="both"/>
        <w:rPr>
          <w:rFonts w:cstheme="minorHAnsi"/>
        </w:rPr>
      </w:pPr>
      <w:r w:rsidRPr="00021283">
        <w:rPr>
          <w:rFonts w:cstheme="minorHAnsi"/>
        </w:rPr>
        <w:t>2. Καλλιέργειες με Βιοτεχνολογία: Η γενετική τροποποίηση και η χρήση CRISPR επιτρέπουν τη δημιουργία καλλιεργειών ανθεκτικών σε ασθένειες, ξηρασία και ακραίες θερμοκρασίες. Ανατρεπτική επίδραση: Οι βιοτεχνολογικές καλλιέργειες προσφέρουν μεγαλύτερες αποδόσεις με μικρότερη χρήση πόρων και λιγότερα χημικά, συμβάλλοντας στη βιωσιμότητα.</w:t>
      </w:r>
    </w:p>
    <w:p w14:paraId="6EF82515" w14:textId="77777777" w:rsidR="00972BF3" w:rsidRPr="00021283" w:rsidRDefault="00972BF3" w:rsidP="00972BF3">
      <w:pPr>
        <w:spacing w:after="120" w:line="280" w:lineRule="exact"/>
        <w:rPr>
          <w:rFonts w:cstheme="minorHAnsi"/>
        </w:rPr>
      </w:pPr>
    </w:p>
    <w:p w14:paraId="40B39914" w14:textId="77777777" w:rsidR="00972BF3" w:rsidRPr="00021283" w:rsidRDefault="00972BF3" w:rsidP="00972BF3">
      <w:pPr>
        <w:spacing w:after="120" w:line="280" w:lineRule="exact"/>
        <w:jc w:val="both"/>
        <w:rPr>
          <w:rFonts w:cstheme="minorHAnsi"/>
        </w:rPr>
      </w:pPr>
      <w:r w:rsidRPr="00021283">
        <w:rPr>
          <w:rFonts w:cstheme="minorHAnsi"/>
        </w:rPr>
        <w:lastRenderedPageBreak/>
        <w:t>3. Κάθετη Γεωργία: Η καλλιέργεια τροφίμων σε κάθετες φάρμες εντός αστικών περιοχών είναι ένα αναδυόμενο μοντέλο που αξιοποιεί τεχνολογίες όπως φώτα LED και υδροπονία. Ανατρεπτική επίδραση: Η κάθετη γεωργία φέρνει την παραγωγή κοντά στους καταναλωτές, μειώνοντας τη μεταφορά και τις εκπομπές άνθρακα, ενώ επιτρέπει την καλλιέργεια σε περιοχές με περιορισμένους φυσικούς πόρους.</w:t>
      </w:r>
    </w:p>
    <w:p w14:paraId="4504773F" w14:textId="77777777" w:rsidR="00972BF3" w:rsidRPr="00021283" w:rsidRDefault="00972BF3" w:rsidP="00972BF3">
      <w:pPr>
        <w:spacing w:after="120" w:line="280" w:lineRule="exact"/>
        <w:rPr>
          <w:rFonts w:cstheme="minorHAnsi"/>
        </w:rPr>
      </w:pPr>
    </w:p>
    <w:p w14:paraId="575F83B4" w14:textId="77777777" w:rsidR="00972BF3" w:rsidRPr="00021283" w:rsidRDefault="00972BF3" w:rsidP="00972BF3">
      <w:pPr>
        <w:spacing w:after="120" w:line="280" w:lineRule="exact"/>
        <w:jc w:val="both"/>
        <w:rPr>
          <w:rFonts w:cstheme="minorHAnsi"/>
        </w:rPr>
      </w:pPr>
      <w:r w:rsidRPr="00021283">
        <w:rPr>
          <w:rFonts w:cstheme="minorHAnsi"/>
        </w:rPr>
        <w:t>4. Εναλλακτικές Πρωτεΐνες: Η παραγωγή τροφίμων από εναλλακτικές πηγές, όπως φυτική πρωτεΐνη, καλλιέργεια κυττάρων και έντομα, προωθείται ως μια λύση για την αυξανόμενη ζήτηση πρωτεΐνης. Ανατρεπτική επίδραση: Τα εναλλακτικά προϊόντα μειώνουν την εξάρτηση από την κτηνοτροφία, η οποία είναι ένας από τους μεγαλύτερους παράγοντες περιβαλλοντικής ρύπανσης.</w:t>
      </w:r>
    </w:p>
    <w:p w14:paraId="064C65BD" w14:textId="77777777" w:rsidR="00972BF3" w:rsidRPr="00021283" w:rsidRDefault="00972BF3" w:rsidP="00972BF3">
      <w:pPr>
        <w:spacing w:after="120" w:line="280" w:lineRule="exact"/>
        <w:rPr>
          <w:rFonts w:cstheme="minorHAnsi"/>
        </w:rPr>
      </w:pPr>
    </w:p>
    <w:p w14:paraId="3BE7B2DE" w14:textId="77777777" w:rsidR="00972BF3" w:rsidRPr="00021283" w:rsidRDefault="00972BF3" w:rsidP="00972BF3">
      <w:pPr>
        <w:spacing w:after="120" w:line="280" w:lineRule="exact"/>
        <w:jc w:val="both"/>
        <w:rPr>
          <w:rFonts w:cstheme="minorHAnsi"/>
        </w:rPr>
      </w:pPr>
      <w:r w:rsidRPr="00021283">
        <w:rPr>
          <w:rFonts w:cstheme="minorHAnsi"/>
        </w:rPr>
        <w:t xml:space="preserve">5. Ψηφιακές Αγορές: Πλατφόρμες όπως το </w:t>
      </w:r>
      <w:proofErr w:type="spellStart"/>
      <w:r w:rsidRPr="00021283">
        <w:rPr>
          <w:rFonts w:cstheme="minorHAnsi"/>
        </w:rPr>
        <w:t>Farmcrowdy</w:t>
      </w:r>
      <w:proofErr w:type="spellEnd"/>
      <w:r w:rsidRPr="00021283">
        <w:rPr>
          <w:rFonts w:cstheme="minorHAnsi"/>
        </w:rPr>
        <w:t xml:space="preserve"> και το </w:t>
      </w:r>
      <w:proofErr w:type="spellStart"/>
      <w:r w:rsidRPr="00021283">
        <w:rPr>
          <w:rFonts w:cstheme="minorHAnsi"/>
        </w:rPr>
        <w:t>AgriMarketplace</w:t>
      </w:r>
      <w:proofErr w:type="spellEnd"/>
      <w:r w:rsidRPr="00021283">
        <w:rPr>
          <w:rFonts w:cstheme="minorHAnsi"/>
        </w:rPr>
        <w:t xml:space="preserve"> συνδέουν απευθείας τους αγρότες με τους καταναλωτές, παρακάμπτοντας τους μεσάζοντες. Ανατρεπτική επίδραση: Οι αγρότες αποκτούν μεγαλύτερο μερίδιο εσόδων, ενώ οι καταναλωτές έχουν πρόσβαση σε φθηνότερα και φρεσκότερα προϊόντα.</w:t>
      </w:r>
    </w:p>
    <w:p w14:paraId="42C5B2C2" w14:textId="77777777" w:rsidR="00972BF3" w:rsidRPr="00021283" w:rsidRDefault="00972BF3" w:rsidP="00972BF3">
      <w:pPr>
        <w:spacing w:after="120" w:line="280" w:lineRule="exact"/>
        <w:rPr>
          <w:rFonts w:cstheme="minorHAnsi"/>
        </w:rPr>
      </w:pPr>
    </w:p>
    <w:p w14:paraId="35679A96" w14:textId="77777777" w:rsidR="00972BF3" w:rsidRPr="00021283" w:rsidRDefault="00972BF3" w:rsidP="00972BF3">
      <w:pPr>
        <w:spacing w:after="120" w:line="280" w:lineRule="exact"/>
        <w:jc w:val="both"/>
        <w:rPr>
          <w:rFonts w:cstheme="minorHAnsi"/>
        </w:rPr>
      </w:pPr>
      <w:r w:rsidRPr="00021283">
        <w:rPr>
          <w:rFonts w:cstheme="minorHAnsi"/>
          <w:b/>
          <w:bCs/>
        </w:rPr>
        <w:t>Πώς η Γεωργία Μπορεί να Παράγει Ανατρεπτικά Προϊόντα</w:t>
      </w:r>
      <w:r w:rsidRPr="00021283">
        <w:rPr>
          <w:rFonts w:cstheme="minorHAnsi"/>
        </w:rPr>
        <w:t>: Η ανάπτυξη ανατρεπτικών προϊόντων στη γεωργία απαιτεί συνδυασμό τεχνολογικής καινοτομίας, επιχειρηματικής στρατηγικής και κατανόησης των αναγκών της αγοράς.</w:t>
      </w:r>
    </w:p>
    <w:p w14:paraId="62A24BB9" w14:textId="77777777" w:rsidR="00972BF3" w:rsidRPr="00021283" w:rsidRDefault="00972BF3" w:rsidP="00972BF3">
      <w:pPr>
        <w:spacing w:after="120" w:line="280" w:lineRule="exact"/>
        <w:jc w:val="both"/>
        <w:rPr>
          <w:rFonts w:cstheme="minorHAnsi"/>
        </w:rPr>
      </w:pPr>
      <w:r w:rsidRPr="00021283">
        <w:rPr>
          <w:rFonts w:cstheme="minorHAnsi"/>
        </w:rPr>
        <w:t>α) Καινοτομία στις Διαδικασίες: Οι αγρότες μπορούν να υιοθετήσουν τεχνολογίες για την αυτοματοποίηση της παραγωγής και τη μείωση του κόστους. Για παράδειγμα, ρομποτικά συστήματα μπορούν να χρησιμοποιηθούν για τη συγκομιδή, μειώνοντας την ανάγκη για ανθρώπινο εργατικό δυναμικό.</w:t>
      </w:r>
    </w:p>
    <w:p w14:paraId="073FF33E" w14:textId="77777777" w:rsidR="00972BF3" w:rsidRPr="00021283" w:rsidRDefault="00972BF3" w:rsidP="00972BF3">
      <w:pPr>
        <w:spacing w:after="120" w:line="280" w:lineRule="exact"/>
        <w:jc w:val="both"/>
        <w:rPr>
          <w:rFonts w:cstheme="minorHAnsi"/>
        </w:rPr>
      </w:pPr>
      <w:r w:rsidRPr="00021283">
        <w:rPr>
          <w:rFonts w:cstheme="minorHAnsi"/>
        </w:rPr>
        <w:t>β) Αναβάθμιση Υποδομών:  Η επένδυση σε υποδομές, όπως συστήματα υδροπονίας ή ανανεώσιμες πηγές ενέργειας, επιτρέπει την παραγωγή τροφίμων με λιγότερους πόρους.</w:t>
      </w:r>
    </w:p>
    <w:p w14:paraId="3B634EBE" w14:textId="77777777" w:rsidR="00972BF3" w:rsidRPr="00021283" w:rsidRDefault="00972BF3" w:rsidP="00972BF3">
      <w:pPr>
        <w:spacing w:after="120" w:line="280" w:lineRule="exact"/>
        <w:rPr>
          <w:rFonts w:cstheme="minorHAnsi"/>
        </w:rPr>
      </w:pPr>
      <w:r w:rsidRPr="00021283">
        <w:rPr>
          <w:rFonts w:cstheme="minorHAnsi"/>
        </w:rPr>
        <w:t>γ) Συνεργασίες και Δίκτυα: Οι αγρότες μπορούν να συνεργαστούν με πανεπιστήμια, ερευνητικά κέντρα και τεχνολογικές εταιρείες για την ανάπτυξη και δοκιμή νέων καινοτομιών.</w:t>
      </w:r>
    </w:p>
    <w:p w14:paraId="6BD091DB" w14:textId="77777777" w:rsidR="00972BF3" w:rsidRPr="00021283" w:rsidRDefault="00972BF3" w:rsidP="00972BF3">
      <w:pPr>
        <w:spacing w:after="120" w:line="280" w:lineRule="exact"/>
        <w:jc w:val="both"/>
        <w:rPr>
          <w:rFonts w:cstheme="minorHAnsi"/>
        </w:rPr>
      </w:pPr>
      <w:r w:rsidRPr="00021283">
        <w:rPr>
          <w:rFonts w:cstheme="minorHAnsi"/>
        </w:rPr>
        <w:t>δ) Δημιουργία Νέων Αγορών: Η ανάπτυξη προϊόντων που απευθύνονται σε ειδικές αγορές, όπως τα βιολογικά προϊόντα ή τα λειτουργικά τρόφιμα, μπορεί να προσελκύσει νέους καταναλωτές.</w:t>
      </w:r>
    </w:p>
    <w:p w14:paraId="3B787FA9" w14:textId="77777777" w:rsidR="00972BF3" w:rsidRPr="00021283" w:rsidRDefault="00972BF3" w:rsidP="00972BF3">
      <w:pPr>
        <w:spacing w:after="120" w:line="280" w:lineRule="exact"/>
        <w:rPr>
          <w:rFonts w:cstheme="minorHAnsi"/>
        </w:rPr>
      </w:pPr>
    </w:p>
    <w:p w14:paraId="18C64F0A" w14:textId="77777777" w:rsidR="00972BF3" w:rsidRPr="00021283" w:rsidRDefault="00972BF3" w:rsidP="00972BF3">
      <w:pPr>
        <w:spacing w:after="120" w:line="280" w:lineRule="exact"/>
        <w:rPr>
          <w:rFonts w:cstheme="minorHAnsi"/>
        </w:rPr>
      </w:pPr>
    </w:p>
    <w:p w14:paraId="0AD2E18B" w14:textId="77777777" w:rsidR="00972BF3" w:rsidRPr="00021283" w:rsidRDefault="00972BF3" w:rsidP="00972BF3">
      <w:pPr>
        <w:spacing w:after="120" w:line="280" w:lineRule="exact"/>
        <w:jc w:val="both"/>
        <w:rPr>
          <w:rFonts w:cstheme="minorHAnsi"/>
        </w:rPr>
      </w:pPr>
      <w:r w:rsidRPr="00021283">
        <w:rPr>
          <w:rFonts w:cstheme="minorHAnsi"/>
          <w:b/>
          <w:bCs/>
        </w:rPr>
        <w:t>Προκλήσεις στην Παραγωγή Ανατρεπτικών Προϊόντων</w:t>
      </w:r>
      <w:r w:rsidRPr="00021283">
        <w:rPr>
          <w:rFonts w:cstheme="minorHAnsi"/>
        </w:rPr>
        <w:t xml:space="preserve">: </w:t>
      </w:r>
      <w:proofErr w:type="spellStart"/>
      <w:r w:rsidRPr="00021283">
        <w:rPr>
          <w:rFonts w:cstheme="minorHAnsi"/>
          <w:lang w:val="en-US"/>
        </w:rPr>
        <w:t>i</w:t>
      </w:r>
      <w:proofErr w:type="spellEnd"/>
      <w:r w:rsidRPr="00021283">
        <w:rPr>
          <w:rFonts w:cstheme="minorHAnsi"/>
        </w:rPr>
        <w:t xml:space="preserve">) Το κόστος ανάπτυξης: Οι τεχνολογίες αιχμής και οι νέες διαδικασίες απαιτούν σημαντικές επενδύσεις, </w:t>
      </w:r>
      <w:proofErr w:type="spellStart"/>
      <w:r w:rsidRPr="00021283">
        <w:rPr>
          <w:rFonts w:cstheme="minorHAnsi"/>
        </w:rPr>
        <w:t>ii</w:t>
      </w:r>
      <w:proofErr w:type="spellEnd"/>
      <w:r w:rsidRPr="00021283">
        <w:rPr>
          <w:rFonts w:cstheme="minorHAnsi"/>
        </w:rPr>
        <w:t xml:space="preserve">) Αντίσταση στην Αλλαγή: Οι παραδοσιακές πρακτικές και η απροθυμία για αλλαγή μπορεί να καθυστερήσουν την υιοθέτηση των ανατρεπτικών καινοτομιών, </w:t>
      </w:r>
      <w:proofErr w:type="spellStart"/>
      <w:r w:rsidRPr="00021283">
        <w:rPr>
          <w:rFonts w:cstheme="minorHAnsi"/>
        </w:rPr>
        <w:t>iii</w:t>
      </w:r>
      <w:proofErr w:type="spellEnd"/>
      <w:r w:rsidRPr="00021283">
        <w:rPr>
          <w:rFonts w:cstheme="minorHAnsi"/>
        </w:rPr>
        <w:t xml:space="preserve">) Ρυθμιστικά Εμπόδια: Η ανάπτυξη και διάθεση νέων προϊόντων συχνά υπόκειται σε αυστηρές ρυθμίσεις, </w:t>
      </w:r>
      <w:proofErr w:type="spellStart"/>
      <w:r w:rsidRPr="00021283">
        <w:rPr>
          <w:rFonts w:cstheme="minorHAnsi"/>
        </w:rPr>
        <w:t>iv</w:t>
      </w:r>
      <w:proofErr w:type="spellEnd"/>
      <w:r w:rsidRPr="00021283">
        <w:rPr>
          <w:rFonts w:cstheme="minorHAnsi"/>
        </w:rPr>
        <w:t>) Πρόσβαση σε Πόρους: Οι μικροί αγρότες συχνά στερούνται της τεχνογνωσίας και των οικονομικών πόρων που απαιτούνται για την υιοθέτηση καινοτομιών.</w:t>
      </w:r>
    </w:p>
    <w:p w14:paraId="572339BB" w14:textId="77777777" w:rsidR="00972BF3" w:rsidRPr="00021283" w:rsidRDefault="00972BF3" w:rsidP="00972BF3">
      <w:pPr>
        <w:spacing w:after="120" w:line="280" w:lineRule="exact"/>
        <w:rPr>
          <w:rFonts w:cstheme="minorHAnsi"/>
        </w:rPr>
      </w:pPr>
    </w:p>
    <w:p w14:paraId="7D6AA986" w14:textId="77777777" w:rsidR="00972BF3" w:rsidRPr="00021283" w:rsidRDefault="00972BF3" w:rsidP="00972BF3">
      <w:pPr>
        <w:spacing w:after="120" w:line="280" w:lineRule="exact"/>
        <w:jc w:val="both"/>
        <w:rPr>
          <w:rFonts w:cstheme="minorHAnsi"/>
        </w:rPr>
      </w:pPr>
      <w:r w:rsidRPr="00021283">
        <w:rPr>
          <w:rFonts w:cstheme="minorHAnsi"/>
          <w:b/>
          <w:bCs/>
        </w:rPr>
        <w:t xml:space="preserve">Το Μέλλον της Ανατρεπτικής Καινοτομίας στη Γεωργία: </w:t>
      </w:r>
      <w:r w:rsidRPr="00021283">
        <w:rPr>
          <w:rFonts w:cstheme="minorHAnsi"/>
        </w:rPr>
        <w:t xml:space="preserve">Η γεωργία έχει τεράστιες δυνατότητες να οδηγήσει την ανάπτυξη ανατρεπτικών προϊόντων, εφόσον οι αγρότες, οι ερευνητές και οι επιχειρήσεις συνεργαστούν. Η χρήση τεχνολογιών, όπως η τεχνητή νοημοσύνη, τα </w:t>
      </w:r>
      <w:proofErr w:type="spellStart"/>
      <w:r w:rsidRPr="00021283">
        <w:rPr>
          <w:rFonts w:cstheme="minorHAnsi"/>
        </w:rPr>
        <w:t>big</w:t>
      </w:r>
      <w:proofErr w:type="spellEnd"/>
      <w:r w:rsidRPr="00021283">
        <w:rPr>
          <w:rFonts w:cstheme="minorHAnsi"/>
        </w:rPr>
        <w:t xml:space="preserve"> </w:t>
      </w:r>
      <w:proofErr w:type="spellStart"/>
      <w:r w:rsidRPr="00021283">
        <w:rPr>
          <w:rFonts w:cstheme="minorHAnsi"/>
        </w:rPr>
        <w:t>data</w:t>
      </w:r>
      <w:proofErr w:type="spellEnd"/>
      <w:r w:rsidRPr="00021283">
        <w:rPr>
          <w:rFonts w:cstheme="minorHAnsi"/>
        </w:rPr>
        <w:t xml:space="preserve"> και η ρομποτική, θα ενισχύσει την ικανότητα του τομέα να παράγει προϊόντα που ανατρέπουν τις παραδοσιακές πρακτικές.</w:t>
      </w:r>
    </w:p>
    <w:p w14:paraId="7FF67DC6" w14:textId="77777777" w:rsidR="00972BF3" w:rsidRPr="00021283" w:rsidRDefault="00972BF3" w:rsidP="00972BF3">
      <w:pPr>
        <w:spacing w:after="120" w:line="280" w:lineRule="exact"/>
        <w:rPr>
          <w:rFonts w:cstheme="minorHAnsi"/>
        </w:rPr>
      </w:pPr>
    </w:p>
    <w:p w14:paraId="2E441E20" w14:textId="77777777" w:rsidR="00972BF3" w:rsidRPr="00021283" w:rsidRDefault="00972BF3" w:rsidP="00972BF3">
      <w:pPr>
        <w:spacing w:after="120" w:line="280" w:lineRule="exact"/>
        <w:jc w:val="both"/>
        <w:rPr>
          <w:rFonts w:cstheme="minorHAnsi"/>
        </w:rPr>
      </w:pPr>
      <w:r w:rsidRPr="00021283">
        <w:rPr>
          <w:rFonts w:cstheme="minorHAnsi"/>
        </w:rPr>
        <w:t xml:space="preserve">Παράλληλα, η αυξανόμενη ευαισθητοποίηση για τη βιωσιμότητα και η αυξημένη ζήτηση για ποιοτικά τρόφιμα δημιουργούν νέες ευκαιρίες για την ανάπτυξη προϊόντων που θα ικανοποιούν αυτές τις απαιτήσεις. Ο ρόλος της γεωργίας στην παραγωγή ανατρεπτικών προϊόντων δεν περιορίζεται μόνο στην τεχνολογία αλλά επεκτείνεται στη δημιουργία ενός βιώσιμου και ανθεκτικού </w:t>
      </w:r>
      <w:proofErr w:type="spellStart"/>
      <w:r w:rsidRPr="00021283">
        <w:rPr>
          <w:rFonts w:cstheme="minorHAnsi"/>
        </w:rPr>
        <w:t>αγροδιατροφικού</w:t>
      </w:r>
      <w:proofErr w:type="spellEnd"/>
      <w:r w:rsidRPr="00021283">
        <w:rPr>
          <w:rFonts w:cstheme="minorHAnsi"/>
        </w:rPr>
        <w:t xml:space="preserve"> συστήματος.</w:t>
      </w:r>
    </w:p>
    <w:p w14:paraId="06447B95" w14:textId="77777777" w:rsidR="00972BF3" w:rsidRPr="00021283" w:rsidRDefault="00972BF3" w:rsidP="00972BF3">
      <w:pPr>
        <w:spacing w:after="120" w:line="280" w:lineRule="exact"/>
        <w:rPr>
          <w:rFonts w:cstheme="minorHAnsi"/>
        </w:rPr>
      </w:pPr>
    </w:p>
    <w:p w14:paraId="0C45C153" w14:textId="77777777" w:rsidR="00972BF3" w:rsidRPr="00021283" w:rsidRDefault="00972BF3" w:rsidP="00972BF3">
      <w:pPr>
        <w:spacing w:after="120" w:line="280" w:lineRule="exact"/>
        <w:jc w:val="both"/>
        <w:rPr>
          <w:rFonts w:cstheme="minorHAnsi"/>
        </w:rPr>
      </w:pPr>
      <w:r w:rsidRPr="00021283">
        <w:rPr>
          <w:rFonts w:cstheme="minorHAnsi"/>
        </w:rPr>
        <w:t xml:space="preserve">Η γεωργία </w:t>
      </w:r>
      <w:proofErr w:type="spellStart"/>
      <w:del w:id="48" w:author="ProofreadAI" w:date="2026-02-22T16:05:04Z">
        <w:r>
          <w:delText xml:space="preserve">δεκαετίες.ν</w:delText>
        </w:r>
      </w:del>
      <w:ins w:id="49" w:author="ProofreadAI" w:date="2026-02-22T16:05:04Z">
        <w:del w:id="50" w:author="ProofreadAI" w:date="2026-02-22T16:05:04Z">
          <w:r>
            <w:delText xml:space="preserve">δε</w:delText>
          </w:r>
        </w:del>
        <w:ins w:id="51" w:author="ProofreadAI" w:date="2026-02-22T16:05:04Z">
          <w:r>
            <w:t xml:space="preserve">δεκαετίες.</w:t>
          </w:r>
        </w:ins>
        <w:r>
          <w:t xml:space="preserve">ν</w:t>
        </w:r>
      </w:ins>
      <w:proofErr w:type="spellEnd"/>
      <w:r w:rsidRPr="00021283">
        <w:rPr>
          <w:rFonts w:cstheme="minorHAnsi"/>
        </w:rPr>
        <w:t xml:space="preserve"> είναι μόνο ένας παραδοσιακός τομέας αλλά και ένας τομέας που μπορεί να λειτουργήσει ως καταλύτης για την ανατρεπτική καινοτομία. Με την ενσωμάτωση προηγμένων τεχνολογιών, τη δημιουργία νέων επιχειρηματικών μοντέλων και τη συνεργασία μεταξύ αγροτών, επιχειρήσεων και ερευνητικών ιδρυμάτων, η γεωργία μπορεί να παράγει προϊόντα που θα αλλάξουν ριζικά τη λειτουργία των αγορών τροφίμων. Παρά τις προκλήσεις, οι ευκαιρίες είναι τεράστιες, και η γεωργία μπορεί να αποτελέσει πρότυπο βιώσιμης ανάπτυξης και καινοτομίας για τις επόμενες δε</w:t>
      </w:r>
    </w:p>
    <w:p w14:paraId="454CF7E1"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850120"/>
    <w:multiLevelType w:val="multilevel"/>
    <w:tmpl w:val="BF8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1D11C9"/>
    <w:multiLevelType w:val="multilevel"/>
    <w:tmpl w:val="1982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9E2"/>
    <w:rsid w:val="00972BF3"/>
    <w:rsid w:val="00CD69E2"/>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6A4822-43FF-4A0A-A3B9-950D01DC2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72BF3"/>
    <w:pPr>
      <w:spacing w:after="0" w:line="240" w:lineRule="auto"/>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qFormat/>
    <w:rsid w:val="00972BF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4508</Words>
  <Characters>24344</Characters>
  <Application>Microsoft Office Word</Application>
  <DocSecurity>0</DocSecurity>
  <Lines>202</Lines>
  <Paragraphs>57</Paragraphs>
  <ScaleCrop>false</ScaleCrop>
  <Company/>
  <LinksUpToDate>false</LinksUpToDate>
  <CharactersWithSpaces>28795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2026-02-21T11:54:00Z</dcterms:created>
  <dcterms:modified xsi:type="dcterms:W3CDTF">2026-02-21T11:54:00Z</dcterms:modified>
</cp:coreProperties>
</file>