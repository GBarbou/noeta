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E13DAF" w14:textId="0A96A9F3" w:rsidR="00972BF3" w:rsidRPr="00021283" w:rsidRDefault="00972BF3" w:rsidP="00111BFB">
      <w:pPr>
        <w:spacing w:after="120" w:line="280" w:lineRule="exact"/>
        <w:rPr>
          <w:rFonts w:cstheme="minorHAnsi"/>
        </w:rPr>
      </w:pPr>
      <w:r w:rsidRPr="00021283">
        <w:rPr>
          <w:rFonts w:cstheme="minorHAnsi"/>
        </w:rPr>
        <w:t xml:space="preserve">Γιατί οι ΗΠΑ θέλουν τη διώρυγα του Παναμά </w:t>
      </w:r>
    </w:p>
    <w:p w14:paraId="7B083405" w14:textId="77777777" w:rsidR="00972BF3" w:rsidRPr="00021283" w:rsidRDefault="00972BF3" w:rsidP="00972BF3">
      <w:pPr>
        <w:spacing w:after="120" w:line="280" w:lineRule="exact"/>
        <w:jc w:val="center"/>
        <w:rPr>
          <w:rFonts w:cstheme="minorHAnsi"/>
          <w:color w:val="000000" w:themeColor="text1"/>
        </w:rPr>
      </w:pPr>
      <w:bookmarkStart w:id="0" w:name="OLE_LINK45"/>
      <w:bookmarkStart w:id="1" w:name="OLE_LINK46"/>
      <w:r w:rsidRPr="00021283">
        <w:rPr>
          <w:rFonts w:cstheme="minorHAnsi"/>
          <w:color w:val="000000" w:themeColor="text1"/>
        </w:rPr>
        <w:t xml:space="preserve">Γιώργος Ατσαλάκης, Οικονομολόγος, Αναπληρωτής Καθηγητής </w:t>
      </w:r>
    </w:p>
    <w:p w14:paraId="04C08EAB" w14:textId="77777777" w:rsidR="00972BF3" w:rsidRPr="00021283" w:rsidRDefault="00972BF3" w:rsidP="00972BF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6A2DEA7E" w14:textId="77777777" w:rsidR="00972BF3" w:rsidRPr="00021283" w:rsidRDefault="00972BF3" w:rsidP="00972BF3">
      <w:pPr>
        <w:spacing w:after="120" w:line="280" w:lineRule="exact"/>
        <w:rPr>
          <w:rFonts w:cstheme="minorHAnsi"/>
        </w:rPr>
      </w:pPr>
    </w:p>
    <w:bookmarkEnd w:id="0"/>
    <w:bookmarkEnd w:id="1"/>
    <w:p w14:paraId="7E89E2B3"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Διώρυγα του Παναμά  είναι η κύρια εμπορική διαδρομή που ακολουθούν τα εμπορικά πλοία όταν μεταφέρουν εμπορεύματα μεταξύ της ανατολικής ακτής των ΗΠΑ και της Ανατολικής Ασίας ή μεταξύ των ΗΠΑ και της Δυτικής Ακτής του Καναδά προς την Ευρώπη ή μεταξύ της ανατολικής ακτής των ΗΠΑ και της δυτικής ακτής της Νότιας Αμερικής. Τα πλοία αποφεύγουν να περάσουν γύρω από τη Νότια Αμερική, ένα ταξίδι που προσθέτει κατά μέσο όρο περίπου 8.000 επιπλέον ναυτικά μίλια και 18 επιπλέον ημέρες ταξιδιού σε σχέση με τη Διώρυγα του Παναμά. Εξυπηρετεί το 5% του παγκόσμιου εμπορίου και το 40% του εμπορίου των ΗΠΑ, </w:t>
      </w:r>
      <w:del w:id="1" w:author="[core] Διπλό κενό." w:date="2026-02-22T19:09:26.696558">
        <w:r>
          <w:rPr>
            <w:rFonts w:eastAsia="Times New Roman" w:cstheme="minorHAnsi"/>
            <w:kern w:val="0"/>
            <w:lang w:eastAsia="en-GB"/>
            <w14:ligatures w14:val="none"/>
          </w:rPr>
          <w:delText>αλλά  και τη διέλευση</w:delText>
        </w:r>
      </w:del>
      <w:ins w:id="2" w:author="[core] Διπλό κενό." w:date="2026-02-22T19:09:26.696558">
        <w:r>
          <w:rPr>
            <w:rFonts w:eastAsia="Times New Roman" w:cstheme="minorHAnsi"/>
            <w:kern w:val="0"/>
            <w:lang w:eastAsia="en-GB"/>
            <w14:ligatures w14:val="none"/>
          </w:rPr>
          <w:t>αλλά και τη διέλευση</w:t>
        </w:r>
      </w:ins>
      <w:r>
        <w:rPr>
          <w:rFonts w:eastAsia="Times New Roman" w:cstheme="minorHAnsi"/>
          <w:kern w:val="0"/>
          <w:lang w:eastAsia="en-GB"/>
          <w14:ligatures w14:val="none"/>
        </w:rPr>
        <w:t xml:space="preserve"> του στόλου των ΗΠΑ για γρήγορη μετακίνηση μεταξύ Ειρηνικού και Ατλαντικού σε περιόδους κρίσεων όπως αυτή της Κούβας το 1962, του Βιετνάμ (1965-73), της Κορέας (1950-53). Αν οι ΗΠΑ υποστηρίξουν την Ταϊβάν σε περίπτωση εισβολής από την Κίνα, η διώρυγα </w:t>
      </w:r>
      <w:del w:id="3" w:author="[core] Διπλό κενό." w:date="2026-02-22T19:09:26.697033">
        <w:r>
          <w:rPr>
            <w:rFonts w:eastAsia="Times New Roman" w:cstheme="minorHAnsi"/>
            <w:kern w:val="0"/>
            <w:lang w:eastAsia="en-GB"/>
            <w14:ligatures w14:val="none"/>
          </w:rPr>
          <w:delText>και πάλι  θα είναι</w:delText>
        </w:r>
      </w:del>
      <w:ins w:id="4" w:author="[core] Διπλό κενό." w:date="2026-02-22T19:09:26.697033">
        <w:r>
          <w:rPr>
            <w:rFonts w:eastAsia="Times New Roman" w:cstheme="minorHAnsi"/>
            <w:kern w:val="0"/>
            <w:lang w:eastAsia="en-GB"/>
            <w14:ligatures w14:val="none"/>
          </w:rPr>
          <w:t>και πάλι θα είναι</w:t>
        </w:r>
      </w:ins>
      <w:r>
        <w:rPr>
          <w:rFonts w:eastAsia="Times New Roman" w:cstheme="minorHAnsi"/>
          <w:kern w:val="0"/>
          <w:lang w:eastAsia="en-GB"/>
          <w14:ligatures w14:val="none"/>
        </w:rPr>
        <w:t> σημαντική για την γρήγορη μετακίνηση του στόλου.</w:t>
      </w:r>
    </w:p>
    <w:p w14:paraId="0ACAE1B2" w14:textId="77777777" w:rsidR="00972BF3" w:rsidRPr="00021283" w:rsidRDefault="00972BF3" w:rsidP="00972BF3">
      <w:pPr>
        <w:spacing w:after="120" w:line="280" w:lineRule="exact"/>
        <w:rPr>
          <w:rFonts w:eastAsia="Times New Roman" w:cstheme="minorHAnsi"/>
          <w:kern w:val="0"/>
          <w:lang w:eastAsia="en-GB"/>
          <w14:ligatures w14:val="none"/>
        </w:rPr>
      </w:pPr>
    </w:p>
    <w:p w14:paraId="24411619"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Πρώτος, ο φημισμένος από την κατασκευή της διώρυγας του Σουέζ Γάλλος μηχανικός </w:t>
      </w:r>
      <w:r w:rsidRPr="00021283">
        <w:rPr>
          <w:rFonts w:eastAsia="Times New Roman" w:cstheme="minorHAnsi"/>
          <w:kern w:val="0"/>
          <w:lang w:val="en-US" w:eastAsia="en-GB"/>
          <w14:ligatures w14:val="none"/>
        </w:rPr>
        <w:t>Ferdinand</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de</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Lesseps</w:t>
      </w:r>
      <w:r w:rsidRPr="00021283">
        <w:rPr>
          <w:rFonts w:eastAsia="Times New Roman" w:cstheme="minorHAnsi"/>
          <w:kern w:val="0"/>
          <w:lang w:eastAsia="en-GB"/>
          <w14:ligatures w14:val="none"/>
        </w:rPr>
        <w:t xml:space="preserve"> το 1880 επιχείρησε </w:t>
      </w:r>
      <w:del w:id="5" w:author="[core] Διπλό κενό." w:date="2026-02-22T19:09:26.697613">
        <w:r>
          <w:rPr>
            <w:rFonts w:eastAsia="Times New Roman" w:cstheme="minorHAnsi"/>
            <w:kern w:val="0"/>
            <w:lang w:eastAsia="en-GB"/>
            <w14:ligatures w14:val="none"/>
          </w:rPr>
          <w:delText>να  κατασκευάσει</w:delText>
        </w:r>
      </w:del>
      <w:ins w:id="6" w:author="[core] Διπλό κενό." w:date="2026-02-22T19:09:26.697613">
        <w:r>
          <w:rPr>
            <w:rFonts w:eastAsia="Times New Roman" w:cstheme="minorHAnsi"/>
            <w:kern w:val="0"/>
            <w:lang w:eastAsia="en-GB"/>
            <w14:ligatures w14:val="none"/>
          </w:rPr>
          <w:t>να κατασκευάσει</w:t>
        </w:r>
      </w:ins>
      <w:r>
        <w:rPr>
          <w:rFonts w:eastAsia="Times New Roman" w:cstheme="minorHAnsi"/>
          <w:kern w:val="0"/>
          <w:lang w:eastAsia="en-GB"/>
          <w14:ligatures w14:val="none"/>
        </w:rPr>
        <w:t> το κανάλι του Παναμά. Αλλά λόγω των τροπικών ασθενειών εκατοντάδες εργάτες πέθαιναν κάθε μήνα και με τόσα υπερβολικά έξοδα μετά από 8 έτη η εταιρία του χρεοκόπησε.</w:t>
      </w:r>
    </w:p>
    <w:p w14:paraId="6FF98BE7"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1900 ο Παναμάς ήταν επαρχία της μεγάλης Κολομβίας. Οι ΗΠΑ πλήρωσαν το 1903, 10 εκατ. δολάρια εφάπαξ και ετήσιο ενοίκιο </w:t>
      </w:r>
      <w:del w:id="7" w:author="[core] Λείπει το άρθρο 'ν' πριν από φωνήεν." w:date="2026-02-22T19:09:26.697837">
        <w:r>
          <w:rPr>
            <w:rFonts w:eastAsia="Times New Roman" w:cstheme="minorHAnsi"/>
            <w:kern w:val="0"/>
            <w:lang w:eastAsia="en-GB"/>
            <w14:ligatures w14:val="none"/>
          </w:rPr>
          <w:delText>στη Κολομβία</w:delText>
        </w:r>
      </w:del>
      <w:ins w:id="8" w:author="[core] Λείπει το άρθρο 'ν' πριν από φωνήεν." w:date="2026-02-22T19:09:26.697837">
        <w:r>
          <w:rPr>
            <w:rFonts w:eastAsia="Times New Roman" w:cstheme="minorHAnsi"/>
            <w:kern w:val="0"/>
            <w:lang w:eastAsia="en-GB"/>
            <w14:ligatures w14:val="none"/>
          </w:rPr>
          <w:t>στην Κολομβία</w:t>
        </w:r>
      </w:ins>
      <w:r>
        <w:rPr>
          <w:rFonts w:eastAsia="Times New Roman" w:cstheme="minorHAnsi"/>
          <w:kern w:val="0"/>
          <w:lang w:eastAsia="en-GB"/>
          <w14:ligatures w14:val="none"/>
        </w:rPr>
        <w:t> για να ξεκινήσουν την κατασκευή της διώρυγας του Παναμά αλλά η Κολομβία δεν επικύρωνε τη συμφωνία.  Στη συνέχεια υποστήριξαν την ανεξαρτησία του Παναμά εμποδίζοντας τα στρατεύματα της Κολομβίας να εισβάλουν στον Παναμά. Έτσι πήραν τα δικαιώματα κατασκευής και αγόρασαν το ενεργητικό της χρεοκοπημένης γαλλικής εταιρίας του  </w:t>
      </w:r>
      <w:r w:rsidRPr="00021283">
        <w:rPr>
          <w:rFonts w:eastAsia="Times New Roman" w:cstheme="minorHAnsi"/>
          <w:kern w:val="0"/>
          <w:lang w:val="en-US" w:eastAsia="en-GB"/>
          <w14:ligatures w14:val="none"/>
        </w:rPr>
        <w:t>Lesseps</w:t>
      </w:r>
      <w:r w:rsidRPr="00021283">
        <w:rPr>
          <w:rFonts w:eastAsia="Times New Roman" w:cstheme="minorHAnsi"/>
          <w:kern w:val="0"/>
          <w:lang w:eastAsia="en-GB"/>
          <w14:ligatures w14:val="none"/>
        </w:rPr>
        <w:t>, και το 1914 ολοκλήρωσαν τη διώρυγα του Παναμά.</w:t>
      </w:r>
    </w:p>
    <w:p w14:paraId="5379206B"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68DD7A51" w14:textId="77777777" w:rsidR="00972BF3" w:rsidRPr="00021283" w:rsidRDefault="00972BF3" w:rsidP="00972BF3">
      <w:pPr>
        <w:spacing w:after="120" w:line="280" w:lineRule="exact"/>
        <w:jc w:val="both"/>
        <w:rPr>
          <w:rFonts w:cstheme="minorHAnsi"/>
        </w:rPr>
      </w:pPr>
      <w:r w:rsidRPr="00021283">
        <w:rPr>
          <w:rFonts w:cstheme="minorHAnsi"/>
        </w:rPr>
        <w:t xml:space="preserve">Από το 1914-1979 ανήκε στις ΗΠΑ, μέχρι το 2000 ελεγχόταν και από την κυβέρνηση του Παναμά και από το 2000 μόνο από τον Παναμά. Στο 65% του ΑΕΠ του Παναμά αντιστοιχούν τα περίπου 5 δισ. ετήσια έσοδα της διώρυγας. </w:t>
      </w:r>
    </w:p>
    <w:p w14:paraId="13AA6047" w14:textId="77777777" w:rsidR="00972BF3" w:rsidRPr="00021283" w:rsidRDefault="00972BF3" w:rsidP="00972BF3">
      <w:pPr>
        <w:spacing w:after="120" w:line="280" w:lineRule="exact"/>
        <w:jc w:val="both"/>
        <w:rPr>
          <w:rFonts w:cstheme="minorHAnsi"/>
        </w:rPr>
      </w:pPr>
    </w:p>
    <w:p w14:paraId="0A3C3806"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Από το 2023 οι κλιματικές συνθήκες και κυρίως η αυξημένη ξηρασία δημιουργούν φυσικά προβλήματα στη διώρυγα τα οποία μαζί με τις ανταγωνιστικές εναλλακτικές λύσεις, απειλούν να αφαιρέσουν σημαντικό μερίδιο  εσόδων στο μέλλον.</w:t>
      </w:r>
    </w:p>
    <w:p w14:paraId="433DE272"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Τα πλοία μετά την είσοδο τους από τον Ατλαντικό Ωκεανό πρέπει με 3 ανυψωτικές δεξαμενές να ανέλθουν κατά 26 μέτρα και λίγο πριν την έξοδο της διώρυγας να κατέλθουν με την αντίστροφη διαδικασία. </w:t>
      </w:r>
    </w:p>
    <w:p w14:paraId="382505F5"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Μετά από κάθε διέλευση πλοίου, προκειμένου να αδειάσει η δεξαμενή για να δεχθεί το επόμενο </w:t>
      </w:r>
      <w:del w:id="9" w:author="[core] Διπλό κενό." w:date="2026-02-22T19:09:26.698050">
        <w:r>
          <w:rPr>
            <w:rFonts w:eastAsia="Times New Roman" w:cstheme="minorHAnsi"/>
            <w:kern w:val="0"/>
            <w:lang w:eastAsia="en-GB"/>
            <w14:ligatures w14:val="none"/>
          </w:rPr>
          <w:delText>πλοίο  χύνονται</w:delText>
        </w:r>
      </w:del>
      <w:ins w:id="10" w:author="[core] Διπλό κενό." w:date="2026-02-22T19:09:26.698050">
        <w:r>
          <w:rPr>
            <w:rFonts w:eastAsia="Times New Roman" w:cstheme="minorHAnsi"/>
            <w:kern w:val="0"/>
            <w:lang w:eastAsia="en-GB"/>
            <w14:ligatures w14:val="none"/>
          </w:rPr>
          <w:t>πλοίο χύνονται</w:t>
        </w:r>
      </w:ins>
      <w:r>
        <w:rPr>
          <w:rFonts w:eastAsia="Times New Roman" w:cstheme="minorHAnsi"/>
          <w:kern w:val="0"/>
          <w:lang w:eastAsia="en-GB"/>
          <w14:ligatures w14:val="none"/>
        </w:rPr>
        <w:t xml:space="preserve"> στη θάλασσα περίπου 200 εκατομμύρια κιλά φρέσκου νερού προερχόμενο από τις κοντινές λίμνες που ισοδυναμούν με την ετήσια κατανάλωση νερού 2.000 ατόμων . Εάν έχει βροχές </w:t>
      </w:r>
      <w:del w:id="11" w:author="[core] Διπλό κενό." w:date="2026-02-22T19:09:26.698300">
        <w:r>
          <w:rPr>
            <w:rFonts w:eastAsia="Times New Roman" w:cstheme="minorHAnsi"/>
            <w:kern w:val="0"/>
            <w:lang w:eastAsia="en-GB"/>
            <w14:ligatures w14:val="none"/>
          </w:rPr>
          <w:delText>κάθε  Απρίλιο-Νοέμβριο</w:delText>
        </w:r>
      </w:del>
      <w:ins w:id="12" w:author="[core] Διπλό κενό." w:date="2026-02-22T19:09:26.698300">
        <w:r>
          <w:rPr>
            <w:rFonts w:eastAsia="Times New Roman" w:cstheme="minorHAnsi"/>
            <w:kern w:val="0"/>
            <w:lang w:eastAsia="en-GB"/>
            <w14:ligatures w14:val="none"/>
          </w:rPr>
          <w:t>κάθε Απρίλιο-Νοέμβριο</w:t>
        </w:r>
      </w:ins>
      <w:r>
        <w:rPr>
          <w:rFonts w:eastAsia="Times New Roman" w:cstheme="minorHAnsi"/>
          <w:kern w:val="0"/>
          <w:lang w:eastAsia="en-GB"/>
          <w14:ligatures w14:val="none"/>
        </w:rPr>
        <w:t> το νερό </w:t>
      </w:r>
      <w:r w:rsidRPr="00021283">
        <w:rPr>
          <w:rFonts w:eastAsia="Times New Roman" w:cstheme="minorHAnsi"/>
          <w:kern w:val="0"/>
          <w:lang w:eastAsia="en-GB"/>
          <w14:ligatures w14:val="none"/>
        </w:rPr>
        <w:lastRenderedPageBreak/>
        <w:t xml:space="preserve">αναπληρώνεται στις λίμνες. Αλλά εάν έχει μείωση βροχοπτώσεων, όπως αυτή τον Οκτώβρη του 2023 που ήταν μειωμένη πάνω από 4%, το νερό δεν επαρκεί. </w:t>
      </w:r>
      <w:r w:rsidRPr="00021283">
        <w:rPr>
          <w:rFonts w:cstheme="minorHAnsi"/>
        </w:rPr>
        <w:t>Η τοπική λίμνη Γκατούν όμως υδροδοτεί με πόσιμο νερό περίπου 2 εκατομμύρια πληθυσμό.</w:t>
      </w:r>
    </w:p>
    <w:p w14:paraId="7F6259F9"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δίλημμα να δώσουν προτεραιότητα στην ύδρευση του πληθυσμού </w:t>
      </w:r>
      <w:del w:id="13" w:author="[core] Συντακτικό πρόβλημα: το υποκείμενο του 'μειώνονται' δεν είναι σαφές και η σύνταξ" w:date="2026-02-22T19:09:26.698496">
        <w:r>
          <w:rPr>
            <w:rFonts w:eastAsia="Times New Roman" w:cstheme="minorHAnsi"/>
            <w:kern w:val="0"/>
            <w:lang w:eastAsia="en-GB"/>
            <w14:ligatures w14:val="none"/>
          </w:rPr>
          <w:delText>έχει ως αποτέλεσμα από τα 36 πλοία που περνούσαν συνήθως την ημέρα κάποιες φορές μειώνονται και κάτω από τα μισά</w:delText>
        </w:r>
      </w:del>
      <w:ins w:id="14" w:author="[core] Συντακτικό πρόβλημα: το υποκείμενο του 'μειώνονται' δεν είναι σαφές και η σύνταξ" w:date="2026-02-22T19:09:26.698496">
        <w:r>
          <w:rPr>
            <w:rFonts w:eastAsia="Times New Roman" w:cstheme="minorHAnsi"/>
            <w:kern w:val="0"/>
            <w:lang w:eastAsia="en-GB"/>
            <w14:ligatures w14:val="none"/>
          </w:rPr>
          <w:t>έχει ως αποτέλεσμα ο αριθμός των πλοίων που περνούσαν συνήθως την ημέρα (36) να μειώνεται κάποιες φορές και κάτω από τα μισά</w:t>
        </w:r>
      </w:ins>
      <w:r>
        <w:rPr>
          <w:rFonts w:eastAsia="Times New Roman" w:cstheme="minorHAnsi"/>
          <w:kern w:val="0"/>
          <w:lang w:eastAsia="en-GB"/>
          <w14:ligatures w14:val="none"/>
        </w:rPr>
        <w:t xml:space="preserve">, χωρίς αντίστοιχη μείωση των </w:t>
      </w:r>
      <w:del w:id="15" w:author="[core] Διπλό κενό." w:date="2026-02-22T19:09:26.698725">
        <w:r>
          <w:rPr>
            <w:rFonts w:eastAsia="Times New Roman" w:cstheme="minorHAnsi"/>
            <w:kern w:val="0"/>
            <w:lang w:eastAsia="en-GB"/>
            <w14:ligatures w14:val="none"/>
          </w:rPr>
          <w:delText>εσόδων,  καθώς</w:delText>
        </w:r>
      </w:del>
      <w:ins w:id="16" w:author="[core] Διπλό κενό." w:date="2026-02-22T19:09:26.698725">
        <w:r>
          <w:rPr>
            <w:rFonts w:eastAsia="Times New Roman" w:cstheme="minorHAnsi"/>
            <w:kern w:val="0"/>
            <w:lang w:eastAsia="en-GB"/>
            <w14:ligatures w14:val="none"/>
          </w:rPr>
          <w:t>εσόδων, καθώς</w:t>
        </w:r>
      </w:ins>
      <w:r>
        <w:rPr>
          <w:rFonts w:eastAsia="Times New Roman" w:cstheme="minorHAnsi"/>
          <w:kern w:val="0"/>
          <w:lang w:eastAsia="en-GB"/>
          <w14:ligatures w14:val="none"/>
        </w:rPr>
        <w:t xml:space="preserve"> οι διελεύσεις δημοπρατούνται και έτσι τα τέλη διέλευσης φθάνουν στα ύψη (ένα πλοίο πλήρωσε μέχρι και $4 εκ. για να περάσει άμεσα και να μην περιμένει για μέρες στην ουρά). </w:t>
      </w:r>
      <w:del w:id="17" w:author="[core] Η αρχική διατύπωση είναι αδόκιμη. Η διόρθωση βελτιώνει τη σύνταξη και τη σαφήνει" w:date="2026-02-22T19:09:26.699144">
        <w:r>
          <w:rPr>
            <w:rFonts w:eastAsia="Times New Roman" w:cstheme="minorHAnsi"/>
            <w:kern w:val="0"/>
            <w:lang w:eastAsia="en-GB"/>
            <w14:ligatures w14:val="none"/>
          </w:rPr>
          <w:delText>Σε ελαφρά φορτία μπαίνουν ανά δυο τα πλοία στις δεξαμενές ανύψωσης.</w:delText>
        </w:r>
      </w:del>
      <w:ins w:id="18" w:author="[core] Η αρχική διατύπωση είναι αδόκιμη. Η διόρθωση βελτιώνει τη σύνταξη και τη σαφήνει" w:date="2026-02-22T19:09:26.699144">
        <w:r>
          <w:rPr>
            <w:rFonts w:eastAsia="Times New Roman" w:cstheme="minorHAnsi"/>
            <w:kern w:val="0"/>
            <w:lang w:eastAsia="en-GB"/>
            <w14:ligatures w14:val="none"/>
          </w:rPr>
          <w:t>Όταν πρόκειται για ελαφρά φορτία, τα πλοία μπαίνουν ανά δύο στις δεξαμενές ανύψωσης.</w:t>
        </w:r>
      </w:ins>
      <w:r>
        <w:rPr>
          <w:rFonts w:eastAsia="Times New Roman" w:cstheme="minorHAnsi"/>
          <w:kern w:val="0"/>
          <w:lang w:eastAsia="en-GB"/>
          <w14:ligatures w14:val="none"/>
        </w:rPr>
        <w:t> </w:t>
      </w:r>
    </w:p>
    <w:p w14:paraId="7B229AB7" w14:textId="77777777" w:rsidR="00972BF3" w:rsidRPr="00021283" w:rsidRDefault="00972BF3" w:rsidP="00972BF3">
      <w:pPr>
        <w:spacing w:after="120" w:line="280" w:lineRule="exact"/>
        <w:jc w:val="both"/>
        <w:rPr>
          <w:rFonts w:eastAsia="Times New Roman" w:cstheme="minorHAnsi"/>
          <w:kern w:val="0"/>
          <w:lang w:eastAsia="en-GB"/>
          <w14:ligatures w14:val="none"/>
        </w:rPr>
      </w:pPr>
      <w:del w:id="19" w:author="[core] Συντακτικό πρόβλημα: η αρχική πρόταση δεν έχει σαφές υποκείμενο για το ρήμα 'μετ" w:date="2026-02-22T19:09:26.699555">
        <w:r>
          <w:rPr>
            <w:rFonts w:eastAsia="Times New Roman" w:cstheme="minorHAnsi"/>
            <w:kern w:val="0"/>
            <w:lang w:eastAsia="en-GB"/>
            <w14:ligatures w14:val="none"/>
          </w:rPr>
          <w:delText>Η μείωση της διέλευσης στο μισό  αριθμό πλοίων, και η επιλογή να περνούν τα ελαφρύτερα  μεταφέρουν έως και 40% λιγότερο φορτίο από ό,τι συνήθως.</w:delText>
        </w:r>
      </w:del>
      <w:ins w:id="20" w:author="[core] Συντακτικό πρόβλημα: η αρχική πρόταση δεν έχει σαφές υποκείμενο για το ρήμα 'μετ" w:date="2026-02-22T19:09:26.699555">
        <w:r>
          <w:rPr>
            <w:rFonts w:eastAsia="Times New Roman" w:cstheme="minorHAnsi"/>
            <w:kern w:val="0"/>
            <w:lang w:eastAsia="en-GB"/>
            <w14:ligatures w14:val="none"/>
          </w:rPr>
          <w:t>Η μείωση της διέλευσης στο μισό αριθμό πλοίων, καθώς και η επιλογή να περνούν τα ελαφρύτερα, έχουν ως αποτέλεσμα να μεταφέρουν έως και 40% λιγότερο φορτίο από ό,τι συνήθως.</w:t>
        </w:r>
      </w:ins>
      <w:r>
        <w:rPr>
          <w:rFonts w:eastAsia="Times New Roman" w:cstheme="minorHAnsi"/>
          <w:kern w:val="0"/>
          <w:lang w:eastAsia="en-GB"/>
          <w14:ligatures w14:val="none"/>
        </w:rPr>
        <w:t> Συνδυασμένα, αυτοί οι περιορισμοί στο εμπόριο μέσω της Διώρυγας του Παναμά έχουν προκαλέσει τεράστιες καθυστερήσεις για τα διερχόμενα πλοία, με αποτέλεσμα μεγάλες αναταραχές στις ροές εμπορίου μεταξύ Ατλαντικού και Ειρηνικού.</w:t>
      </w:r>
    </w:p>
    <w:p w14:paraId="79966905" w14:textId="77777777" w:rsidR="00972BF3" w:rsidRPr="00021283" w:rsidRDefault="00972BF3" w:rsidP="00972BF3">
      <w:pPr>
        <w:spacing w:after="120" w:line="280" w:lineRule="exact"/>
        <w:rPr>
          <w:rFonts w:eastAsia="Times New Roman" w:cstheme="minorHAnsi"/>
          <w:kern w:val="0"/>
          <w:lang w:eastAsia="en-GB"/>
          <w14:ligatures w14:val="none"/>
        </w:rPr>
      </w:pPr>
    </w:p>
    <w:p w14:paraId="1A47DF7A"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Λόγω των προβλημάτων στην Ερυθρά θάλασσα με τους Χούθι, οι οποίοι καθοδηγούμενοι από το Ιράν παρεμποδίζουν τη διέλευση των πλοίων, </w:t>
      </w:r>
      <w:del w:id="21" w:author="[core] Έλλειψη υποκειμένου στο ρήμα 'πρέπει να ταξιδεύουν'. Η διόρθωση προσθέτει το υπο" w:date="2026-02-22T19:09:26.699925">
        <w:r>
          <w:rPr>
            <w:rFonts w:eastAsia="Times New Roman" w:cstheme="minorHAnsi"/>
            <w:kern w:val="0"/>
            <w:lang w:eastAsia="en-GB"/>
            <w14:ligatures w14:val="none"/>
          </w:rPr>
          <w:delText>πρέπει να ταξιδεύουν τώρα μέσω των πολύ μεγάλων, πολύ δύσκολων και πολύ πιο ακριβών ιστορικών διαδρομών</w:delText>
        </w:r>
      </w:del>
      <w:ins w:id="22" w:author="[core] Έλλειψη υποκειμένου στο ρήμα 'πρέπει να ταξιδεύουν'. Η διόρθωση προσθέτει το υπο" w:date="2026-02-22T19:09:26.699925">
        <w:r>
          <w:rPr>
            <w:rFonts w:eastAsia="Times New Roman" w:cstheme="minorHAnsi"/>
            <w:kern w:val="0"/>
            <w:lang w:eastAsia="en-GB"/>
            <w14:ligatures w14:val="none"/>
          </w:rPr>
          <w:t>τα πλοία πρέπει να ταξιδεύουν τώρα μέσω των πολύ μεγάλων, πολύ δύσκολων και πολύ πιο ακριβών ιστορικών διαδρομών</w:t>
        </w:r>
      </w:ins>
      <w:r>
        <w:rPr>
          <w:rFonts w:eastAsia="Times New Roman" w:cstheme="minorHAnsi"/>
          <w:kern w:val="0"/>
          <w:lang w:eastAsia="en-GB"/>
          <w14:ligatures w14:val="none"/>
        </w:rPr>
        <w:t> γύρω από τη Νότια Αμερική και την Αφρική.</w:t>
      </w:r>
    </w:p>
    <w:p w14:paraId="52550C22" w14:textId="77777777" w:rsidR="00972BF3" w:rsidRPr="00021283" w:rsidRDefault="00972BF3" w:rsidP="00972BF3">
      <w:pPr>
        <w:spacing w:after="120" w:line="280" w:lineRule="exact"/>
        <w:jc w:val="both"/>
        <w:rPr>
          <w:rFonts w:cstheme="minorHAnsi"/>
        </w:rPr>
      </w:pPr>
    </w:p>
    <w:p w14:paraId="23BF52C3"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Οι ναυτιλιακές εταιρείες, προσθέτουν όλες αυτές τις απρόβλεπτες αυξήσεις κόστους στα κόμιστρα, </w:t>
      </w:r>
      <w:del w:id="23" w:author="[core] Η φράση 'μέσω υψηλότερων τιμών' είναι αδόκιμη. Η διόρθωση 'με τη μορφή υψηλότερω" w:date="2026-02-22T19:09:26.700188">
        <w:r>
          <w:rPr>
            <w:rFonts w:eastAsia="Times New Roman" w:cstheme="minorHAnsi"/>
            <w:kern w:val="0"/>
            <w:lang w:eastAsia="en-GB"/>
            <w14:ligatures w14:val="none"/>
          </w:rPr>
          <w:delText>τα οποία επιρρίπτονται στους καταναλωτές μέσω υψηλότερων τιμών για τα αγαθά</w:delText>
        </w:r>
      </w:del>
      <w:ins w:id="24" w:author="[core] Η φράση 'μέσω υψηλότερων τιμών' είναι αδόκιμη. Η διόρθωση 'με τη μορφή υψηλότερω" w:date="2026-02-22T19:09:26.700188">
        <w:r>
          <w:rPr>
            <w:rFonts w:eastAsia="Times New Roman" w:cstheme="minorHAnsi"/>
            <w:kern w:val="0"/>
            <w:lang w:eastAsia="en-GB"/>
            <w14:ligatures w14:val="none"/>
          </w:rPr>
          <w:t>τα οποία επιρρίπτονται στους καταναλωτές με τη μορφή υψηλότερων τιμών για τα αγαθά</w:t>
        </w:r>
      </w:ins>
      <w:r>
        <w:rPr>
          <w:rFonts w:eastAsia="Times New Roman" w:cstheme="minorHAnsi"/>
          <w:kern w:val="0"/>
          <w:lang w:eastAsia="en-GB"/>
          <w14:ligatures w14:val="none"/>
        </w:rPr>
        <w:t xml:space="preserve">, με αποτέλεσμα να συνεχίζεται η αύξηση των πληθωριστικών πιέσεων σε όλο τον κόσμο, πέραν των </w:t>
      </w:r>
      <w:del w:id="25" w:author="[core] Διπλό κενό." w:date="2026-02-22T19:09:26.700633">
        <w:r>
          <w:rPr>
            <w:rFonts w:eastAsia="Times New Roman" w:cstheme="minorHAnsi"/>
            <w:kern w:val="0"/>
            <w:lang w:eastAsia="en-GB"/>
            <w14:ligatures w14:val="none"/>
          </w:rPr>
          <w:delText>ήδη  πληθωριστικών</w:delText>
        </w:r>
      </w:del>
      <w:ins w:id="26" w:author="[core] Διπλό κενό." w:date="2026-02-22T19:09:26.700633">
        <w:r>
          <w:rPr>
            <w:rFonts w:eastAsia="Times New Roman" w:cstheme="minorHAnsi"/>
            <w:kern w:val="0"/>
            <w:lang w:eastAsia="en-GB"/>
            <w14:ligatures w14:val="none"/>
          </w:rPr>
          <w:t>ήδη πληθωριστικών</w:t>
        </w:r>
      </w:ins>
      <w:r>
        <w:rPr>
          <w:rFonts w:eastAsia="Times New Roman" w:cstheme="minorHAnsi"/>
          <w:kern w:val="0"/>
          <w:lang w:eastAsia="en-GB"/>
          <w14:ligatures w14:val="none"/>
        </w:rPr>
        <w:t> πιέσεων που προκαλεί η κρίση στην Ερυθρά Θάλασσα. </w:t>
      </w:r>
    </w:p>
    <w:p w14:paraId="7DD6D795"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361959AE"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Δεδομένης της πολυπλοκότητας της λύσης του προβλήματος της διώρυγας και της μειωμένης αξιοπιστίας, </w:t>
      </w:r>
      <w:del w:id="27" w:author="[core] Ορθογραφικό λάθος: το επίθετο 'απορριφθέντες' πρέπει να συμφωνεί σε γένος, αριθμ" w:date="2026-02-22T19:09:26.700863">
        <w:r>
          <w:rPr>
            <w:rFonts w:eastAsia="Times New Roman" w:cstheme="minorHAnsi"/>
            <w:kern w:val="0"/>
            <w:lang w:eastAsia="en-GB"/>
            <w14:ligatures w14:val="none"/>
          </w:rPr>
          <w:delText>απορριφθέντες προτάσεις του παρελθόντος για κατασκευή νέας διώρυγας, επανέρχονται</w:delText>
        </w:r>
      </w:del>
      <w:ins w:id="28" w:author="[core] Ορθογραφικό λάθος: το επίθετο 'απορριφθέντες' πρέπει να συμφωνεί σε γένος, αριθμ" w:date="2026-02-22T19:09:26.700863">
        <w:r>
          <w:rPr>
            <w:rFonts w:eastAsia="Times New Roman" w:cstheme="minorHAnsi"/>
            <w:kern w:val="0"/>
            <w:lang w:eastAsia="en-GB"/>
            <w14:ligatures w14:val="none"/>
          </w:rPr>
          <w:t>απορριφθείσες προτάσεις του παρελθόντος για κατασκευή νέας διώρυγας, επανέρχονται</w:t>
        </w:r>
      </w:ins>
      <w:r>
        <w:rPr>
          <w:rFonts w:eastAsia="Times New Roman" w:cstheme="minorHAnsi"/>
          <w:kern w:val="0"/>
          <w:lang w:eastAsia="en-GB"/>
          <w14:ligatures w14:val="none"/>
        </w:rPr>
        <w:t> με πολύ καλύτερες προοπτικές καθώς τα έσοδα αναμένονται να είναι τεράστια από ένα κανάλι που δεν θα χρειαστεί να ανυψώνει τα πλοία και να έχει τόσες απώλειες πόσιμου ύδατος. Οι παρακάτω ανταγωνιστικές λύσεις έχουν εμφανιστεί:</w:t>
      </w:r>
    </w:p>
    <w:p w14:paraId="05922714"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 α) Ο Νότιος διάδρομος, ο λεγόμενος Δι-Ωκεανικός Διάδρομος, αποτελείται από μια σειρά από ασφαλτωμένους δρόμους και γέφυρες που εκτείνονται μέσω της κάτω Νότιας Αμερικής, διασχίζοντας τις χώρες της Χιλής, της Αργεντινής, της Παραγουάης και της Βραζιλίας, οι οποίες θα επιτρέπουν σε φορτηγά, αντί για τα πλοία, να μεταφέρουν αγαθά </w:t>
      </w:r>
      <w:del w:id="29" w:author="[core] Περιττή επανάληψη της λέξης 'ακτή'. Η διόρθωση βελτιώνει τη ροή χωρίς να αλλάζει" w:date="2026-02-22T19:09:26.701106">
        <w:r>
          <w:rPr>
            <w:rFonts w:eastAsia="Times New Roman" w:cstheme="minorHAnsi"/>
            <w:kern w:val="0"/>
            <w:lang w:eastAsia="en-GB"/>
            <w14:ligatures w14:val="none"/>
          </w:rPr>
          <w:delText>από την μία ακτή στην άλλη ακτή.</w:delText>
        </w:r>
      </w:del>
      <w:ins w:id="30" w:author="[core] Περιττή επανάληψη της λέξης 'ακτή'. Η διόρθωση βελτιώνει τη ροή χωρίς να αλλάζει" w:date="2026-02-22T19:09:26.701106">
        <w:r>
          <w:rPr>
            <w:rFonts w:eastAsia="Times New Roman" w:cstheme="minorHAnsi"/>
            <w:kern w:val="0"/>
            <w:lang w:eastAsia="en-GB"/>
            <w14:ligatures w14:val="none"/>
          </w:rPr>
          <w:t>από τη μία ακτή στην άλλη.</w:t>
        </w:r>
      </w:ins>
      <w:r>
        <w:rPr>
          <w:rFonts w:eastAsia="Times New Roman" w:cstheme="minorHAnsi"/>
          <w:kern w:val="0"/>
          <w:lang w:eastAsia="en-GB"/>
          <w14:ligatures w14:val="none"/>
        </w:rPr>
        <w:t> Μεγάλο εμπόδιο στην υλοποίηση ενός τέτοιου έργου αποτελεί η 9.000 χιλιομέτρων οροσειρά των Άνδεων με μέσο υψόμετρο τα 4.000 μέτρα.</w:t>
      </w:r>
    </w:p>
    <w:p w14:paraId="52F1ECF3"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πλήρης λειτουργία του αναμένεται σε μερικά χρόνια </w:t>
      </w:r>
      <w:del w:id="31" w:author="[core] Λείπει κόμμα μετά το 'οπότε' για καλύτερη ροή και σαφήνεια της πρότασης." w:date="2026-02-22T19:09:26.701322">
        <w:r>
          <w:rPr>
            <w:rFonts w:eastAsia="Times New Roman" w:cstheme="minorHAnsi"/>
            <w:kern w:val="0"/>
            <w:lang w:eastAsia="en-GB"/>
            <w14:ligatures w14:val="none"/>
          </w:rPr>
          <w:delText>οπότε μέσω του Δι-Ωκεανικού Διαδρόμου, τα φορτηγά από τη Νοτιοδυτική Βραζιλία και από την Αργεντινή, θα μπορούν να διασχίζουν την περιοχή της Παραγουάης προς τα λιμάνια του Ειρηνικού στη Χιλή, μεταφέροντας τα αγροτικά τους προϊόντα για εξαγωγή στην Ανατολική Ασία, χωρίς να χρειάζεται να εξαρτώνται από τη Διώρυγα του Παναμά.</w:delText>
        </w:r>
      </w:del>
      <w:ins w:id="32" w:author="[core] Λείπει κόμμα μετά το 'οπότε' για καλύτερη ροή και σαφήνεια της πρότασης." w:date="2026-02-22T19:09:26.701322">
        <w:r>
          <w:rPr>
            <w:rFonts w:eastAsia="Times New Roman" w:cstheme="minorHAnsi"/>
            <w:kern w:val="0"/>
            <w:lang w:eastAsia="en-GB"/>
            <w14:ligatures w14:val="none"/>
          </w:rPr>
          <w:t>οπότε, μέσω του Δι-Ωκεανικού Διαδρόμου, τα φορτηγά από τη Νοτιοδυτική Βραζιλία και από την Αργεντινή θα μπορούν να διασχίζουν την περιοχή της Παραγουάης προς τα λιμάνια του Ειρηνικού στη Χιλή, μεταφέροντας τα αγροτικά τους προϊόντα για εξαγωγή στην Ανατολική Ασία, χωρίς να χρειάζεται να εξαρτώνται από τη Διώρυγα του Παναμά.</w:t>
        </w:r>
      </w:ins>
      <w:r>
        <w:rPr>
          <w:rFonts w:eastAsia="Times New Roman" w:cstheme="minorHAnsi"/>
          <w:kern w:val="0"/>
          <w:lang w:eastAsia="en-GB"/>
          <w14:ligatures w14:val="none"/>
        </w:rPr>
        <w:t> Επίσης θα διακινεί το λίθιο, βασικό συστατικό των μπαταριών για την πράσινη ενέργεια, που </w:t>
      </w:r>
      <w:r w:rsidRPr="00021283">
        <w:rPr>
          <w:rFonts w:eastAsia="Times New Roman" w:cstheme="minorHAnsi"/>
          <w:kern w:val="0"/>
          <w:lang w:eastAsia="en-GB"/>
          <w14:ligatures w14:val="none"/>
        </w:rPr>
        <w:lastRenderedPageBreak/>
        <w:t xml:space="preserve">βρίσκεται σε μεγάλες ποσότητες στο «τρίγωνο του λιθίου» στις χώρες Χιλή, Βολιβία και Αργεντινή. Η διαδρομή αυτή είναι σοβαρή απειλή για τα έσοδα του Παναμά, καθώς υπολογίζεται να μειώσει κατά 2 εβδομάδες τον χρόνο μεταφοράς και να μειώσει το κόστος ανά κοντέινερ κατά $1.000. </w:t>
      </w:r>
    </w:p>
    <w:p w14:paraId="261C1972"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F08E4DC"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Β) Κολομβία: Η σιδηροδρομική γραμμή της Κολομβίας από το λιμάνι </w:t>
      </w:r>
      <w:r w:rsidRPr="00021283">
        <w:rPr>
          <w:rFonts w:eastAsia="Times New Roman" w:cstheme="minorHAnsi"/>
          <w:kern w:val="0"/>
          <w:lang w:val="en-US" w:eastAsia="en-GB"/>
          <w14:ligatures w14:val="none"/>
        </w:rPr>
        <w:t>Cupica</w:t>
      </w:r>
      <w:r w:rsidRPr="00021283">
        <w:rPr>
          <w:rFonts w:eastAsia="Times New Roman" w:cstheme="minorHAnsi"/>
          <w:kern w:val="0"/>
          <w:lang w:eastAsia="en-GB"/>
          <w14:ligatures w14:val="none"/>
        </w:rPr>
        <w:t xml:space="preserve"> στο λιμάνι </w:t>
      </w:r>
      <w:r w:rsidRPr="00021283">
        <w:rPr>
          <w:rFonts w:eastAsia="Times New Roman" w:cstheme="minorHAnsi"/>
          <w:kern w:val="0"/>
          <w:lang w:val="en-US" w:eastAsia="en-GB"/>
          <w14:ligatures w14:val="none"/>
        </w:rPr>
        <w:t>Uraba</w:t>
      </w:r>
      <w:r w:rsidRPr="00021283">
        <w:rPr>
          <w:rFonts w:eastAsia="Times New Roman" w:cstheme="minorHAnsi"/>
          <w:kern w:val="0"/>
          <w:lang w:eastAsia="en-GB"/>
          <w14:ligatures w14:val="none"/>
        </w:rPr>
        <w:t>. Έ</w:t>
      </w:r>
      <w:r w:rsidRPr="00FA713D">
        <w:rPr>
          <w:rFonts w:eastAsia="Times New Roman" w:cstheme="minorHAnsi"/>
          <w:kern w:val="0"/>
          <w:lang w:eastAsia="en-GB"/>
          <w14:ligatures w14:val="none"/>
        </w:rPr>
        <w:t>ν</w:t>
      </w:r>
      <w:r w:rsidRPr="00021283">
        <w:rPr>
          <w:rFonts w:eastAsia="Times New Roman" w:cstheme="minorHAnsi"/>
          <w:kern w:val="0"/>
          <w:lang w:eastAsia="en-GB"/>
          <w14:ligatures w14:val="none"/>
        </w:rPr>
        <w:t>α έργο περίπου 10</w:t>
      </w:r>
      <w:r>
        <w:rPr>
          <w:rFonts w:eastAsia="Times New Roman" w:cstheme="minorHAnsi"/>
          <w:kern w:val="0"/>
          <w:lang w:eastAsia="en-GB"/>
          <w14:ligatures w14:val="none"/>
        </w:rPr>
        <w:t xml:space="preserve"> δισ. </w:t>
      </w:r>
      <w:r w:rsidRPr="00021283">
        <w:rPr>
          <w:rFonts w:eastAsia="Times New Roman" w:cstheme="minorHAnsi"/>
          <w:kern w:val="0"/>
          <w:lang w:eastAsia="en-GB"/>
          <w14:ligatures w14:val="none"/>
        </w:rPr>
        <w:t xml:space="preserve">που δεν έχει ξεκινήσει, αλλά εάν υλοποιηθεί, θα μπορεί να παρακάμπτει  τη Διώρυγα του Παναμά, με τα πλοία να εκφορτώνουν φορτίο στη μία ακτή, τα τρένα να το μεταφέρουν 240 χιλιόμετρα στην άλλη πλευρά για να το φορτώσουν σε άλλο πλοίο στον Ατλαντικό Ωκεανό. Η μεταφορική ικανότητα θα είναι 300.000 κοντέινερ ετησίως. </w:t>
      </w:r>
    </w:p>
    <w:p w14:paraId="33409979"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504C90B8"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2458D3EA" w14:textId="77777777" w:rsidR="00972BF3" w:rsidRPr="00021283" w:rsidRDefault="00972BF3" w:rsidP="00972BF3">
      <w:pPr>
        <w:spacing w:after="120" w:line="280" w:lineRule="exact"/>
        <w:jc w:val="both"/>
        <w:rPr>
          <w:rFonts w:cstheme="minorHAnsi"/>
        </w:rPr>
      </w:pPr>
      <w:r w:rsidRPr="00021283">
        <w:rPr>
          <w:rFonts w:cstheme="minorHAnsi"/>
        </w:rPr>
        <w:t xml:space="preserve">Γ) </w:t>
      </w:r>
      <w:r w:rsidRPr="00021283">
        <w:rPr>
          <w:rFonts w:cstheme="minorHAnsi"/>
          <w:lang w:val="en-US"/>
        </w:rPr>
        <w:t>Nicaragua</w:t>
      </w:r>
      <w:r w:rsidRPr="00021283">
        <w:rPr>
          <w:rFonts w:cstheme="minorHAnsi"/>
        </w:rPr>
        <w:t xml:space="preserve"> </w:t>
      </w:r>
      <w:r w:rsidRPr="00021283">
        <w:rPr>
          <w:rFonts w:cstheme="minorHAnsi"/>
          <w:lang w:val="en-US"/>
        </w:rPr>
        <w:t>mega</w:t>
      </w:r>
      <w:r w:rsidRPr="00021283">
        <w:rPr>
          <w:rFonts w:cstheme="minorHAnsi"/>
        </w:rPr>
        <w:t>-</w:t>
      </w:r>
      <w:r w:rsidRPr="00021283">
        <w:rPr>
          <w:rFonts w:cstheme="minorHAnsi"/>
          <w:lang w:val="en-US"/>
        </w:rPr>
        <w:t>canal</w:t>
      </w:r>
      <w:r w:rsidRPr="00021283">
        <w:rPr>
          <w:rFonts w:cstheme="minorHAnsi"/>
        </w:rPr>
        <w:t xml:space="preserve">. Υπάρχουν προτάσεις για την κατασκευή μιας διώρυγας μέσω της Νικαράγουας από πολύ παλιά. Η γεωγραφία της περιοχής θεωρητικά ευνοεί την υλοποίηση του έργου, κυρίως λόγω της παρουσίας της Λίμνης Νικαράγουα. Στα δυτικά της λίμνης υπάρχει ένας στενός ισθμός με πλάτος περίπου </w:t>
      </w:r>
      <w:del w:id="33" w:author="[core] Γραμματικό λάθος: το 'χιλιόμετρα' πρέπει να είναι σε γενική πτώση ('χιλιόμετρων'" w:date="2026-02-22T19:09:26.702757">
        <w:r>
          <w:rPr>
            <w:rFonts w:cstheme="minorHAnsi"/>
          </w:rPr>
          <w:delText>19 χιλιόμετρα</w:delText>
        </w:r>
      </w:del>
      <w:ins w:id="34" w:author="[core] Γραμματικό λάθος: το 'χιλιόμετρα' πρέπει να είναι σε γενική πτώση ('χιλιόμετρων'" w:date="2026-02-22T19:09:26.702757">
        <w:r>
          <w:rPr>
            <w:rFonts w:cstheme="minorHAnsi"/>
          </w:rPr>
          <w:t>19 χιλιομέτρων</w:t>
        </w:r>
      </w:ins>
      <w:r>
        <w:rPr>
          <w:rFonts w:cstheme="minorHAnsi"/>
        </w:rPr>
        <w:t xml:space="preserve">, ενώ στα ανατολικά της λίμνης υπάρχει ένας ελαφρώς ευρύτερος ισθμός με πλάτος περίπου </w:t>
      </w:r>
      <w:del w:id="35" w:author="[core] Γραμματικό λάθος: το 'χιλιόμετρα' πρέπει να είναι σε γενική πτώση ('χιλιόμετρων'" w:date="2026-02-22T19:09:26.703536">
        <w:r>
          <w:rPr>
            <w:rFonts w:cstheme="minorHAnsi"/>
          </w:rPr>
          <w:delText>100 χιλιόμετρα</w:delText>
        </w:r>
      </w:del>
      <w:ins w:id="36" w:author="[core] Γραμματικό λάθος: το 'χιλιόμετρα' πρέπει να είναι σε γενική πτώση ('χιλιόμετρων'" w:date="2026-02-22T19:09:26.703536">
        <w:r>
          <w:rPr>
            <w:rFonts w:cstheme="minorHAnsi"/>
          </w:rPr>
          <w:t>100 χιλιομέτρων</w:t>
        </w:r>
      </w:ins>
      <w:r>
        <w:rPr>
          <w:rFonts w:cstheme="minorHAnsi"/>
        </w:rPr>
        <w:t>. Συνδυάζοντας αυτές τις δύο περιοχές, η διώρυγα θα έχει μήκος περίπου 280 χιλιομέτρων, παρέχοντας μια νέα σύνδεση μεταξύ του λιμανιού </w:t>
      </w:r>
      <w:r w:rsidRPr="00021283">
        <w:rPr>
          <w:rFonts w:cstheme="minorHAnsi"/>
          <w:lang w:val="en-US"/>
        </w:rPr>
        <w:t>Puerto</w:t>
      </w:r>
      <w:r w:rsidRPr="00021283">
        <w:rPr>
          <w:rFonts w:cstheme="minorHAnsi"/>
        </w:rPr>
        <w:t xml:space="preserve"> </w:t>
      </w:r>
      <w:r w:rsidRPr="00021283">
        <w:rPr>
          <w:rFonts w:cstheme="minorHAnsi"/>
          <w:lang w:val="en-US"/>
        </w:rPr>
        <w:t>de</w:t>
      </w:r>
      <w:r w:rsidRPr="00021283">
        <w:rPr>
          <w:rFonts w:cstheme="minorHAnsi"/>
        </w:rPr>
        <w:t xml:space="preserve"> </w:t>
      </w:r>
      <w:r w:rsidRPr="00021283">
        <w:rPr>
          <w:rFonts w:cstheme="minorHAnsi"/>
          <w:lang w:val="en-US"/>
        </w:rPr>
        <w:t>Bluefields</w:t>
      </w:r>
      <w:r w:rsidRPr="00021283">
        <w:rPr>
          <w:rFonts w:cstheme="minorHAnsi"/>
        </w:rPr>
        <w:t xml:space="preserve"> του Ατλαντικού και του λιμανιού </w:t>
      </w:r>
      <w:r w:rsidRPr="00021283">
        <w:rPr>
          <w:rFonts w:cstheme="minorHAnsi"/>
          <w:lang w:val="en-US"/>
        </w:rPr>
        <w:t>Puerto</w:t>
      </w:r>
      <w:r w:rsidRPr="00021283">
        <w:rPr>
          <w:rFonts w:cstheme="minorHAnsi"/>
        </w:rPr>
        <w:t xml:space="preserve"> </w:t>
      </w:r>
      <w:r w:rsidRPr="00021283">
        <w:rPr>
          <w:rFonts w:cstheme="minorHAnsi"/>
          <w:lang w:val="en-US"/>
        </w:rPr>
        <w:t>Corinto</w:t>
      </w:r>
      <w:r w:rsidRPr="00021283">
        <w:rPr>
          <w:rFonts w:cstheme="minorHAnsi"/>
        </w:rPr>
        <w:t xml:space="preserve"> του Ειρηνικού Ωκεανού. Υπολογίζεται ότι το κόστος κατασκευής θα φθάσει τα 60-70 δισ.. </w:t>
      </w:r>
    </w:p>
    <w:p w14:paraId="7EC66F27"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κυβέρνηση της Νικαράγουας το 2013 ανέθεσε στην κινεζική εταιρία </w:t>
      </w:r>
      <w:r w:rsidRPr="00021283">
        <w:rPr>
          <w:rFonts w:eastAsia="Times New Roman" w:cstheme="minorHAnsi"/>
          <w:kern w:val="0"/>
          <w:lang w:val="en-US" w:eastAsia="en-GB"/>
          <w14:ligatures w14:val="none"/>
        </w:rPr>
        <w:t>Hong</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Kong</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Nicaragua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Canal</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Development</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Company</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HKND</w:t>
      </w:r>
      <w:r w:rsidRPr="00021283">
        <w:rPr>
          <w:rFonts w:eastAsia="Times New Roman" w:cstheme="minorHAnsi"/>
          <w:kern w:val="0"/>
          <w:lang w:eastAsia="en-GB"/>
          <w14:ligatures w14:val="none"/>
        </w:rPr>
        <w:t>) να κατασκευάσει τη διώρυγα και της επέτρεψε να είναι ο μοναδικός διαχειριστής της διώρυγας για 50 χρόνια, με την επιλογή παράτασης της εντολής για άλλα 50 χρόνια.</w:t>
      </w:r>
    </w:p>
    <w:p w14:paraId="1DA31F62" w14:textId="3FA2A762"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Το έργο ποτέ δεν κατάφερε να προχωρήσει,</w:t>
      </w:r>
      <w:r w:rsidR="009B215D">
        <w:rPr>
          <w:rStyle w:val="a4"/>
          <w:rFonts w:eastAsia="Times New Roman" w:cstheme="minorHAnsi"/>
          <w:kern w:val="0"/>
          <w:lang w:eastAsia="en-GB"/>
          <w14:ligatures w14:val="none"/>
        </w:rPr>
        <w:footnoteReference w:id="1"/>
      </w:r>
      <w:r w:rsidRPr="00021283">
        <w:rPr>
          <w:rFonts w:eastAsia="Times New Roman" w:cstheme="minorHAnsi"/>
          <w:kern w:val="0"/>
          <w:lang w:eastAsia="en-GB"/>
          <w14:ligatures w14:val="none"/>
        </w:rPr>
        <w:t xml:space="preserve"> καθώς οι περιβαλλοντικές μελέτες σκοπιμότητας έδειξαν ότι το έργο θα μπορούσε να εισάγει αλμυρό νερό στη Λίμνη Νικαράγουα και να καταστρέψει τη μεγαλύτερη πηγή φρέσκου νερού που υπάρχει στην Κεντρική Αμερική. Οι αγρότες ξεσηκώθηκαν και αρνήθηκαν </w:t>
      </w:r>
      <w:del w:id="37" w:author="[core] Λανθασμένη σύνταξη. Το ρήμα 'απαλλοτριώνω' είναι μεταβατικό και απαιτεί αντικείμ" w:date="2026-02-22T19:09:26.704062">
        <w:r>
          <w:rPr>
            <w:rFonts w:eastAsia="Times New Roman" w:cstheme="minorHAnsi"/>
            <w:kern w:val="0"/>
            <w:lang w:eastAsia="en-GB"/>
            <w14:ligatures w14:val="none"/>
          </w:rPr>
          <w:delText>να τους απαλλοτριώσουν</w:delText>
        </w:r>
      </w:del>
      <w:ins w:id="38" w:author="[core] Λανθασμένη σύνταξη. Το ρήμα 'απαλλοτριώνω' είναι μεταβατικό και απαιτεί αντικείμ" w:date="2026-02-22T19:09:26.704062">
        <w:r>
          <w:rPr>
            <w:rFonts w:eastAsia="Times New Roman" w:cstheme="minorHAnsi"/>
            <w:kern w:val="0"/>
            <w:lang w:eastAsia="en-GB"/>
            <w14:ligatures w14:val="none"/>
          </w:rPr>
          <w:t>να τους απαλλοτριωθεί</w:t>
        </w:r>
      </w:ins>
      <w:r>
        <w:rPr>
          <w:rFonts w:eastAsia="Times New Roman" w:cstheme="minorHAnsi"/>
          <w:kern w:val="0"/>
          <w:lang w:eastAsia="en-GB"/>
          <w14:ligatures w14:val="none"/>
        </w:rPr>
        <w:t> τη γη τους. Ο κινέζος επενδυτής χρεοκόπησε και η εταιρεία του έχασε πάνω από το 90% της αξίας της. </w:t>
      </w:r>
    </w:p>
    <w:p w14:paraId="15F7C1F4"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 αυταρχικός ηγέτης Ντάνιελ Ορτέγκα συνεχίζει να υπόσχεται το έργο στην χώρα του, η οποία βρίθει από οικονομική αναποτελεσματικότητα και διαφθορά. </w:t>
      </w:r>
    </w:p>
    <w:p w14:paraId="5CD86ED4"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762095E7"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Δ) Μεξικό. Στο Μεξικό το νέο έργο σιδηροδρόμου  που ονομάζεται Διάδρομος Δια-Ωκεανικός του Μεξικού, με τα  λιμάνια C</w:t>
      </w:r>
      <w:r w:rsidRPr="00021283">
        <w:rPr>
          <w:rFonts w:eastAsia="Times New Roman" w:cstheme="minorHAnsi"/>
          <w:kern w:val="0"/>
          <w:lang w:val="en-US" w:eastAsia="en-GB"/>
          <w14:ligatures w14:val="none"/>
        </w:rPr>
        <w:t>oatzacoalcos</w:t>
      </w:r>
      <w:r w:rsidRPr="00021283">
        <w:rPr>
          <w:rFonts w:eastAsia="Times New Roman" w:cstheme="minorHAnsi"/>
          <w:kern w:val="0"/>
          <w:lang w:eastAsia="en-GB"/>
          <w14:ligatures w14:val="none"/>
        </w:rPr>
        <w:t>και Sali</w:t>
      </w:r>
      <w:r w:rsidRPr="00021283">
        <w:rPr>
          <w:rFonts w:eastAsia="Times New Roman" w:cstheme="minorHAnsi"/>
          <w:kern w:val="0"/>
          <w:lang w:val="en-US" w:eastAsia="en-GB"/>
          <w14:ligatures w14:val="none"/>
        </w:rPr>
        <w:t>na</w:t>
      </w:r>
      <w:r w:rsidRPr="00FA713D">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Cru</w:t>
      </w:r>
      <w:r w:rsidRPr="00021283">
        <w:rPr>
          <w:rFonts w:eastAsia="Times New Roman" w:cstheme="minorHAnsi"/>
          <w:kern w:val="0"/>
          <w:lang w:eastAsia="en-GB"/>
          <w14:ligatures w14:val="none"/>
        </w:rPr>
        <w:t>z</w:t>
      </w:r>
      <w:r w:rsidRPr="00FA713D">
        <w:rPr>
          <w:rFonts w:eastAsia="Times New Roman" w:cstheme="minorHAnsi"/>
          <w:kern w:val="0"/>
          <w:lang w:eastAsia="en-GB"/>
          <w14:ligatures w14:val="none"/>
        </w:rPr>
        <w:t>, πο</w:t>
      </w:r>
      <w:r w:rsidRPr="00021283">
        <w:rPr>
          <w:rFonts w:eastAsia="Times New Roman" w:cstheme="minorHAnsi"/>
          <w:kern w:val="0"/>
          <w:lang w:eastAsia="en-GB"/>
          <w14:ligatures w14:val="none"/>
        </w:rPr>
        <w:t xml:space="preserve">υ βρίσκονται στα δύο άκρα των ωκεανών σε απόσταση 192 χιλιομέτρων.  Το έργο θα ολοκληρωθεί  στην πλήρη του μορφή το 2030 με επένδυση κοντά στα 7,5 </w:t>
      </w:r>
      <w:del w:id="39" w:author="[core] Διπλή τελεία στο τέλος της πρότασης." w:date="2026-02-22T19:09:26.707227">
        <w:r>
          <w:rPr>
            <w:rFonts w:eastAsia="Times New Roman" w:cstheme="minorHAnsi"/>
            <w:kern w:val="0"/>
            <w:lang w:eastAsia="en-GB"/>
            <w14:ligatures w14:val="none"/>
          </w:rPr>
          <w:delText>δισ..</w:delText>
        </w:r>
      </w:del>
      <w:ins w:id="40" w:author="[core] Διπλή τελεία στο τέλος της πρότασης." w:date="2026-02-22T19:09:26.707227">
        <w:r>
          <w:rPr>
            <w:rFonts w:eastAsia="Times New Roman" w:cstheme="minorHAnsi"/>
            <w:kern w:val="0"/>
            <w:lang w:eastAsia="en-GB"/>
            <w14:ligatures w14:val="none"/>
          </w:rPr>
          <w:t>δισ.</w:t>
        </w:r>
      </w:ins>
      <w:r>
        <w:rPr>
          <w:rFonts w:eastAsia="Times New Roman" w:cstheme="minorHAnsi"/>
          <w:kern w:val="0"/>
          <w:lang w:eastAsia="en-GB"/>
          <w14:ligatures w14:val="none"/>
        </w:rPr>
        <w:t> Θα μπορεί να μεταφέρει σιδηροδρομικώς 1,4 εκατομμύρια κοντέινερ κατά έτος. </w:t>
      </w:r>
    </w:p>
    <w:p w14:paraId="5B23A56B"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018DE64C"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Ε) Ονδούρα. Η Ονδούρα σχεδιάζει να συνδέσει σιδηροδρομικά τους  </w:t>
      </w:r>
      <w:del w:id="41" w:author="[core] Ορθογραφικό λάθος. Το 'δύο' γράφεται με ύψιλον." w:date="2026-02-22T19:09:26.708096">
        <w:r>
          <w:rPr>
            <w:rFonts w:eastAsia="Times New Roman" w:cstheme="minorHAnsi"/>
            <w:kern w:val="0"/>
            <w:lang w:eastAsia="en-GB"/>
            <w14:ligatures w14:val="none"/>
          </w:rPr>
          <w:delText>δυο Ωκεανούς</w:delText>
        </w:r>
      </w:del>
      <w:ins w:id="42" w:author="[core] Ορθογραφικό λάθος. Το 'δύο' γράφεται με ύψιλον." w:date="2026-02-22T19:09:26.708096">
        <w:r>
          <w:rPr>
            <w:rFonts w:eastAsia="Times New Roman" w:cstheme="minorHAnsi"/>
            <w:kern w:val="0"/>
            <w:lang w:eastAsia="en-GB"/>
            <w14:ligatures w14:val="none"/>
          </w:rPr>
          <w:t>δύο Ωκεανούς</w:t>
        </w:r>
      </w:ins>
      <w:r>
        <w:rPr>
          <w:rFonts w:eastAsia="Times New Roman" w:cstheme="minorHAnsi"/>
          <w:kern w:val="0"/>
          <w:lang w:eastAsia="en-GB"/>
          <w14:ligatures w14:val="none"/>
        </w:rPr>
        <w:t> με τα λιμάνια </w:t>
      </w:r>
      <w:r w:rsidRPr="00021283">
        <w:rPr>
          <w:rFonts w:eastAsia="Times New Roman" w:cstheme="minorHAnsi"/>
          <w:kern w:val="0"/>
          <w:lang w:val="en-US" w:eastAsia="en-GB"/>
          <w14:ligatures w14:val="none"/>
        </w:rPr>
        <w:t>Amapala</w:t>
      </w:r>
      <w:r w:rsidRPr="00021283">
        <w:rPr>
          <w:rFonts w:eastAsia="Times New Roman" w:cstheme="minorHAnsi"/>
          <w:kern w:val="0"/>
          <w:lang w:eastAsia="en-GB"/>
          <w14:ligatures w14:val="none"/>
        </w:rPr>
        <w:t xml:space="preserve"> του </w:t>
      </w:r>
      <w:r w:rsidRPr="00021283">
        <w:rPr>
          <w:rFonts w:eastAsia="Times New Roman" w:cstheme="minorHAnsi"/>
          <w:kern w:val="0"/>
          <w:lang w:val="en-US" w:eastAsia="en-GB"/>
          <w14:ligatures w14:val="none"/>
        </w:rPr>
        <w:t>Puerto</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Cortes</w:t>
      </w:r>
      <w:r w:rsidRPr="00021283">
        <w:rPr>
          <w:rFonts w:eastAsia="Times New Roman" w:cstheme="minorHAnsi"/>
          <w:kern w:val="0"/>
          <w:lang w:eastAsia="en-GB"/>
          <w14:ligatures w14:val="none"/>
        </w:rPr>
        <w:t xml:space="preserve"> και υπολογίζει την κατασκευή σε περίπου 10-15 έτη με μεταφορική ικανότητα περίπου 3,5 εκ. κοντέινερ ετησίως. </w:t>
      </w:r>
    </w:p>
    <w:p w14:paraId="3BC89EB7"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A7DB9A9"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64484BE7"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απειλή του Ντόναλντ Τραμπ να ανακαταλάβει τη διώρυγα από τον Παναμά, δεν είναι απλώς μια πολιτική δήλωση, αλλά υποδηλώνει βαθύτερες φιλοδοξίες και στρατηγικούς στόχους, που ξεπερνούν τα όρια της σχέσης ΗΠΑ-Παναμά. </w:t>
      </w:r>
    </w:p>
    <w:p w14:paraId="4494D002"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Για τις Ηνωμένες Πολιτείες, η διώρυγα είναι ουσιώδης για τη διασφάλιση της ασφαλούς και ανεμπόδιστης διέλευσης αγαθών, ειδικά σε περιόδους αυξανόμενου εμπορικού ανταγωνισμού με δυνάμεις όπως η Κίνα. Η Αμερική, όπως και στο παρελθόν, βλέπει τη στρατηγική θέση της διώρυγας ως αναπόσπαστο μέρος της δικής της ασφάλειας και επιρροής στο δυτικό ημισφαίριο. </w:t>
      </w:r>
    </w:p>
    <w:p w14:paraId="1BFCB691"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48F4AA59"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Κίνα διαχειρίζεται ήδη τα δύο από τα πέντε λιμάνια στην είσοδο και στην έξοδο της διώρυγας του Παναμά. Το 2016 ο Παναμάς παρέδωσε το νησί Μαργαρίτα στον Ατλαντικό  έναντι </w:t>
      </w:r>
      <w:del w:id="43" w:author="[core] Το 'δισεκατομμύριο' είναι ουδέτερο, άρα το 'δολάρια' πρέπει να είναι σε γενική π" w:date="2026-02-22T19:09:26.708859">
        <w:r>
          <w:rPr>
            <w:rFonts w:eastAsia="Times New Roman" w:cstheme="minorHAnsi"/>
            <w:kern w:val="0"/>
            <w:lang w:eastAsia="en-GB"/>
            <w14:ligatures w14:val="none"/>
          </w:rPr>
          <w:delText>1 δισ. δολάρια</w:delText>
        </w:r>
      </w:del>
      <w:ins w:id="44" w:author="[core] Το 'δισεκατομμύριο' είναι ουδέτερο, άρα το 'δολάρια' πρέπει να είναι σε γενική π" w:date="2026-02-22T19:09:26.708859">
        <w:r>
          <w:rPr>
            <w:rFonts w:eastAsia="Times New Roman" w:cstheme="minorHAnsi"/>
            <w:kern w:val="0"/>
            <w:lang w:eastAsia="en-GB"/>
            <w14:ligatures w14:val="none"/>
          </w:rPr>
          <w:t>1 δισ. δολάρια</w:t>
        </w:r>
      </w:ins>
      <w:r>
        <w:rPr>
          <w:rFonts w:eastAsia="Times New Roman" w:cstheme="minorHAnsi"/>
          <w:kern w:val="0"/>
          <w:lang w:eastAsia="en-GB"/>
          <w14:ligatures w14:val="none"/>
        </w:rPr>
        <w:t xml:space="preserve"> για να κατασκευάσει ακόμα ένα τεράστιο βαθύ λιμάνι και εισήλθε στον κινεζικό δρόμο του  μεταξιού. Επίσης διαχειρίζεται και </w:t>
      </w:r>
      <w:del w:id="45" w:author="[core] Το 'παραπάνω' είναι πιο άτυπο. Το 'προαναφερθέντα' είναι πιο επίσημο και ακριβές" w:date="2026-02-22T19:09:26.709122">
        <w:r>
          <w:rPr>
            <w:rFonts w:eastAsia="Times New Roman" w:cstheme="minorHAnsi"/>
            <w:kern w:val="0"/>
            <w:lang w:eastAsia="en-GB"/>
            <w14:ligatures w14:val="none"/>
          </w:rPr>
          <w:delText>τα δύο παραπάνω λιμάνια της Ονδούρας</w:delText>
        </w:r>
      </w:del>
      <w:ins w:id="46" w:author="[core] Το 'παραπάνω' είναι πιο άτυπο. Το 'προαναφερθέντα' είναι πιο επίσημο και ακριβές" w:date="2026-02-22T19:09:26.709122">
        <w:r>
          <w:rPr>
            <w:rFonts w:eastAsia="Times New Roman" w:cstheme="minorHAnsi"/>
            <w:kern w:val="0"/>
            <w:lang w:eastAsia="en-GB"/>
            <w14:ligatures w14:val="none"/>
          </w:rPr>
          <w:t>τα δύο προαναφερθέντα λιμάνια της Ονδούρας</w:t>
        </w:r>
      </w:ins>
      <w:r>
        <w:rPr>
          <w:rFonts w:eastAsia="Times New Roman" w:cstheme="minorHAnsi"/>
          <w:kern w:val="0"/>
          <w:lang w:eastAsia="en-GB"/>
          <w14:ligatures w14:val="none"/>
        </w:rPr>
        <w:t> και κατασκευάζει και εκσυγχρονίζει τα σιδηροδρομικά τους δίκτυα και τις εγκαταστάσεις των λιμανιών. </w:t>
      </w:r>
    </w:p>
    <w:p w14:paraId="6D37F1B8"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641146F"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Οι διάδρομοι Ονδούρας, Μεξικού και Κολομβίας συνολικά θα έχουν μεταφορική ικανότητα (3,6+1,4+0,3) 5,3 εκ. κοντέινερ ετησίως, αρκετά χαμηλότερα από τα 8 εκ. που μεταφέρει το κανάλι του Παναμά υπό κανονική λειτουργία. Η μόνη πραγματική απειλή για τον Παναμά θα μπορούσε να προέλθει από το κανάλι της Νικαράγουας εάν ποτέ κατασκευαστεί.</w:t>
      </w:r>
    </w:p>
    <w:p w14:paraId="59B9B213"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43F1753E"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Τα σχόλια του Τραμπ που υπονοούν ενδεχόμενη ανάκτηση της διώρυγας πρέπει να αναλυθούν στο πλαίσιο μιας ευρύτερης στρατηγικής. Με την Κίνα να επενδύει ολοένα και περισσότερο σε παγκόσμιες υποδομές και να διεκδικεί στρατηγική παρουσία στην περιοχή, η αναφορά του Τραμπ ενδέχεται να λειτουργεί ως σήμα πρόθεσης προς τον Παναμά και άλλους συμμάχους της περιοχής, πως οι ΗΠΑ δεν θα επιτρέψουν σε καμία εξωηπειρωτική δύναμη να αποκτήσει έλεγχο ή επιρροή στη διώρυγα.</w:t>
      </w:r>
    </w:p>
    <w:p w14:paraId="212BAC68"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2381E64D"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Από την πλευρά του, ο Παναμάς εξαρτάται οικονομικά από τη διώρυγα, που αποτελεί τη σημαντικότερη πηγή εσόδων του κράτους. Ως κυρίαρχη οντότητα, ο Παναμάς έχει κάθε λόγο να διατηρεί τον έλεγχο της διώρυγας </w:t>
      </w:r>
      <w:del w:id="47" w:author="[core] Η χρήση του 'ενώ' υποδηλώνει αντίθεση ή ταυτόχρονη δράση. Εδώ, η δεύτερη πρόταση" w:date="2026-02-22T19:09:26.709383">
        <w:r>
          <w:rPr>
            <w:rFonts w:eastAsia="Times New Roman" w:cstheme="minorHAnsi"/>
            <w:kern w:val="0"/>
            <w:lang w:eastAsia="en-GB"/>
            <w14:ligatures w14:val="none"/>
          </w:rPr>
          <w:delText>εντός των συνόρων του, ενώ παράλληλα αξιοποιεί</w:delText>
        </w:r>
      </w:del>
      <w:ins w:id="48" w:author="[core] Η χρήση του 'ενώ' υποδηλώνει αντίθεση ή ταυτόχρονη δράση. Εδώ, η δεύτερη πρόταση" w:date="2026-02-22T19:09:26.709383">
        <w:r>
          <w:rPr>
            <w:rFonts w:eastAsia="Times New Roman" w:cstheme="minorHAnsi"/>
            <w:kern w:val="0"/>
            <w:lang w:eastAsia="en-GB"/>
            <w14:ligatures w14:val="none"/>
          </w:rPr>
          <w:t>εντός των συνόρων του και παράλληλα αξιοποιεί</w:t>
        </w:r>
      </w:ins>
      <w:r>
        <w:rPr>
          <w:rFonts w:eastAsia="Times New Roman" w:cstheme="minorHAnsi"/>
          <w:kern w:val="0"/>
          <w:lang w:eastAsia="en-GB"/>
          <w14:ligatures w14:val="none"/>
        </w:rPr>
        <w:t xml:space="preserve"> τη στρατηγική της θέση για την ενίσχυση της οικονομίας του. Παρά τις προτάσεις για εναλλακτικές διαδρομές μέσω του Μεξικού, της Νικαράγουας ή της Κολομβίας, η υφιστάμενη υποδομή της διώρυγας του Παναμά καθιστά τη χώρα ασυναγώνιστο εταίρο για τις ΗΠΑ σε μια διώρυγα που ήδη λειτουργεί και </w:t>
      </w:r>
      <w:del w:id="49" w:author="[core] Προσθήκη κόμματος πριν από την υποθετική πρόταση για καλύτερη ροή." w:date="2026-02-22T19:09:26.709638">
        <w:r>
          <w:rPr>
            <w:rFonts w:eastAsia="Times New Roman" w:cstheme="minorHAnsi"/>
            <w:kern w:val="0"/>
            <w:lang w:eastAsia="en-GB"/>
            <w14:ligatures w14:val="none"/>
          </w:rPr>
          <w:delText>μπορεί να περάσει ο στόλος τους εάν χρειαστεί.</w:delText>
        </w:r>
      </w:del>
      <w:ins w:id="50" w:author="[core] Προσθήκη κόμματος πριν από την υποθετική πρόταση για καλύτερη ροή." w:date="2026-02-22T19:09:26.709638">
        <w:r>
          <w:rPr>
            <w:rFonts w:eastAsia="Times New Roman" w:cstheme="minorHAnsi"/>
            <w:kern w:val="0"/>
            <w:lang w:eastAsia="en-GB"/>
            <w14:ligatures w14:val="none"/>
          </w:rPr>
          <w:t>μπορεί να περάσει ο στόλος τους, εάν χρειαστεί.</w:t>
        </w:r>
      </w:ins>
    </w:p>
    <w:p w14:paraId="496CED9E"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72E49179"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lastRenderedPageBreak/>
        <w:t>Ο Παναμάς, όμως, δεν είναι απλώς εξαρτώμενος από τις ΗΠΑ. Έχει δείξει την πρόθεσή του να συνεργαστεί με δυνάμεις όπως η Κίνα, που αποτελούν ισχυρούς εμπορικούς εταίρους. Αυτό ενισχύει την ανάγκη των Ηνωμένων Πολιτειών να διατηρήσουν την επιρροή τους στη χώρα, αποτρέποντας ταυτόχρονα οποιαδήποτε άλλη δύναμη από το να αποκτήσει πρόσβαση σε αυτή τη στρατηγική τοποθεσία.</w:t>
      </w:r>
    </w:p>
    <w:p w14:paraId="45ADCF4F"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37F6E962"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6642CB8"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C1459B3" w14:textId="77777777" w:rsidR="00972BF3" w:rsidRPr="00021283" w:rsidRDefault="00972BF3" w:rsidP="00972BF3">
      <w:pPr>
        <w:spacing w:after="120" w:line="280" w:lineRule="exact"/>
        <w:jc w:val="both"/>
        <w:rPr>
          <w:rFonts w:cstheme="minorHAnsi"/>
        </w:rPr>
      </w:pPr>
    </w:p>
    <w:p w14:paraId="53C1ED1C" w14:textId="77777777" w:rsidR="00972BF3" w:rsidRPr="00021283" w:rsidRDefault="00972BF3" w:rsidP="00972BF3">
      <w:pPr>
        <w:spacing w:after="120" w:line="280" w:lineRule="exact"/>
        <w:jc w:val="both"/>
        <w:rPr>
          <w:rFonts w:cstheme="minorHAnsi"/>
        </w:rPr>
      </w:pPr>
    </w:p>
    <w:p w14:paraId="51B23725" w14:textId="77777777" w:rsidR="00972BF3" w:rsidRPr="00021283" w:rsidRDefault="00972BF3" w:rsidP="00972BF3">
      <w:pPr>
        <w:spacing w:after="120" w:line="280" w:lineRule="exact"/>
        <w:rPr>
          <w:rFonts w:cstheme="minorHAnsi"/>
          <w:b/>
          <w:bCs/>
        </w:rPr>
      </w:pPr>
      <w:r w:rsidRPr="00021283">
        <w:rPr>
          <w:rFonts w:cstheme="minorHAnsi"/>
          <w:b/>
          <w:bCs/>
        </w:rPr>
        <w:br w:type="page"/>
      </w:r>
    </w:p>
    <w:p w14:paraId="3CFA5677" w14:textId="77777777" w:rsidR="00972BF3" w:rsidRPr="00021283" w:rsidRDefault="00972BF3" w:rsidP="00972BF3">
      <w:pPr>
        <w:spacing w:after="120" w:line="280" w:lineRule="exact"/>
        <w:jc w:val="center"/>
        <w:rPr>
          <w:rFonts w:cstheme="minorHAnsi"/>
          <w:b/>
          <w:bCs/>
        </w:rPr>
      </w:pPr>
      <w:r w:rsidRPr="00021283">
        <w:rPr>
          <w:rFonts w:cstheme="minorHAnsi"/>
          <w:b/>
          <w:bCs/>
        </w:rPr>
        <w:lastRenderedPageBreak/>
        <w:t>Η Γεωργία ως Πηγή Ανατρεπτικής Καινοτομίας</w:t>
      </w:r>
    </w:p>
    <w:p w14:paraId="6AD3ECC4" w14:textId="77777777" w:rsidR="00972BF3" w:rsidRPr="00021283" w:rsidRDefault="00972BF3" w:rsidP="00972BF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 Διδάσκουσα </w:t>
      </w:r>
    </w:p>
    <w:p w14:paraId="5F2F1DBA" w14:textId="77777777" w:rsidR="00972BF3" w:rsidRPr="00021283" w:rsidRDefault="00972BF3" w:rsidP="00972BF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2D945298" w14:textId="77777777" w:rsidR="00972BF3" w:rsidRPr="00021283" w:rsidRDefault="00972BF3" w:rsidP="00972BF3">
      <w:pPr>
        <w:spacing w:after="120" w:line="280" w:lineRule="exact"/>
        <w:jc w:val="both"/>
        <w:rPr>
          <w:rFonts w:cstheme="minorHAnsi"/>
        </w:rPr>
      </w:pPr>
    </w:p>
    <w:p w14:paraId="2E316BE2" w14:textId="77777777" w:rsidR="00972BF3" w:rsidRPr="00021283" w:rsidRDefault="00972BF3" w:rsidP="00972BF3">
      <w:pPr>
        <w:spacing w:after="120" w:line="280" w:lineRule="exact"/>
        <w:jc w:val="both"/>
        <w:rPr>
          <w:rFonts w:cstheme="minorHAnsi"/>
        </w:rPr>
      </w:pPr>
    </w:p>
    <w:p w14:paraId="39048EB3" w14:textId="77777777" w:rsidR="00972BF3" w:rsidRPr="00021283" w:rsidRDefault="00972BF3" w:rsidP="00972BF3">
      <w:pPr>
        <w:spacing w:after="120" w:line="280" w:lineRule="exact"/>
        <w:jc w:val="both"/>
        <w:rPr>
          <w:rFonts w:cstheme="minorHAnsi"/>
        </w:rPr>
      </w:pPr>
      <w:r w:rsidRPr="00021283">
        <w:rPr>
          <w:rFonts w:cstheme="minorHAnsi"/>
        </w:rPr>
        <w:t xml:space="preserve">Η γεωργία είναι ένας τομέας με θεμελιώδη σημασία για την επιβίωση και την ανάπτυξη της ανθρώπινης κοινωνίας. Ενώ συχνά θεωρείται παραδοσιακός τομέας, η γεωργία προσφέρει εξαιρετικές ευκαιρίες για την ανάπτυξη ανατρεπτικών καινοτομιών που μπορούν να αλλάξουν ριζικά τον τρόπο παραγωγής, διανομής και κατανάλωσης τροφίμων. Ανατρεπτικά προϊόντα από τη γεωργία μπορούν όχι μόνο να ενισχύσουν τη βιωσιμότητα αλλά και να συμβάλουν στην επίλυση σημαντικών παγκόσμιων προβλημάτων, όπως η πείνα, η κλιματική αλλαγή και η </w:t>
      </w:r>
      <w:del w:id="51" w:author="[core] Προσθήκη άρθρου για πληρέστερη διατύπωση." w:date="2026-02-22T19:09:26.709867">
        <w:r>
          <w:rPr>
            <w:rFonts w:cstheme="minorHAnsi"/>
          </w:rPr>
          <w:delText>εξάντληση φυσικών πόρων.</w:delText>
        </w:r>
      </w:del>
      <w:ins w:id="52" w:author="[core] Προσθήκη άρθρου για πληρέστερη διατύπωση." w:date="2026-02-22T19:09:26.709867">
        <w:r>
          <w:rPr>
            <w:rFonts w:cstheme="minorHAnsi"/>
          </w:rPr>
          <w:t>εξάντληση των φυσικών πόρων.</w:t>
        </w:r>
      </w:ins>
    </w:p>
    <w:p w14:paraId="7EE33B72" w14:textId="77777777" w:rsidR="00972BF3" w:rsidRPr="00021283" w:rsidRDefault="00972BF3" w:rsidP="00972BF3">
      <w:pPr>
        <w:spacing w:after="120" w:line="280" w:lineRule="exact"/>
        <w:rPr>
          <w:rFonts w:cstheme="minorHAnsi"/>
        </w:rPr>
      </w:pPr>
    </w:p>
    <w:p w14:paraId="6E6C7D1F" w14:textId="77777777" w:rsidR="00972BF3" w:rsidRPr="00021283" w:rsidRDefault="00972BF3" w:rsidP="00972BF3">
      <w:pPr>
        <w:spacing w:after="120" w:line="280" w:lineRule="exact"/>
        <w:jc w:val="both"/>
        <w:rPr>
          <w:rFonts w:cstheme="minorHAnsi"/>
        </w:rPr>
      </w:pPr>
      <w:r w:rsidRPr="00021283">
        <w:rPr>
          <w:rFonts w:cstheme="minorHAnsi"/>
        </w:rPr>
        <w:t>Η ανατρεπτική καινοτομία ορίζεται ως εκείνη που δημιουργεί νέες αγορές ή ανατρέπει υπάρχουσες, εισάγοντας προϊόντα ή υπηρεσίες που είναι φθηνότερα, πιο απλά ή πιο προσιτά από τις υπάρχουσες επιλογές. Στη γεωργία, η ανατρεπτική καινοτομία μπορεί να λάβει τη μορφή νέων τεχνολογιών, διαδικασιών παραγωγής ή ακόμα και επιχειρηματικών μοντέλων που αλλάζουν τις παραδοσιακές πρακτικές.</w:t>
      </w:r>
    </w:p>
    <w:p w14:paraId="53090014" w14:textId="77777777" w:rsidR="00972BF3" w:rsidRPr="00021283" w:rsidRDefault="00972BF3" w:rsidP="00972BF3">
      <w:pPr>
        <w:spacing w:after="120" w:line="280" w:lineRule="exact"/>
        <w:rPr>
          <w:rFonts w:cstheme="minorHAnsi"/>
        </w:rPr>
      </w:pPr>
    </w:p>
    <w:p w14:paraId="1B54D5CF" w14:textId="77777777" w:rsidR="00972BF3" w:rsidRPr="00021283" w:rsidRDefault="00972BF3" w:rsidP="00972BF3">
      <w:pPr>
        <w:spacing w:after="120" w:line="280" w:lineRule="exact"/>
        <w:jc w:val="both"/>
        <w:rPr>
          <w:rFonts w:cstheme="minorHAnsi"/>
        </w:rPr>
      </w:pPr>
      <w:r w:rsidRPr="00021283">
        <w:rPr>
          <w:rFonts w:cstheme="minorHAnsi"/>
          <w:b/>
          <w:bCs/>
        </w:rPr>
        <w:t>Η Σημασία της Ανατρεπτικής Καινοτομίας στη Γεωργία</w:t>
      </w:r>
      <w:r w:rsidRPr="00021283">
        <w:rPr>
          <w:rFonts w:cstheme="minorHAnsi"/>
        </w:rPr>
        <w:t>: Η γεωργία αντιμετωπίζει πολυάριθμες προκλήσεις, όπως η αύξηση του παγκόσμιου πληθυσμού, η ανάγκη για μείωση των περιβαλλοντικών επιπτώσεων, η κλιματική αλλαγή, η εξάντληση των φυσικών πόρων και η ανάγκη για πιο βιώσιμα τρόφιμα. Η ανάπτυξη ανατρεπτικών προϊόντων και υπηρεσιών στη γεωργία μπορεί να δώσει απαντήσεις σε αυτές τις προκλήσεις.</w:t>
      </w:r>
    </w:p>
    <w:p w14:paraId="209B382C" w14:textId="77777777" w:rsidR="00972BF3" w:rsidRPr="00021283" w:rsidRDefault="00972BF3" w:rsidP="00972BF3">
      <w:pPr>
        <w:spacing w:after="120" w:line="280" w:lineRule="exact"/>
        <w:rPr>
          <w:rFonts w:cstheme="minorHAnsi"/>
        </w:rPr>
      </w:pPr>
    </w:p>
    <w:p w14:paraId="7DC6BEE1" w14:textId="77777777" w:rsidR="00972BF3" w:rsidRPr="00021283" w:rsidRDefault="00972BF3" w:rsidP="00972BF3">
      <w:pPr>
        <w:spacing w:after="120" w:line="280" w:lineRule="exact"/>
        <w:rPr>
          <w:rFonts w:cstheme="minorHAnsi"/>
        </w:rPr>
      </w:pPr>
      <w:r w:rsidRPr="00021283">
        <w:rPr>
          <w:rFonts w:cstheme="minorHAnsi"/>
          <w:b/>
          <w:bCs/>
        </w:rPr>
        <w:t>Παραδείγματα Ανατρεπτικής Καινοτομίας στη Γεωργία</w:t>
      </w:r>
      <w:r w:rsidRPr="00021283">
        <w:rPr>
          <w:rFonts w:cstheme="minorHAnsi"/>
        </w:rPr>
        <w:t>:</w:t>
      </w:r>
    </w:p>
    <w:p w14:paraId="4C95C835" w14:textId="77777777" w:rsidR="00972BF3" w:rsidRPr="00021283" w:rsidRDefault="00972BF3" w:rsidP="00972BF3">
      <w:pPr>
        <w:spacing w:after="120" w:line="280" w:lineRule="exact"/>
        <w:jc w:val="both"/>
        <w:rPr>
          <w:rFonts w:cstheme="minorHAnsi"/>
        </w:rPr>
      </w:pPr>
      <w:r w:rsidRPr="00021283">
        <w:rPr>
          <w:rFonts w:cstheme="minorHAnsi"/>
        </w:rPr>
        <w:t>1. Γεωργία Ακριβείας:  Η γεωργία ακριβείας βασίζεται στη χρήση τεχνολογιών, όπως δορυφόροι, drones και αισθητήρες, για τη συλλογή δεδομένων σχετικά με το έδαφος, τις καιρικές συνθήκες και την ανάπτυξη των καλλιεργειών. Αυτό επιτρέπει στους αγρότες να εφαρμόζουν στοχευμένες παρεμβάσεις, όπως άρδευση, λίπανση ή καταπολέμηση παρασίτων. Ανατρεπτική επίδραση: Η γεωργία ακριβείας μειώνει τη σπατάλη πόρων, αυξάνει την απόδοση και μειώνει τις περιβαλλοντικές επιπτώσεις.</w:t>
      </w:r>
    </w:p>
    <w:p w14:paraId="292E6682" w14:textId="77777777" w:rsidR="00972BF3" w:rsidRPr="00021283" w:rsidRDefault="00972BF3" w:rsidP="00972BF3">
      <w:pPr>
        <w:spacing w:after="120" w:line="280" w:lineRule="exact"/>
        <w:rPr>
          <w:rFonts w:cstheme="minorHAnsi"/>
        </w:rPr>
      </w:pPr>
    </w:p>
    <w:p w14:paraId="741F471D" w14:textId="77777777" w:rsidR="00972BF3" w:rsidRPr="00021283" w:rsidRDefault="00972BF3" w:rsidP="00972BF3">
      <w:pPr>
        <w:spacing w:after="120" w:line="280" w:lineRule="exact"/>
        <w:jc w:val="both"/>
        <w:rPr>
          <w:rFonts w:cstheme="minorHAnsi"/>
        </w:rPr>
      </w:pPr>
      <w:r w:rsidRPr="00021283">
        <w:rPr>
          <w:rFonts w:cstheme="minorHAnsi"/>
        </w:rPr>
        <w:t>2. Καλλιέργειες με Βιοτεχνολογία: Η γενετική τροποποίηση και η χρήση CRISPR επιτρέπουν τη δημιουργία καλλιεργειών ανθεκτικών σε ασθένειες, ξηρασία και ακραίες θερμοκρασίες. Ανατρεπτική επίδραση: Οι βιοτεχνολογικές καλλιέργειες προσφέρουν μεγαλύτερες αποδόσεις με μικρότερη χρήση πόρων και λιγότερα χημικά, συμβάλλοντας στη βιωσιμότητα.</w:t>
      </w:r>
    </w:p>
    <w:p w14:paraId="6EF82515" w14:textId="77777777" w:rsidR="00972BF3" w:rsidRPr="00021283" w:rsidRDefault="00972BF3" w:rsidP="00972BF3">
      <w:pPr>
        <w:spacing w:after="120" w:line="280" w:lineRule="exact"/>
        <w:rPr>
          <w:rFonts w:cstheme="minorHAnsi"/>
        </w:rPr>
      </w:pPr>
    </w:p>
    <w:p w14:paraId="40B39914" w14:textId="77777777" w:rsidR="00972BF3" w:rsidRPr="00021283" w:rsidRDefault="00972BF3" w:rsidP="00972BF3">
      <w:pPr>
        <w:spacing w:after="120" w:line="280" w:lineRule="exact"/>
        <w:jc w:val="both"/>
        <w:rPr>
          <w:rFonts w:cstheme="minorHAnsi"/>
        </w:rPr>
      </w:pPr>
      <w:r w:rsidRPr="00021283">
        <w:rPr>
          <w:rFonts w:cstheme="minorHAnsi"/>
        </w:rPr>
        <w:lastRenderedPageBreak/>
        <w:t>3. Κάθετη Γεωργία: Η καλλιέργεια τροφίμων σε κάθετες φάρμες εντός αστικών περιοχών είναι ένα αναδυόμενο μοντέλο που αξιοποιεί τεχνολογίες όπως φώτα LED και υδροπονία. Ανατρεπτική επίδραση: Η κάθετη γεωργία φέρνει την παραγωγή κοντά στους καταναλωτές, μειώνοντας τη μεταφορά και τις εκπομπές άνθρακα, ενώ επιτρέπει την καλλιέργεια σε περιοχές με περιορισμένους φυσικούς πόρους.</w:t>
      </w:r>
    </w:p>
    <w:p w14:paraId="4504773F" w14:textId="77777777" w:rsidR="00972BF3" w:rsidRPr="00021283" w:rsidRDefault="00972BF3" w:rsidP="00972BF3">
      <w:pPr>
        <w:spacing w:after="120" w:line="280" w:lineRule="exact"/>
        <w:rPr>
          <w:rFonts w:cstheme="minorHAnsi"/>
        </w:rPr>
      </w:pPr>
    </w:p>
    <w:p w14:paraId="575F83B4" w14:textId="77777777" w:rsidR="00972BF3" w:rsidRPr="00021283" w:rsidRDefault="00972BF3" w:rsidP="00972BF3">
      <w:pPr>
        <w:spacing w:after="120" w:line="280" w:lineRule="exact"/>
        <w:jc w:val="both"/>
        <w:rPr>
          <w:rFonts w:cstheme="minorHAnsi"/>
        </w:rPr>
      </w:pPr>
      <w:r w:rsidRPr="00021283">
        <w:rPr>
          <w:rFonts w:cstheme="minorHAnsi"/>
        </w:rPr>
        <w:t>4. Εναλλακτικές Πρωτεΐνες: Η παραγωγή τροφίμων από εναλλακτικές πηγές, όπως φυτική πρωτεΐνη, καλλιέργεια κυττάρων και έντομα, προωθείται ως μια λύση για την αυξανόμενη ζήτηση πρωτεΐνης. Ανατρεπτική επίδραση: Τα εναλλακτικά προϊόντα μειώνουν την εξάρτηση από την κτηνοτροφία, η οποία είναι ένας από τους μεγαλύτερους παράγοντες περιβαλλοντικής ρύπανσης.</w:t>
      </w:r>
    </w:p>
    <w:p w14:paraId="064C65BD" w14:textId="77777777" w:rsidR="00972BF3" w:rsidRPr="00021283" w:rsidRDefault="00972BF3" w:rsidP="00972BF3">
      <w:pPr>
        <w:spacing w:after="120" w:line="280" w:lineRule="exact"/>
        <w:rPr>
          <w:rFonts w:cstheme="minorHAnsi"/>
        </w:rPr>
      </w:pPr>
    </w:p>
    <w:p w14:paraId="3BE7B2DE" w14:textId="77777777" w:rsidR="00972BF3" w:rsidRPr="00021283" w:rsidRDefault="00972BF3" w:rsidP="00972BF3">
      <w:pPr>
        <w:spacing w:after="120" w:line="280" w:lineRule="exact"/>
        <w:jc w:val="both"/>
        <w:rPr>
          <w:rFonts w:cstheme="minorHAnsi"/>
        </w:rPr>
      </w:pPr>
      <w:r w:rsidRPr="00021283">
        <w:rPr>
          <w:rFonts w:cstheme="minorHAnsi"/>
        </w:rPr>
        <w:t>5. Ψηφιακές Αγορές: Πλατφόρμες όπως το Farmcrowdy και το AgriMarketplace συνδέουν απευθείας τους αγρότες με τους καταναλωτές, παρακάμπτοντας τους μεσάζοντες. Ανατρεπτική επίδραση: Οι αγρότες αποκτούν μεγαλύτερο μερίδιο εσόδων, ενώ οι καταναλωτές έχουν πρόσβαση σε φθηνότερα και φρεσκότερα προϊόντα.</w:t>
      </w:r>
    </w:p>
    <w:p w14:paraId="42C5B2C2" w14:textId="77777777" w:rsidR="00972BF3" w:rsidRPr="00021283" w:rsidRDefault="00972BF3" w:rsidP="00972BF3">
      <w:pPr>
        <w:spacing w:after="120" w:line="280" w:lineRule="exact"/>
        <w:rPr>
          <w:rFonts w:cstheme="minorHAnsi"/>
        </w:rPr>
      </w:pPr>
    </w:p>
    <w:p w14:paraId="35679A96" w14:textId="77777777" w:rsidR="00972BF3" w:rsidRPr="00021283" w:rsidRDefault="00972BF3" w:rsidP="00972BF3">
      <w:pPr>
        <w:spacing w:after="120" w:line="280" w:lineRule="exact"/>
        <w:jc w:val="both"/>
        <w:rPr>
          <w:rFonts w:cstheme="minorHAnsi"/>
        </w:rPr>
      </w:pPr>
      <w:r w:rsidRPr="00021283">
        <w:rPr>
          <w:rFonts w:cstheme="minorHAnsi"/>
          <w:b/>
          <w:bCs/>
        </w:rPr>
        <w:t>Πώς η Γεωργία Μπορεί να Παράγει Ανατρεπτικά Προϊόντα</w:t>
      </w:r>
      <w:r w:rsidRPr="00021283">
        <w:rPr>
          <w:rFonts w:cstheme="minorHAnsi"/>
        </w:rPr>
        <w:t>: Η ανάπτυξη ανατρεπτικών προϊόντων στη γεωργία απαιτεί συνδυασμό τεχνολογικής καινοτομίας, επιχειρηματικής στρατηγικής και κατανόησης των αναγκών της αγοράς.</w:t>
      </w:r>
    </w:p>
    <w:p w14:paraId="62A24BB9" w14:textId="77777777" w:rsidR="00972BF3" w:rsidRPr="00021283" w:rsidRDefault="00972BF3" w:rsidP="00972BF3">
      <w:pPr>
        <w:spacing w:after="120" w:line="280" w:lineRule="exact"/>
        <w:jc w:val="both"/>
        <w:rPr>
          <w:rFonts w:cstheme="minorHAnsi"/>
        </w:rPr>
      </w:pPr>
      <w:r w:rsidRPr="00021283">
        <w:rPr>
          <w:rFonts w:cstheme="minorHAnsi"/>
        </w:rPr>
        <w:t>α) Καινοτομία στις Διαδικασίες: Οι αγρότες μπορούν να υιοθετήσουν τεχνολογίες για την αυτοματοποίηση της παραγωγής και τη μείωση του κόστους. Για παράδειγμα, ρομποτικά συστήματα μπορούν να χρησιμοποιηθούν για τη συγκομιδή, μειώνοντας την ανάγκη για ανθρώπινο εργατικό δυναμικό.</w:t>
      </w:r>
    </w:p>
    <w:p w14:paraId="073FF33E" w14:textId="77777777" w:rsidR="00972BF3" w:rsidRPr="00021283" w:rsidRDefault="00972BF3" w:rsidP="00972BF3">
      <w:pPr>
        <w:spacing w:after="120" w:line="280" w:lineRule="exact"/>
        <w:jc w:val="both"/>
        <w:rPr>
          <w:rFonts w:cstheme="minorHAnsi"/>
        </w:rPr>
      </w:pPr>
      <w:r w:rsidRPr="00021283">
        <w:rPr>
          <w:rFonts w:cstheme="minorHAnsi"/>
        </w:rPr>
        <w:t>β) Αναβάθμιση Υποδομών:  Η επένδυση σε υποδομές, όπως συστήματα υδροπονίας ή ανανεώσιμες πηγές ενέργειας, επιτρέπει την παραγωγή τροφίμων με λιγότερους πόρους.</w:t>
      </w:r>
    </w:p>
    <w:p w14:paraId="3B634EBE" w14:textId="77777777" w:rsidR="00972BF3" w:rsidRPr="00021283" w:rsidRDefault="00972BF3" w:rsidP="00972BF3">
      <w:pPr>
        <w:spacing w:after="120" w:line="280" w:lineRule="exact"/>
        <w:rPr>
          <w:rFonts w:cstheme="minorHAnsi"/>
        </w:rPr>
      </w:pPr>
      <w:r w:rsidRPr="00021283">
        <w:rPr>
          <w:rFonts w:cstheme="minorHAnsi"/>
        </w:rPr>
        <w:t>γ) Συνεργασίες και Δίκτυα: Οι αγρότες μπορούν να συνεργαστούν με πανεπιστήμια, ερευνητικά κέντρα και τεχνολογικές εταιρείες για την ανάπτυξη και δοκιμή νέων καινοτομιών.</w:t>
      </w:r>
    </w:p>
    <w:p w14:paraId="6BD091DB" w14:textId="77777777" w:rsidR="00972BF3" w:rsidRPr="00021283" w:rsidRDefault="00972BF3" w:rsidP="00972BF3">
      <w:pPr>
        <w:spacing w:after="120" w:line="280" w:lineRule="exact"/>
        <w:jc w:val="both"/>
        <w:rPr>
          <w:rFonts w:cstheme="minorHAnsi"/>
        </w:rPr>
      </w:pPr>
      <w:r w:rsidRPr="00021283">
        <w:rPr>
          <w:rFonts w:cstheme="minorHAnsi"/>
        </w:rPr>
        <w:t>δ) Δημιουργία Νέων Αγορών: Η ανάπτυξη προϊόντων που απευθύνονται σε ειδικές αγορές, όπως τα βιολογικά προϊόντα ή τα λειτουργικά τρόφιμα, μπορεί να προσελκύσει νέους καταναλωτές.</w:t>
      </w:r>
    </w:p>
    <w:p w14:paraId="3B787FA9" w14:textId="77777777" w:rsidR="00972BF3" w:rsidRPr="00021283" w:rsidRDefault="00972BF3" w:rsidP="00972BF3">
      <w:pPr>
        <w:spacing w:after="120" w:line="280" w:lineRule="exact"/>
        <w:rPr>
          <w:rFonts w:cstheme="minorHAnsi"/>
        </w:rPr>
      </w:pPr>
    </w:p>
    <w:p w14:paraId="18C64F0A" w14:textId="77777777" w:rsidR="00972BF3" w:rsidRPr="00021283" w:rsidRDefault="00972BF3" w:rsidP="00972BF3">
      <w:pPr>
        <w:spacing w:after="120" w:line="280" w:lineRule="exact"/>
        <w:rPr>
          <w:rFonts w:cstheme="minorHAnsi"/>
        </w:rPr>
      </w:pPr>
    </w:p>
    <w:p w14:paraId="0AD2E18B" w14:textId="77777777" w:rsidR="00972BF3" w:rsidRPr="00021283" w:rsidRDefault="00972BF3" w:rsidP="00972BF3">
      <w:pPr>
        <w:spacing w:after="120" w:line="280" w:lineRule="exact"/>
        <w:jc w:val="both"/>
        <w:rPr>
          <w:rFonts w:cstheme="minorHAnsi"/>
        </w:rPr>
      </w:pPr>
      <w:r w:rsidRPr="00021283">
        <w:rPr>
          <w:rFonts w:cstheme="minorHAnsi"/>
          <w:b/>
          <w:bCs/>
        </w:rPr>
        <w:t>Προκλήσεις στην Παραγωγή Ανατρεπτικών Προϊόντων</w:t>
      </w:r>
      <w:r w:rsidRPr="00021283">
        <w:rPr>
          <w:rFonts w:cstheme="minorHAnsi"/>
        </w:rPr>
        <w:t xml:space="preserve">: </w:t>
      </w:r>
      <w:r w:rsidRPr="00021283">
        <w:rPr>
          <w:rFonts w:cstheme="minorHAnsi"/>
          <w:lang w:val="en-US"/>
        </w:rPr>
        <w:t>i</w:t>
      </w:r>
      <w:r w:rsidRPr="00021283">
        <w:rPr>
          <w:rFonts w:cstheme="minorHAnsi"/>
        </w:rPr>
        <w:t>) Το κόστος ανάπτυξης: Οι τεχνολογίες αιχμής και οι νέες διαδικασίες απαιτούν σημαντικές επενδύσεις, ii) Αντίσταση στην Αλλαγή: Οι παραδοσιακές πρακτικές και η απροθυμία για αλλαγή μπορεί να καθυστερήσουν την υιοθέτηση των ανατρεπτικών καινοτομιών, iii) Ρυθμιστικά Εμπόδια: Η ανάπτυξη και διάθεση νέων προϊόντων συχνά υπόκειται σε αυστηρές ρυθμίσεις, iv) Πρόσβαση σε Πόρους: Οι μικροί αγρότες συχνά στερούνται της τεχνογνωσίας και των οικονομικών πόρων που απαιτούνται για την υιοθέτηση καινοτομιών.</w:t>
      </w:r>
    </w:p>
    <w:p w14:paraId="572339BB" w14:textId="77777777" w:rsidR="00972BF3" w:rsidRPr="00021283" w:rsidRDefault="00972BF3" w:rsidP="00972BF3">
      <w:pPr>
        <w:spacing w:after="120" w:line="280" w:lineRule="exact"/>
        <w:rPr>
          <w:rFonts w:cstheme="minorHAnsi"/>
        </w:rPr>
      </w:pPr>
    </w:p>
    <w:p w14:paraId="7D6AA986" w14:textId="77777777" w:rsidR="00972BF3" w:rsidRPr="00021283" w:rsidRDefault="00972BF3" w:rsidP="00972BF3">
      <w:pPr>
        <w:spacing w:after="120" w:line="280" w:lineRule="exact"/>
        <w:jc w:val="both"/>
        <w:rPr>
          <w:rFonts w:cstheme="minorHAnsi"/>
        </w:rPr>
      </w:pPr>
      <w:r w:rsidRPr="00021283">
        <w:rPr>
          <w:rFonts w:cstheme="minorHAnsi"/>
          <w:b/>
          <w:bCs/>
        </w:rPr>
        <w:t xml:space="preserve">Το Μέλλον της Ανατρεπτικής Καινοτομίας στη Γεωργία: </w:t>
      </w:r>
      <w:r w:rsidRPr="00021283">
        <w:rPr>
          <w:rFonts w:cstheme="minorHAnsi"/>
        </w:rPr>
        <w:t>Η γεωργία έχει τεράστιες δυνατότητες να οδηγήσει την ανάπτυξη ανατρεπτικών προϊόντων, εφόσον οι αγρότες, οι ερευνητές και οι επιχειρήσεις συνεργαστούν. Η χρήση τεχνολογιών, όπως η τεχνητή νοημοσύνη, τα big data και η ρομποτική, θα ενισχύσει την ικανότητα του τομέα να παράγει προϊόντα που ανατρέπουν τις παραδοσιακές πρακτικές.</w:t>
      </w:r>
    </w:p>
    <w:p w14:paraId="7FF67DC6" w14:textId="77777777" w:rsidR="00972BF3" w:rsidRPr="00021283" w:rsidRDefault="00972BF3" w:rsidP="00972BF3">
      <w:pPr>
        <w:spacing w:after="120" w:line="280" w:lineRule="exact"/>
        <w:rPr>
          <w:rFonts w:cstheme="minorHAnsi"/>
        </w:rPr>
      </w:pPr>
    </w:p>
    <w:p w14:paraId="2E441E20" w14:textId="77777777" w:rsidR="00972BF3" w:rsidRPr="00021283" w:rsidRDefault="00972BF3" w:rsidP="00972BF3">
      <w:pPr>
        <w:spacing w:after="120" w:line="280" w:lineRule="exact"/>
        <w:jc w:val="both"/>
        <w:rPr>
          <w:rFonts w:cstheme="minorHAnsi"/>
        </w:rPr>
      </w:pPr>
      <w:r w:rsidRPr="00021283">
        <w:rPr>
          <w:rFonts w:cstheme="minorHAnsi"/>
        </w:rPr>
        <w:t>Παράλληλα, η αυξανόμενη ευαισθητοποίηση για τη βιωσιμότητα και η αυξημένη ζήτηση για ποιοτικά τρόφιμα δημιουργούν νέες ευκαιρίες για την ανάπτυξη προϊόντων που θα ικανοποιούν αυτές τις απαιτήσεις. Ο ρόλος της γεωργίας στην παραγωγή ανατρεπτικών προϊόντων δεν περιορίζεται μόνο στην τεχνολογία αλλά επεκτείνεται στη δημιουργία ενός βιώσιμου και ανθεκτικού αγροδιατροφικού συστήματος.</w:t>
      </w:r>
    </w:p>
    <w:p w14:paraId="06447B95" w14:textId="77777777" w:rsidR="00972BF3" w:rsidRPr="00021283" w:rsidRDefault="00972BF3" w:rsidP="00972BF3">
      <w:pPr>
        <w:spacing w:after="120" w:line="280" w:lineRule="exact"/>
        <w:rPr>
          <w:rFonts w:cstheme="minorHAnsi"/>
        </w:rPr>
      </w:pPr>
    </w:p>
    <w:p w14:paraId="0C45C153" w14:textId="77777777" w:rsidR="00972BF3" w:rsidRPr="00021283" w:rsidRDefault="00972BF3" w:rsidP="00972BF3">
      <w:pPr>
        <w:spacing w:after="120" w:line="280" w:lineRule="exact"/>
        <w:jc w:val="both"/>
        <w:rPr>
          <w:rFonts w:cstheme="minorHAnsi"/>
        </w:rPr>
      </w:pPr>
      <w:r w:rsidRPr="00021283">
        <w:rPr>
          <w:rFonts w:cstheme="minorHAnsi"/>
        </w:rPr>
        <w:t xml:space="preserve">Η γεωργία </w:t>
      </w:r>
      <w:del w:id="53" w:author="[core] Διόρθωση ορθογραφικού λάθους ('δεκαετίες.ν' σε 'δεν') και ολοκλήρωση της πρόταση" w:date="2026-02-22T19:09:26.710337">
        <w:r>
          <w:rPr>
            <w:rFonts w:cstheme="minorHAnsi"/>
          </w:rPr>
          <w:delText>δεκαετίες.ν είναι μόνο ένας παραδοσιακός τομέας αλλά και ένας τομέας που μπορεί να λειτουργήσει ως καταλύτης για την ανατρεπτική καινοτομία. Με την ενσωμάτωση προηγμένων τεχνολογιών, τη δημιουργία νέων επιχειρηματικών μοντέλων και τη συνεργασία μεταξύ αγροτών, επιχειρήσεων και ερευνητικών ιδρυμάτων, η γεωργία μπορεί να παράγει προϊόντα που θα αλλάξουν ριζικά τη λειτουργία των αγορών τροφίμων. Παρά τις προκλήσεις, οι ευκαιρίες είναι τεράστιες, και η γεωργία μπορεί να αποτελέσει πρότυπο βιώσιμης ανάπτυξης και καινοτομίας για τις επόμενες δε</w:delText>
        </w:r>
      </w:del>
      <w:ins w:id="54" w:author="[core] Διόρθωση ορθογραφικού λάθους ('δεκαετίες.ν' σε 'δεν') και ολοκλήρωση της πρόταση" w:date="2026-02-22T19:09:26.710337">
        <w:r>
          <w:rPr>
            <w:rFonts w:cstheme="minorHAnsi"/>
          </w:rPr>
          <w:t>δεν είναι μόνο ένας παραδοσιακός τομέας αλλά και ένας τομέας που μπορεί να λειτουργήσει ως καταλύτης για την ανατρεπτική καινοτομία. Με την ενσωμάτωση προηγμένων τεχνολογιών, τη δημιουργία νέων επιχειρηματικών μοντέλων και τη συνεργασία μεταξύ αγροτών, επιχειρήσεων και ερευνητικών ιδρυμάτων, η γεωργία μπορεί να παράγει προϊόντα που θα αλλάξουν ριζικά τη λειτουργία των αγορών τροφίμων. Παρά τις προκλήσεις, οι ευκαιρίες είναι τεράστιες, και η γεωργία μπορεί να αποτελέσει πρότυπο βιώσιμης ανάπτυξης και καινοτομίας για τις επόμενες δεκαετίες.</w:t>
        </w:r>
      </w:ins>
    </w:p>
    <w:p w14:paraId="454CF7E1" w14:textId="77777777" w:rsidR="00FC561B" w:rsidRDefault="00FC561B"/>
    <w:sectPr w:rsidR="00FC561B">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1F9AFA" w14:textId="77777777" w:rsidR="004239A3" w:rsidRDefault="004239A3" w:rsidP="009B215D">
      <w:r>
        <w:separator/>
      </w:r>
    </w:p>
  </w:endnote>
  <w:endnote w:type="continuationSeparator" w:id="0">
    <w:p w14:paraId="4EF09887" w14:textId="77777777" w:rsidR="004239A3" w:rsidRDefault="004239A3" w:rsidP="009B21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D34D02" w14:textId="77777777" w:rsidR="004239A3" w:rsidRDefault="004239A3" w:rsidP="009B215D">
      <w:r>
        <w:separator/>
      </w:r>
    </w:p>
  </w:footnote>
  <w:footnote w:type="continuationSeparator" w:id="0">
    <w:p w14:paraId="4CB7FF0D" w14:textId="77777777" w:rsidR="004239A3" w:rsidRDefault="004239A3" w:rsidP="009B215D">
      <w:r>
        <w:continuationSeparator/>
      </w:r>
    </w:p>
  </w:footnote>
  <w:footnote w:id="1">
    <w:p w14:paraId="5DFC42C0" w14:textId="55EAD39F" w:rsidR="009B215D" w:rsidRPr="009B215D" w:rsidRDefault="009B215D">
      <w:pPr>
        <w:pStyle w:val="a3"/>
        <w:rPr>
          <w:b/>
          <w:bCs/>
          <w:i/>
          <w:iCs/>
        </w:rPr>
      </w:pPr>
      <w:r>
        <w:rPr>
          <w:rStyle w:val="a4"/>
        </w:rPr>
        <w:footnoteRef/>
      </w:r>
      <w:r>
        <w:t xml:space="preserve"> Καθόσον, είναι </w:t>
      </w:r>
      <w:r>
        <w:rPr>
          <w:i/>
          <w:iCs/>
        </w:rPr>
        <w:t xml:space="preserve">άκρος σιμαντικό να </w:t>
      </w:r>
      <w:r>
        <w:rPr>
          <w:b/>
          <w:bCs/>
          <w:i/>
          <w:iCs/>
        </w:rPr>
        <w:t>βρεθή λύση.</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850120"/>
    <w:multiLevelType w:val="multilevel"/>
    <w:tmpl w:val="BF8E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1D11C9"/>
    <w:multiLevelType w:val="multilevel"/>
    <w:tmpl w:val="1982E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9E2"/>
    <w:rsid w:val="00111BFB"/>
    <w:rsid w:val="004239A3"/>
    <w:rsid w:val="00972BF3"/>
    <w:rsid w:val="009B215D"/>
    <w:rsid w:val="00CD69E2"/>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DCE7F"/>
  <w15:chartTrackingRefBased/>
  <w15:docId w15:val="{D96A4822-43FF-4A0A-A3B9-950D01DC2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2BF3"/>
    <w:pPr>
      <w:spacing w:after="0" w:line="240" w:lineRule="auto"/>
    </w:pPr>
    <w:rPr>
      <w:kern w:val="2"/>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qFormat/>
    <w:rsid w:val="00972BF3"/>
    <w:pPr>
      <w:spacing w:before="100" w:beforeAutospacing="1" w:after="100" w:afterAutospacing="1"/>
    </w:pPr>
    <w:rPr>
      <w:rFonts w:ascii="Times New Roman" w:eastAsia="Times New Roman" w:hAnsi="Times New Roman" w:cs="Times New Roman"/>
      <w:kern w:val="0"/>
      <w:lang w:eastAsia="en-GB"/>
      <w14:ligatures w14:val="none"/>
    </w:rPr>
  </w:style>
  <w:style w:type="paragraph" w:styleId="a3">
    <w:name w:val="footnote text"/>
    <w:basedOn w:val="a"/>
    <w:link w:val="Char"/>
    <w:uiPriority w:val="99"/>
    <w:semiHidden/>
    <w:unhideWhenUsed/>
    <w:rsid w:val="009B215D"/>
    <w:rPr>
      <w:sz w:val="20"/>
      <w:szCs w:val="20"/>
    </w:rPr>
  </w:style>
  <w:style w:type="character" w:customStyle="1" w:styleId="Char">
    <w:name w:val="Κείμενο υποσημείωσης Char"/>
    <w:basedOn w:val="a0"/>
    <w:link w:val="a3"/>
    <w:uiPriority w:val="99"/>
    <w:semiHidden/>
    <w:rsid w:val="009B215D"/>
    <w:rPr>
      <w:kern w:val="2"/>
      <w:sz w:val="20"/>
      <w:szCs w:val="20"/>
      <w14:ligatures w14:val="standardContextual"/>
    </w:rPr>
  </w:style>
  <w:style w:type="character" w:styleId="a4">
    <w:name w:val="footnote reference"/>
    <w:basedOn w:val="a0"/>
    <w:uiPriority w:val="99"/>
    <w:semiHidden/>
    <w:unhideWhenUsed/>
    <w:rsid w:val="009B215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5E1C70-C4BC-4D87-A3B4-E791C3FC9F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2775</Words>
  <Characters>14985</Characters>
  <Application>Microsoft Office Word</Application>
  <DocSecurity>0</DocSecurity>
  <Lines>124</Lines>
  <Paragraphs>35</Paragraphs>
  <ScaleCrop>false</ScaleCrop>
  <Company/>
  <LinksUpToDate>false</LinksUpToDate>
  <CharactersWithSpaces>17725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4</cp:revision>
  <dcterms:created xsi:type="dcterms:W3CDTF">2026-02-21T11:54:00Z</dcterms:created>
  <dcterms:modified xsi:type="dcterms:W3CDTF">2026-02-22T18:01:00Z</dcterms:modified>
</cp:coreProperties>
</file>