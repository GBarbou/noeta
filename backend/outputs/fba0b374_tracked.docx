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EB11"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Πρόλογος</w:t>
      </w:r>
    </w:p>
    <w:p w14:paraId="75E8B7E6"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«Κατανοώντας τις αλλαγές στην οικονομία και την τεχνολογία»,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7BE3F2C1"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t xml:space="preserve">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w:t>
      </w:r>
      <w:del w:id="0" w:author="ProofreadAI" w:date="2026-02-22T16:05:00Z">
        <w:r>
          <w:delText>μεταξύ άλλων την άνοδο</w:delText>
        </w:r>
      </w:del>
      <w:del w:id="0" w:author="ProofreadAI" w:date="2026-02-22T16:18:33Z">
        <w:r>
          <w:delText xml:space="preserve">μεταξύ άλλων, την άνοδο</w:delText>
        </w:r>
      </w:del>
      <w:ins w:id="1" w:author="ProofreadAI" w:date="2026-02-22T16:18:33Z">
        <w:r>
          <w:t xml:space="preserve">μεταξύ άλλων την άνοδο</w:t>
        </w:r>
      </w:ins>
      <w:r>
        <w:t xml:space="preserve"> των πρακτόρων ΤΝ και των συστημάτων </w:t>
      </w:r>
      <w:proofErr w:type="spellStart"/>
      <w:r w:rsidRPr="00021283">
        <w:rPr>
          <w:rFonts w:asciiTheme="minorHAnsi" w:hAnsiTheme="minorHAnsi" w:cstheme="minorHAnsi"/>
          <w:color w:val="000000"/>
        </w:rPr>
        <w:t>reasoning</w:t>
      </w:r>
      <w:proofErr w:type="spellEnd"/>
      <w:r>
        <w:t xml:space="preserve"> ΤΝ, τον ρόλο των αυτόνομων μηχανών στην παραγωγική δομή, αλλά και την πολιτική οικονομία της συσσώρευσης </w:t>
      </w:r>
      <w:del w:id="1" w:author="ProofreadAI" w:date="2026-02-22T16:05:00Z">
        <w:r>
          <w:delText>χρέους,  που</w:delText>
        </w:r>
      </w:del>
      <w:r>
        <w:t>χρέους, που</w:t>
      </w:r>
      <w:r>
        <w:t xml:space="preserve"> συνθέτουν μια συνολική αφήγηση για τις αλληλεπιδράσεις τεχνολογίας και οικονομίας.</w:t>
      </w:r>
    </w:p>
    <w:p w14:paraId="72E4CE38"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 όπου τα μοντέλα δεν περιορίζονται στην παραγωγή πληροφορίας αλλά μαθαίνουν να επιλύουν καινούργια, μη προδιαγεγραμμένα προβλήματα,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4EC84124"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w:t>
      </w:r>
      <w:del w:id="2" w:author="ProofreadAI" w:date="2026-02-22T16:05:00Z">
        <w:r>
          <w:delText>διακυβερνητική αξιοπιστία</w:delText>
        </w:r>
      </w:del>
      <w:r>
        <w:t>κυβερνητική αξιοπιστία</w:t>
      </w:r>
      <w:r>
        <w:t xml:space="preserve">, ένα ζήτημα κρίσιμο για την αναλυτική και πολιτική ατζέντα των </w:t>
      </w:r>
      <w:del w:id="2" w:author="ProofreadAI" w:date="2026-02-22T16:18:33Z">
        <w:r>
          <w:delText xml:space="preserve">επομένων</w:delText>
        </w:r>
      </w:del>
      <w:ins w:id="3" w:author="ProofreadAI" w:date="2026-02-22T16:18:33Z">
        <w:r>
          <w:t xml:space="preserve">επόμενων</w:t>
        </w:r>
      </w:ins>
      <w:r>
        <w:t xml:space="preserve"> δεκαετιών.</w:t>
      </w:r>
    </w:p>
    <w:p w14:paraId="7377D339"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56EF270B"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Μεθοδολογικά, οι συγγραφείς ενσωματώνουν ανάλυση δεδομένων, εμπειρικές εστίες και θεωρητική τεκμηρίωση. Η προσέγγιση συνδυάζει ποσοτικές εκτιμήσεις με </w:t>
      </w:r>
      <w:r w:rsidRPr="00021283">
        <w:rPr>
          <w:rFonts w:asciiTheme="minorHAnsi" w:hAnsiTheme="minorHAnsi" w:cstheme="minorHAnsi"/>
          <w:color w:val="000000"/>
        </w:rPr>
        <w:lastRenderedPageBreak/>
        <w:t>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(διαμορφωτές πολιτικής, επιχειρηματίες, συμβούλους επιχειρήσεων). Αυτό το μείγμα είναι απαραίτητο όταν οι αποφάσεις πρέπει να λάβουν υπόψη ταυτόχρονα τεχνολογικές, οικονομικές και γεωπολιτικές παραμέτρους.</w:t>
      </w:r>
    </w:p>
    <w:p w14:paraId="2FB9BC38"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Θα θέλαμε επίσης να υπογραμμίσουμε τον χαρακτήρα του βιβλίου ως πρόσκλησης σε διάλογο. Οι συγγραφείς δεν ισχυρίζονται ότι κατέχουν τις μοναδικές απαντήσεις.  Αντιθέτως,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0376876A"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7535A387"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25CF70D3" w14:textId="77777777" w:rsidR="00972BF3" w:rsidRPr="00021283" w:rsidRDefault="00972BF3" w:rsidP="00972BF3">
      <w:pPr>
        <w:pStyle w:val="Web"/>
        <w:spacing w:after="120" w:afterAutospacing="0" w:line="280" w:lineRule="exact"/>
        <w:rPr>
          <w:rFonts w:asciiTheme="minorHAnsi" w:hAnsiTheme="minorHAnsi" w:cstheme="minorHAnsi"/>
          <w:color w:val="000000"/>
        </w:rPr>
      </w:pPr>
    </w:p>
    <w:p w14:paraId="22280F05" w14:textId="77777777" w:rsidR="00972BF3" w:rsidRPr="00021283" w:rsidRDefault="00972BF3" w:rsidP="00972BF3">
      <w:pPr>
        <w:spacing w:after="120" w:line="280" w:lineRule="exact"/>
        <w:rPr>
          <w:rFonts w:cstheme="minorHAnsi"/>
        </w:rPr>
      </w:pPr>
      <w:r w:rsidRPr="00021283">
        <w:rPr>
          <w:rFonts w:cstheme="minorHAnsi"/>
        </w:rPr>
        <w:br w:type="page"/>
      </w:r>
    </w:p>
    <w:p w14:paraId="75D4E76A" w14:textId="77777777" w:rsidR="00972BF3" w:rsidRPr="00021283" w:rsidRDefault="00972BF3" w:rsidP="00972BF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03BEBAF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4717F132"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7C8CE5F9"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5F875B" w14:textId="77777777" w:rsidR="00972BF3" w:rsidRPr="00021283" w:rsidRDefault="00972BF3" w:rsidP="00972BF3">
      <w:pPr>
        <w:spacing w:after="120" w:line="280" w:lineRule="exact"/>
        <w:jc w:val="center"/>
        <w:rPr>
          <w:rFonts w:cstheme="minorHAnsi"/>
        </w:rPr>
      </w:pPr>
    </w:p>
    <w:p w14:paraId="1FD87851"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4E8C6F2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7C900533" w14:textId="77777777" w:rsidR="00972BF3" w:rsidRPr="00021283" w:rsidRDefault="00972BF3" w:rsidP="00972BF3">
      <w:pPr>
        <w:spacing w:after="120" w:line="280" w:lineRule="exact"/>
        <w:rPr>
          <w:rFonts w:cstheme="minorHAnsi"/>
        </w:rPr>
      </w:pPr>
    </w:p>
    <w:p w14:paraId="3C2468EB"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5BD9CEB8"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4DDC506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18050D95" w14:textId="77777777" w:rsidR="00972BF3" w:rsidRPr="00021283" w:rsidRDefault="00972BF3" w:rsidP="00972BF3">
      <w:pPr>
        <w:spacing w:after="120" w:line="280" w:lineRule="exact"/>
        <w:rPr>
          <w:rFonts w:cstheme="minorHAnsi"/>
        </w:rPr>
      </w:pPr>
    </w:p>
    <w:p w14:paraId="14E6CD4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755D961F"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22551D19"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w:t>
      </w:r>
      <w:r w:rsidRPr="00021283">
        <w:rPr>
          <w:rFonts w:cstheme="minorHAnsi"/>
          <w:color w:val="000000"/>
        </w:rPr>
        <w:lastRenderedPageBreak/>
        <w:t xml:space="preserve">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364A090C"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5149D757" w14:textId="77777777" w:rsidR="00972BF3" w:rsidRPr="00021283" w:rsidRDefault="00972BF3" w:rsidP="00972BF3">
      <w:pPr>
        <w:spacing w:after="120" w:line="280" w:lineRule="exact"/>
        <w:rPr>
          <w:rFonts w:cstheme="minorHAnsi"/>
        </w:rPr>
      </w:pPr>
    </w:p>
    <w:p w14:paraId="18D71779"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EAC41E5" w14:textId="77777777" w:rsidR="00972BF3" w:rsidRPr="00021283" w:rsidRDefault="00972BF3" w:rsidP="00972BF3">
      <w:pPr>
        <w:spacing w:before="100" w:beforeAutospacing="1" w:after="120" w:line="280" w:lineRule="exact"/>
        <w:rPr>
          <w:rFonts w:cstheme="minorHAnsi"/>
          <w:color w:val="000000"/>
        </w:rPr>
      </w:pPr>
      <w:r>
        <w:t>Η άγνοια και ο φόβος είναι αλληλένδετα. Όταν οι πολίτες δεν κατανοούν τις πραγματικές αιτίες μιας κρίσης –οικονομικής, κοινωνικής ή διεθνούς</w:t>
      </w:r>
      <w:del w:id="3" w:author="ProofreadAI" w:date="2026-02-22T16:05:00Z">
        <w:r>
          <w:delText>—</w:delText>
        </w:r>
      </w:del>
      <w:ins w:id="4" w:author="ProofreadAI" w:date="2026-02-22T16:05:00Z">
        <w:r>
          <w:t>—</w:t>
        </w:r>
      </w:ins>
      <w:r>
        <w:t xml:space="preserve"> τότε είναι πιο επιρρεπείς σε αφηγήσεις που κατασκευάζουν «εχθρούς».</w:t>
      </w:r>
    </w:p>
    <w:p w14:paraId="0168A5DE"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26AFE78D" w14:textId="77777777" w:rsidR="00972BF3" w:rsidRPr="00021283" w:rsidRDefault="00972BF3" w:rsidP="00972BF3">
      <w:pPr>
        <w:spacing w:after="120" w:line="280" w:lineRule="exact"/>
        <w:rPr>
          <w:rFonts w:cstheme="minorHAnsi"/>
        </w:rPr>
      </w:pPr>
    </w:p>
    <w:p w14:paraId="4552E504"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182892CD"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67947113"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44C2E55B"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03E5ACC7"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D22042B" w14:textId="77777777" w:rsidR="00972BF3" w:rsidRPr="00021283" w:rsidRDefault="00972BF3" w:rsidP="00972BF3">
      <w:pPr>
        <w:spacing w:after="120" w:line="280" w:lineRule="exact"/>
        <w:rPr>
          <w:rFonts w:cstheme="minorHAnsi"/>
        </w:rPr>
      </w:pPr>
    </w:p>
    <w:p w14:paraId="3D06B01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449E9E0D" w14:textId="77777777" w:rsidR="00972BF3" w:rsidRPr="00021283" w:rsidRDefault="00972BF3" w:rsidP="00972BF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142232F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7F08EF56" w14:textId="77777777" w:rsidR="00972BF3" w:rsidRPr="00021283" w:rsidRDefault="00972BF3" w:rsidP="00972BF3">
      <w:pPr>
        <w:spacing w:after="120" w:line="280" w:lineRule="exact"/>
        <w:rPr>
          <w:rFonts w:cstheme="minorHAnsi"/>
        </w:rPr>
      </w:pPr>
    </w:p>
    <w:p w14:paraId="14D2A16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6F864993"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0DC17AD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5292A6C8" w14:textId="77777777" w:rsidR="00972BF3" w:rsidRPr="00021283" w:rsidRDefault="00972BF3" w:rsidP="00972BF3">
      <w:pPr>
        <w:spacing w:after="120" w:line="280" w:lineRule="exact"/>
        <w:rPr>
          <w:rFonts w:cstheme="minorHAnsi"/>
        </w:rPr>
      </w:pPr>
    </w:p>
    <w:p w14:paraId="5F15193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4775A65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077BB433" w14:textId="77777777" w:rsidR="00972BF3" w:rsidRPr="00021283" w:rsidRDefault="00972BF3" w:rsidP="00972BF3">
      <w:pPr>
        <w:spacing w:after="120" w:line="280" w:lineRule="exact"/>
        <w:rPr>
          <w:rFonts w:cstheme="minorHAnsi"/>
        </w:rPr>
      </w:pPr>
    </w:p>
    <w:p w14:paraId="2FBCB26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75155496" w14:textId="77777777" w:rsidR="00972BF3" w:rsidRPr="00021283" w:rsidRDefault="00972BF3" w:rsidP="00972BF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4E5AF4A7" w14:textId="77777777" w:rsidR="00972BF3" w:rsidRPr="00021283" w:rsidRDefault="00972BF3" w:rsidP="00972BF3">
      <w:pPr>
        <w:spacing w:after="120" w:line="280" w:lineRule="exact"/>
        <w:rPr>
          <w:rFonts w:cstheme="minorHAnsi"/>
        </w:rPr>
      </w:pPr>
    </w:p>
    <w:p w14:paraId="126895BE"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51456327" w14:textId="77777777" w:rsidR="00972BF3" w:rsidRPr="00021283" w:rsidRDefault="00972BF3" w:rsidP="00972BF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6DF9B3CB"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F7370C7"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ABA49DA"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47AFF594"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446D103F" w14:textId="77777777" w:rsidR="00972BF3" w:rsidRPr="00021283" w:rsidRDefault="00972BF3" w:rsidP="00972BF3">
      <w:pPr>
        <w:spacing w:after="120" w:line="280" w:lineRule="exact"/>
        <w:rPr>
          <w:rFonts w:cstheme="minorHAnsi"/>
        </w:rPr>
      </w:pPr>
    </w:p>
    <w:p w14:paraId="271526CB" w14:textId="77777777" w:rsidR="00972BF3" w:rsidRPr="00021283" w:rsidRDefault="00972BF3" w:rsidP="00972BF3">
      <w:pPr>
        <w:spacing w:after="120" w:line="280" w:lineRule="exact"/>
        <w:rPr>
          <w:rFonts w:cstheme="minorHAnsi"/>
          <w:color w:val="000000" w:themeColor="text1"/>
        </w:rPr>
      </w:pPr>
    </w:p>
    <w:p w14:paraId="717DEE6B" w14:textId="77777777" w:rsidR="00972BF3" w:rsidRPr="00021283" w:rsidRDefault="00972BF3" w:rsidP="00972BF3">
      <w:pPr>
        <w:spacing w:after="120" w:line="280" w:lineRule="exact"/>
        <w:rPr>
          <w:rFonts w:cstheme="minorHAnsi"/>
          <w:color w:val="000000" w:themeColor="text1"/>
        </w:rPr>
      </w:pPr>
    </w:p>
    <w:p w14:paraId="07307350" w14:textId="77777777" w:rsidR="00972BF3" w:rsidRPr="00021283" w:rsidRDefault="00972BF3" w:rsidP="00972BF3">
      <w:pPr>
        <w:spacing w:after="120" w:line="280" w:lineRule="exact"/>
        <w:rPr>
          <w:rFonts w:cstheme="minorHAnsi"/>
          <w:color w:val="000000" w:themeColor="text1"/>
        </w:rPr>
      </w:pPr>
    </w:p>
    <w:p w14:paraId="68C48207" w14:textId="77777777" w:rsidR="00972BF3" w:rsidRPr="00021283" w:rsidRDefault="00972BF3" w:rsidP="00972BF3">
      <w:pPr>
        <w:spacing w:after="120" w:line="280" w:lineRule="exact"/>
        <w:rPr>
          <w:rFonts w:cstheme="minorHAnsi"/>
          <w:color w:val="000000" w:themeColor="text1"/>
        </w:rPr>
      </w:pPr>
    </w:p>
    <w:p w14:paraId="55BD28B3" w14:textId="77777777" w:rsidR="00972BF3" w:rsidRPr="00021283" w:rsidRDefault="00972BF3" w:rsidP="00972BF3">
      <w:pPr>
        <w:spacing w:after="120" w:line="280" w:lineRule="exact"/>
        <w:rPr>
          <w:rFonts w:cstheme="minorHAnsi"/>
          <w:color w:val="000000" w:themeColor="text1"/>
        </w:rPr>
      </w:pPr>
    </w:p>
    <w:p w14:paraId="54CF32EB" w14:textId="77777777" w:rsidR="00972BF3" w:rsidRPr="00021283" w:rsidRDefault="00972BF3" w:rsidP="00972BF3">
      <w:pPr>
        <w:spacing w:after="120" w:line="280" w:lineRule="exact"/>
        <w:jc w:val="center"/>
        <w:rPr>
          <w:rFonts w:cstheme="minorHAnsi"/>
        </w:rPr>
      </w:pPr>
      <w:r w:rsidRPr="00021283">
        <w:rPr>
          <w:rFonts w:cstheme="minorHAnsi"/>
        </w:rPr>
        <w:br w:type="page"/>
      </w:r>
    </w:p>
    <w:p w14:paraId="2BE13DAF" w14:textId="4430010A" w:rsidR="00972BF3" w:rsidRPr="00021283" w:rsidDel="00461491" w:rsidRDefault="00972BF3" w:rsidP="00461491">
      <w:pPr>
        <w:spacing w:after="120" w:line="280" w:lineRule="exact"/>
        <w:rPr>
          <w:del w:id="5" w:author="George Barbou" w:date="2026-02-22T18:17:00Z"/>
          <w:rFonts w:cstheme="minorHAnsi"/>
        </w:rPr>
        <w:pPrChange w:id="6" w:author="George Barbou" w:date="2026-02-22T18:17:00Z">
          <w:pPr>
            <w:spacing w:after="120" w:line="280" w:lineRule="exact"/>
            <w:jc w:val="center"/>
          </w:pPr>
        </w:pPrChange>
      </w:pPr>
      <w:del w:id="7" w:author="George Barbou" w:date="2026-02-22T18:17:00Z">
        <w:r w:rsidRPr="00021283" w:rsidDel="00461491">
          <w:rPr>
            <w:rFonts w:cstheme="minorHAnsi"/>
          </w:rPr>
          <w:lastRenderedPageBreak/>
          <w:delText xml:space="preserve">Γιατί οι ΗΠΑ θέλουν τη διώρυγα του Παναμά </w:delText>
        </w:r>
      </w:del>
    </w:p>
    <w:p w14:paraId="7B083405" w14:textId="67405A11" w:rsidR="00972BF3" w:rsidRPr="00021283" w:rsidDel="00461491" w:rsidRDefault="00972BF3" w:rsidP="00972BF3">
      <w:pPr>
        <w:spacing w:after="120" w:line="280" w:lineRule="exact"/>
        <w:jc w:val="center"/>
        <w:rPr>
          <w:del w:id="8" w:author="George Barbou" w:date="2026-02-22T18:17:00Z"/>
          <w:rFonts w:cstheme="minorHAnsi"/>
          <w:color w:val="000000" w:themeColor="text1"/>
        </w:rPr>
      </w:pPr>
      <w:bookmarkStart w:id="9" w:name="OLE_LINK45"/>
      <w:bookmarkStart w:id="10" w:name="OLE_LINK46"/>
      <w:del w:id="11" w:author="George Barbou" w:date="2026-02-22T18:17:00Z">
        <w:r w:rsidRPr="00021283" w:rsidDel="00461491">
          <w:rPr>
            <w:rFonts w:cstheme="minorHAnsi"/>
            <w:color w:val="000000" w:themeColor="text1"/>
          </w:rPr>
          <w:delText xml:space="preserve">Γιώργος Ατσαλάκης, Οικονομολόγος, Αναπληρωτής Καθηγητής </w:delText>
        </w:r>
      </w:del>
    </w:p>
    <w:p w14:paraId="04C08EAB" w14:textId="7534C6EE" w:rsidR="00972BF3" w:rsidRPr="00021283" w:rsidDel="00461491" w:rsidRDefault="00972BF3" w:rsidP="00972BF3">
      <w:pPr>
        <w:spacing w:after="120" w:line="280" w:lineRule="exact"/>
        <w:jc w:val="center"/>
        <w:rPr>
          <w:del w:id="12" w:author="George Barbou" w:date="2026-02-22T18:17:00Z"/>
          <w:rFonts w:cstheme="minorHAnsi"/>
          <w:color w:val="000000" w:themeColor="text1"/>
        </w:rPr>
      </w:pPr>
      <w:del w:id="13" w:author="George Barbou" w:date="2026-02-22T18:17:00Z">
        <w:r w:rsidRPr="00021283" w:rsidDel="00461491">
          <w:rPr>
            <w:rFonts w:cstheme="minorHAnsi"/>
            <w:color w:val="000000" w:themeColor="text1"/>
          </w:rPr>
          <w:delText>Πολυτεχνείο Κρήτης, Εργαστήριο Ανάλυσης Δεδομένων και Πρόβλεψης</w:delText>
        </w:r>
      </w:del>
    </w:p>
    <w:p w14:paraId="6A2DEA7E" w14:textId="04C0882F" w:rsidR="00972BF3" w:rsidRPr="00021283" w:rsidDel="00461491" w:rsidRDefault="00972BF3" w:rsidP="00972BF3">
      <w:pPr>
        <w:spacing w:after="120" w:line="280" w:lineRule="exact"/>
        <w:rPr>
          <w:del w:id="14" w:author="George Barbou" w:date="2026-02-22T18:17:00Z"/>
          <w:rFonts w:cstheme="minorHAnsi"/>
        </w:rPr>
      </w:pPr>
    </w:p>
    <w:bookmarkEnd w:id="9"/>
    <w:bookmarkEnd w:id="10"/>
    <w:p w14:paraId="7E89E2B3" w14:textId="62900883" w:rsidR="00972BF3" w:rsidRPr="00021283" w:rsidDel="00461491" w:rsidRDefault="00972BF3" w:rsidP="00972BF3">
      <w:pPr>
        <w:spacing w:after="120" w:line="280" w:lineRule="exact"/>
        <w:jc w:val="both"/>
        <w:rPr>
          <w:del w:id="15" w:author="George Barbou" w:date="2026-02-22T18:17:00Z"/>
          <w:rFonts w:eastAsia="Times New Roman" w:cstheme="minorHAnsi"/>
          <w:kern w:val="0"/>
          <w:lang w:eastAsia="en-GB"/>
          <w14:ligatures w14:val="none"/>
        </w:rPr>
      </w:pPr>
      <w:del w:id="16" w:author="George Barbou" w:date="2026-02-22T18:17:00Z">
        <w:r w:rsidRPr="00021283" w:rsidDel="00461491">
          <w:rPr>
            <w:rFonts w:eastAsia="Times New Roman" w:cstheme="minorHAnsi"/>
            <w:kern w:val="0"/>
            <w:lang w:eastAsia="en-GB"/>
            <w14:ligatures w14:val="none"/>
          </w:rPr>
          <w:delTex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w:delText>
        </w:r>
        <w:r w:rsidDel="00461491">
          <w:delText xml:space="preserve"> σε περίπτωση εισβολής από την Κίνα, η διώρυγα και πάλι  θα είναι σημαντική για την γρήγορητη γρήγορη μετακίνηση του στόλου.</w:delText>
        </w:r>
      </w:del>
    </w:p>
    <w:p w14:paraId="0ACAE1B2" w14:textId="4AA37509" w:rsidR="00972BF3" w:rsidRPr="00021283" w:rsidDel="00461491" w:rsidRDefault="00972BF3" w:rsidP="00972BF3">
      <w:pPr>
        <w:spacing w:after="120" w:line="280" w:lineRule="exact"/>
        <w:rPr>
          <w:del w:id="17" w:author="George Barbou" w:date="2026-02-22T18:17:00Z"/>
          <w:rFonts w:eastAsia="Times New Roman" w:cstheme="minorHAnsi"/>
          <w:kern w:val="0"/>
          <w:lang w:eastAsia="en-GB"/>
          <w14:ligatures w14:val="none"/>
        </w:rPr>
      </w:pPr>
    </w:p>
    <w:p w14:paraId="24411619" w14:textId="63EDFC1C" w:rsidR="00972BF3" w:rsidRPr="00021283" w:rsidDel="00461491" w:rsidRDefault="00972BF3" w:rsidP="00972BF3">
      <w:pPr>
        <w:spacing w:after="120" w:line="280" w:lineRule="exact"/>
        <w:jc w:val="both"/>
        <w:rPr>
          <w:del w:id="18" w:author="George Barbou" w:date="2026-02-22T18:17:00Z"/>
          <w:rFonts w:eastAsia="Times New Roman" w:cstheme="minorHAnsi"/>
          <w:kern w:val="0"/>
          <w:lang w:eastAsia="en-GB"/>
          <w14:ligatures w14:val="none"/>
        </w:rPr>
      </w:pPr>
      <w:del w:id="19" w:author="George Barbou" w:date="2026-02-22T18:17:00Z">
        <w:r w:rsidRPr="00021283" w:rsidDel="00461491">
          <w:rPr>
            <w:rFonts w:eastAsia="Times New Roman" w:cstheme="minorHAnsi"/>
            <w:kern w:val="0"/>
            <w:lang w:eastAsia="en-GB"/>
            <w14:ligatures w14:val="none"/>
          </w:rPr>
          <w:delText xml:space="preserve">Πρώτος, ο φημισμένος από την κατασκευή της διώρυγας του Σουέζ Γάλλος μηχανικός </w:delText>
        </w:r>
        <w:r w:rsidRPr="00021283" w:rsidDel="00461491">
          <w:rPr>
            <w:rFonts w:eastAsia="Times New Roman" w:cstheme="minorHAnsi"/>
            <w:kern w:val="0"/>
            <w:lang w:val="en-US" w:eastAsia="en-GB"/>
            <w14:ligatures w14:val="none"/>
          </w:rPr>
          <w:delText>Ferdinand</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de</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Lesseps</w:delText>
        </w:r>
        <w:r w:rsidRPr="00021283" w:rsidDel="00461491">
          <w:rPr>
            <w:rFonts w:eastAsia="Times New Roman" w:cstheme="minorHAnsi"/>
            <w:kern w:val="0"/>
            <w:lang w:eastAsia="en-GB"/>
            <w14:ligatures w14:val="none"/>
          </w:rPr>
          <w:delTex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delText>
        </w:r>
      </w:del>
    </w:p>
    <w:p w14:paraId="6FF98BE7" w14:textId="4764D656" w:rsidR="00972BF3" w:rsidRPr="00021283" w:rsidDel="00461491" w:rsidRDefault="00972BF3" w:rsidP="00972BF3">
      <w:pPr>
        <w:spacing w:after="120" w:line="280" w:lineRule="exact"/>
        <w:jc w:val="both"/>
        <w:rPr>
          <w:del w:id="20" w:author="George Barbou" w:date="2026-02-22T18:17:00Z"/>
          <w:rFonts w:eastAsia="Times New Roman" w:cstheme="minorHAnsi"/>
          <w:kern w:val="0"/>
          <w:lang w:eastAsia="en-GB"/>
          <w14:ligatures w14:val="none"/>
        </w:rPr>
      </w:pPr>
      <w:del w:id="21" w:author="George Barbou" w:date="2026-02-22T18:17:00Z">
        <w:r w:rsidDel="00461491">
          <w:delText>Το 1900 ο Παναμάς ήταν επαρχία της μεγάλης Κολομβίας. Οι ΗΠΑ πλήρωσαν το 1903, 10 εκατ. δολάρια εφάπαξ και ετήσιο ενοίκιο στη Κολομβία</w:delText>
        </w:r>
      </w:del>
      <w:ins w:id="22" w:author="ProofreadAI" w:date="2026-02-22T16:05:00Z">
        <w:del w:id="23" w:author="George Barbou" w:date="2026-02-22T18:17:00Z">
          <w:r w:rsidDel="00461491">
            <w:delText>στηστην</w:delText>
          </w:r>
        </w:del>
      </w:ins>
      <w:del w:id="24" w:author="George Barbou" w:date="2026-02-22T18:17:00Z">
        <w:r w:rsidDel="00461491">
          <w:delText xml:space="preserve">ν Κολομβία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delText>
        </w:r>
        <w:r w:rsidRPr="00021283" w:rsidDel="00461491">
          <w:rPr>
            <w:rFonts w:eastAsia="Times New Roman" w:cstheme="minorHAnsi"/>
            <w:kern w:val="0"/>
            <w:lang w:val="en-US" w:eastAsia="en-GB"/>
            <w14:ligatures w14:val="none"/>
          </w:rPr>
          <w:delText>Lesseps</w:delText>
        </w:r>
        <w:r w:rsidRPr="00021283" w:rsidDel="00461491">
          <w:rPr>
            <w:rFonts w:eastAsia="Times New Roman" w:cstheme="minorHAnsi"/>
            <w:kern w:val="0"/>
            <w:lang w:eastAsia="en-GB"/>
            <w14:ligatures w14:val="none"/>
          </w:rPr>
          <w:delText>, και το 1914 ολοκλήρωσαν τη διώρυγα του Παναμά.</w:delText>
        </w:r>
      </w:del>
    </w:p>
    <w:p w14:paraId="5379206B" w14:textId="027F8A85" w:rsidR="00972BF3" w:rsidRPr="00021283" w:rsidDel="00461491" w:rsidRDefault="00972BF3" w:rsidP="00972BF3">
      <w:pPr>
        <w:spacing w:after="120" w:line="280" w:lineRule="exact"/>
        <w:jc w:val="both"/>
        <w:rPr>
          <w:del w:id="25" w:author="George Barbou" w:date="2026-02-22T18:17:00Z"/>
          <w:rFonts w:eastAsia="Times New Roman" w:cstheme="minorHAnsi"/>
          <w:kern w:val="0"/>
          <w:lang w:eastAsia="en-GB"/>
          <w14:ligatures w14:val="none"/>
        </w:rPr>
      </w:pPr>
    </w:p>
    <w:p w14:paraId="68DD7A51" w14:textId="108AABC9" w:rsidR="00972BF3" w:rsidRPr="00021283" w:rsidDel="00461491" w:rsidRDefault="00972BF3" w:rsidP="00972BF3">
      <w:pPr>
        <w:spacing w:after="120" w:line="280" w:lineRule="exact"/>
        <w:jc w:val="both"/>
        <w:rPr>
          <w:del w:id="26" w:author="George Barbou" w:date="2026-02-22T18:17:00Z"/>
          <w:rFonts w:cstheme="minorHAnsi"/>
        </w:rPr>
      </w:pPr>
      <w:del w:id="27" w:author="George Barbou" w:date="2026-02-22T18:17:00Z">
        <w:r w:rsidRPr="00021283" w:rsidDel="00461491">
          <w:rPr>
            <w:rFonts w:cstheme="minorHAnsi"/>
          </w:rPr>
          <w:delTex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delText>
        </w:r>
      </w:del>
    </w:p>
    <w:p w14:paraId="13AA6047" w14:textId="32ED0427" w:rsidR="00972BF3" w:rsidRPr="00021283" w:rsidDel="00461491" w:rsidRDefault="00972BF3" w:rsidP="00972BF3">
      <w:pPr>
        <w:spacing w:after="120" w:line="280" w:lineRule="exact"/>
        <w:jc w:val="both"/>
        <w:rPr>
          <w:del w:id="28" w:author="George Barbou" w:date="2026-02-22T18:17:00Z"/>
          <w:rFonts w:cstheme="minorHAnsi"/>
        </w:rPr>
      </w:pPr>
    </w:p>
    <w:p w14:paraId="0A3C3806" w14:textId="26602D92" w:rsidR="00972BF3" w:rsidRPr="00021283" w:rsidDel="00461491" w:rsidRDefault="00972BF3" w:rsidP="00972BF3">
      <w:pPr>
        <w:spacing w:after="120" w:line="280" w:lineRule="exact"/>
        <w:jc w:val="both"/>
        <w:rPr>
          <w:del w:id="29" w:author="George Barbou" w:date="2026-02-22T18:17:00Z"/>
          <w:rFonts w:eastAsia="Times New Roman" w:cstheme="minorHAnsi"/>
          <w:kern w:val="0"/>
          <w:lang w:eastAsia="en-GB"/>
          <w14:ligatures w14:val="none"/>
        </w:rPr>
      </w:pPr>
      <w:del w:id="30" w:author="George Barbou" w:date="2026-02-22T18:17:00Z">
        <w:r w:rsidRPr="00021283" w:rsidDel="00461491">
          <w:rPr>
            <w:rFonts w:eastAsia="Times New Roman" w:cstheme="minorHAnsi"/>
            <w:kern w:val="0"/>
            <w:lang w:eastAsia="en-GB"/>
            <w14:ligatures w14:val="none"/>
          </w:rPr>
          <w:delTex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delText>
        </w:r>
      </w:del>
    </w:p>
    <w:p w14:paraId="433DE272" w14:textId="0B57B41C" w:rsidR="00972BF3" w:rsidRPr="00021283" w:rsidDel="00461491" w:rsidRDefault="00972BF3" w:rsidP="00972BF3">
      <w:pPr>
        <w:spacing w:after="120" w:line="280" w:lineRule="exact"/>
        <w:jc w:val="both"/>
        <w:rPr>
          <w:del w:id="31" w:author="George Barbou" w:date="2026-02-22T18:17:00Z"/>
          <w:rFonts w:eastAsia="Times New Roman" w:cstheme="minorHAnsi"/>
          <w:kern w:val="0"/>
          <w:lang w:eastAsia="en-GB"/>
          <w14:ligatures w14:val="none"/>
        </w:rPr>
      </w:pPr>
      <w:del w:id="32" w:author="George Barbou" w:date="2026-02-22T18:17:00Z">
        <w:r w:rsidRPr="00021283" w:rsidDel="00461491">
          <w:rPr>
            <w:rFonts w:eastAsia="Times New Roman" w:cstheme="minorHAnsi"/>
            <w:kern w:val="0"/>
            <w:lang w:eastAsia="en-GB"/>
            <w14:ligatures w14:val="none"/>
          </w:rPr>
          <w:delTex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delText>
        </w:r>
      </w:del>
    </w:p>
    <w:p w14:paraId="382505F5" w14:textId="2BE66428" w:rsidR="00972BF3" w:rsidRPr="00021283" w:rsidDel="00461491" w:rsidRDefault="00972BF3" w:rsidP="00972BF3">
      <w:pPr>
        <w:spacing w:after="120" w:line="280" w:lineRule="exact"/>
        <w:jc w:val="both"/>
        <w:rPr>
          <w:del w:id="33" w:author="George Barbou" w:date="2026-02-22T18:17:00Z"/>
          <w:rFonts w:eastAsia="Times New Roman" w:cstheme="minorHAnsi"/>
          <w:kern w:val="0"/>
          <w:lang w:eastAsia="en-GB"/>
          <w14:ligatures w14:val="none"/>
        </w:rPr>
      </w:pPr>
      <w:del w:id="34" w:author="George Barbou" w:date="2026-02-22T18:17:00Z">
        <w:r w:rsidDel="00461491">
          <w:delText>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w:delText>
        </w:r>
      </w:del>
      <w:ins w:id="35" w:author="ProofreadAI" w:date="2026-02-22T16:05:00Z">
        <w:del w:id="36" w:author="George Barbou" w:date="2026-02-22T18:17:00Z">
          <w:r w:rsidDel="00461491">
            <w:delText>προερχόμενου</w:delText>
          </w:r>
        </w:del>
      </w:ins>
      <w:del w:id="37" w:author="George Barbou" w:date="2026-02-22T18:17:00Z">
        <w:r w:rsidDel="00461491">
          <w:delText xml:space="preserve"> από τις κοντινές λίμνες που ισοδυναμούν με την ετήσια κατανάλωση νερού 2.000 ατόμων . Εάν έχει βροχές κάθε  Απρίλιο-Νοέμβριο </w:delText>
        </w:r>
        <w:r w:rsidDel="00461491">
          <w:lastRenderedPageBreak/>
          <w:delText>το νερό αναπληρώνεται στις λίμνες. Αλλά εάν έχει μείωση βροχοπτώσεων, όπως αυτή τον Οκτώβρη</w:delText>
        </w:r>
        <w:r w:rsidDel="00461491">
          <w:delText>Οκτώβριο</w:delText>
        </w:r>
        <w:r w:rsidDel="00461491">
          <w:delText xml:space="preserve"> του 2023 που ήταν μειωμένη πάνω από 4%, το νερό δεν επαρκεί. </w:delText>
        </w:r>
        <w:r w:rsidRPr="00021283" w:rsidDel="00461491">
          <w:rPr>
            <w:rFonts w:cstheme="minorHAnsi"/>
          </w:rPr>
          <w:delText>Η τοπική λίμνη Γκατούν όμως υδροδοτεί με πόσιμο νερό περίπου 2 εκατομμύρια πληθυσμό.</w:delText>
        </w:r>
      </w:del>
    </w:p>
    <w:p w14:paraId="7F6259F9" w14:textId="1F51C607" w:rsidR="00972BF3" w:rsidRPr="00021283" w:rsidDel="00461491" w:rsidRDefault="00972BF3" w:rsidP="00972BF3">
      <w:pPr>
        <w:spacing w:after="120" w:line="280" w:lineRule="exact"/>
        <w:jc w:val="both"/>
        <w:rPr>
          <w:del w:id="38" w:author="George Barbou" w:date="2026-02-22T18:17:00Z"/>
          <w:rFonts w:eastAsia="Times New Roman" w:cstheme="minorHAnsi"/>
          <w:kern w:val="0"/>
          <w:lang w:eastAsia="en-GB"/>
          <w14:ligatures w14:val="none"/>
        </w:rPr>
      </w:pPr>
      <w:del w:id="39" w:author="George Barbou" w:date="2026-02-22T18:17:00Z">
        <w:r w:rsidRPr="00021283" w:rsidDel="00461491">
          <w:rPr>
            <w:rFonts w:eastAsia="Times New Roman" w:cstheme="minorHAnsi"/>
            <w:kern w:val="0"/>
            <w:lang w:eastAsia="en-GB"/>
            <w14:ligatures w14:val="none"/>
          </w:rPr>
          <w:delTex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delText>
        </w:r>
      </w:del>
    </w:p>
    <w:p w14:paraId="7B229AB7" w14:textId="355CE761" w:rsidR="00972BF3" w:rsidRPr="00021283" w:rsidDel="00461491" w:rsidRDefault="00972BF3" w:rsidP="00972BF3">
      <w:pPr>
        <w:spacing w:after="120" w:line="280" w:lineRule="exact"/>
        <w:jc w:val="both"/>
        <w:rPr>
          <w:del w:id="40" w:author="George Barbou" w:date="2026-02-22T18:17:00Z"/>
          <w:rFonts w:eastAsia="Times New Roman" w:cstheme="minorHAnsi"/>
          <w:kern w:val="0"/>
          <w:lang w:eastAsia="en-GB"/>
          <w14:ligatures w14:val="none"/>
        </w:rPr>
      </w:pPr>
      <w:del w:id="41" w:author="George Barbou" w:date="2026-02-22T18:17:00Z">
        <w:r w:rsidDel="00461491">
          <w:delText>Η μείωση της διέλευσης στο μισό  αριθμό πλοίων, και η επιλογή να περνούν τα ελαφρύτερα  έχει ως αποτέλεσμα να μεταφέρεται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delText>
        </w:r>
      </w:del>
    </w:p>
    <w:p w14:paraId="79966905" w14:textId="48254649" w:rsidR="00972BF3" w:rsidRPr="00021283" w:rsidDel="00461491" w:rsidRDefault="00972BF3" w:rsidP="00972BF3">
      <w:pPr>
        <w:spacing w:after="120" w:line="280" w:lineRule="exact"/>
        <w:rPr>
          <w:del w:id="42" w:author="George Barbou" w:date="2026-02-22T18:17:00Z"/>
          <w:rFonts w:eastAsia="Times New Roman" w:cstheme="minorHAnsi"/>
          <w:kern w:val="0"/>
          <w:lang w:eastAsia="en-GB"/>
          <w14:ligatures w14:val="none"/>
        </w:rPr>
      </w:pPr>
    </w:p>
    <w:p w14:paraId="1A47DF7A" w14:textId="72986407" w:rsidR="00972BF3" w:rsidRPr="00021283" w:rsidDel="00461491" w:rsidRDefault="00972BF3" w:rsidP="00972BF3">
      <w:pPr>
        <w:spacing w:after="120" w:line="280" w:lineRule="exact"/>
        <w:jc w:val="both"/>
        <w:rPr>
          <w:del w:id="43" w:author="George Barbou" w:date="2026-02-22T18:17:00Z"/>
          <w:rFonts w:eastAsia="Times New Roman" w:cstheme="minorHAnsi"/>
          <w:kern w:val="0"/>
          <w:lang w:eastAsia="en-GB"/>
          <w14:ligatures w14:val="none"/>
        </w:rPr>
      </w:pPr>
      <w:del w:id="44" w:author="George Barbou" w:date="2026-02-22T18:17:00Z">
        <w:r w:rsidRPr="00021283" w:rsidDel="00461491">
          <w:rPr>
            <w:rFonts w:eastAsia="Times New Roman" w:cstheme="minorHAnsi"/>
            <w:kern w:val="0"/>
            <w:lang w:eastAsia="en-GB"/>
            <w14:ligatures w14:val="none"/>
          </w:rPr>
          <w:delText>Λόγω των προβλημάτων στην Ερυθρά θάλασσα με τους Χούθι</w:delText>
        </w:r>
        <w:r w:rsidDel="00461491">
          <w:delText>, οι οποίοι καθοδηγούμενοι από το Ιράν παρεμποδίζουν τη διέλευση των πλοίων, πρέπει να ταξιδεύουν</w:delText>
        </w:r>
      </w:del>
      <w:ins w:id="45" w:author="ProofreadAI" w:date="2026-02-22T16:05:00Z">
        <w:del w:id="46" w:author="George Barbou" w:date="2026-02-22T18:17:00Z">
          <w:r w:rsidDel="00461491">
            <w:delText>τα πλοία πρέπει να ταξιδεύουν</w:delText>
          </w:r>
        </w:del>
      </w:ins>
      <w:del w:id="47" w:author="George Barbou" w:date="2026-02-22T18:17:00Z">
        <w:r w:rsidDel="00461491">
          <w:delText xml:space="preserve"> τώρα μέσω των πολύ μεγάλων, πολύ δύσκολων και πολύ πιο ακριβών ιστορικών διαδρομών γύρω από τη Νότια Αμερική και την Αφρική.</w:delText>
        </w:r>
      </w:del>
    </w:p>
    <w:p w14:paraId="52550C22" w14:textId="5B4242FF" w:rsidR="00972BF3" w:rsidRPr="00021283" w:rsidDel="00461491" w:rsidRDefault="00972BF3" w:rsidP="00972BF3">
      <w:pPr>
        <w:spacing w:after="120" w:line="280" w:lineRule="exact"/>
        <w:jc w:val="both"/>
        <w:rPr>
          <w:del w:id="48" w:author="George Barbou" w:date="2026-02-22T18:17:00Z"/>
          <w:rFonts w:cstheme="minorHAnsi"/>
        </w:rPr>
      </w:pPr>
    </w:p>
    <w:p w14:paraId="23BF52C3" w14:textId="2CC33378" w:rsidR="00972BF3" w:rsidRPr="00021283" w:rsidDel="00461491" w:rsidRDefault="00972BF3" w:rsidP="00972BF3">
      <w:pPr>
        <w:spacing w:after="120" w:line="280" w:lineRule="exact"/>
        <w:jc w:val="both"/>
        <w:rPr>
          <w:del w:id="49" w:author="George Barbou" w:date="2026-02-22T18:17:00Z"/>
          <w:rFonts w:eastAsia="Times New Roman" w:cstheme="minorHAnsi"/>
          <w:kern w:val="0"/>
          <w:lang w:eastAsia="en-GB"/>
          <w14:ligatures w14:val="none"/>
        </w:rPr>
      </w:pPr>
      <w:del w:id="50" w:author="George Barbou" w:date="2026-02-22T18:17:00Z">
        <w:r w:rsidDel="00461491">
          <w:delText>Οι ναυτιλιακές εταιρείες, προσθέτουν</w:delText>
        </w:r>
      </w:del>
      <w:ins w:id="51" w:author="ProofreadAI" w:date="2026-02-22T16:05:00Z">
        <w:del w:id="52" w:author="George Barbou" w:date="2026-02-22T18:17:00Z">
          <w:r w:rsidDel="00461491">
            <w:delText>εταιρείες προσθέτουν</w:delText>
          </w:r>
        </w:del>
      </w:ins>
      <w:del w:id="53" w:author="George Barbou" w:date="2026-02-22T18:17:00Z">
        <w:r w:rsidDel="00461491">
          <w:delText xml:space="preserve">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delText>
        </w:r>
      </w:del>
    </w:p>
    <w:p w14:paraId="7DD6D795" w14:textId="579A43C8" w:rsidR="00972BF3" w:rsidRPr="00021283" w:rsidDel="00461491" w:rsidRDefault="00972BF3" w:rsidP="00972BF3">
      <w:pPr>
        <w:spacing w:after="120" w:line="280" w:lineRule="exact"/>
        <w:jc w:val="both"/>
        <w:rPr>
          <w:del w:id="54" w:author="George Barbou" w:date="2026-02-22T18:17:00Z"/>
          <w:rFonts w:eastAsia="Times New Roman" w:cstheme="minorHAnsi"/>
          <w:kern w:val="0"/>
          <w:lang w:eastAsia="en-GB"/>
          <w14:ligatures w14:val="none"/>
        </w:rPr>
      </w:pPr>
    </w:p>
    <w:p w14:paraId="361959AE" w14:textId="5150D95F" w:rsidR="00972BF3" w:rsidRPr="00021283" w:rsidDel="00461491" w:rsidRDefault="00972BF3" w:rsidP="00972BF3">
      <w:pPr>
        <w:spacing w:after="120" w:line="280" w:lineRule="exact"/>
        <w:jc w:val="both"/>
        <w:rPr>
          <w:del w:id="55" w:author="George Barbou" w:date="2026-02-22T18:17:00Z"/>
          <w:rFonts w:eastAsia="Times New Roman" w:cstheme="minorHAnsi"/>
          <w:kern w:val="0"/>
          <w:lang w:eastAsia="en-GB"/>
          <w14:ligatures w14:val="none"/>
        </w:rPr>
      </w:pPr>
      <w:del w:id="56" w:author="George Barbou" w:date="2026-02-22T18:17:00Z">
        <w:r w:rsidDel="00461491">
          <w:delText>Δεδομένης της πολυπλοκότητας της λύσης του προβλήματος της διώρυγας και της μειωμένης αξιοπιστίας, απορριφθέντες</w:delText>
        </w:r>
      </w:del>
      <w:ins w:id="57" w:author="ProofreadAI" w:date="2026-02-22T16:05:00Z">
        <w:del w:id="58" w:author="George Barbou" w:date="2026-02-22T18:17:00Z">
          <w:r w:rsidDel="00461491">
            <w:delText>απορριφθείσες</w:delText>
          </w:r>
        </w:del>
      </w:ins>
      <w:del w:id="59" w:author="George Barbou" w:date="2026-02-22T18:17:00Z">
        <w:r w:rsidDel="00461491">
          <w:delText xml:space="preserve"> προτάσεις του παρελθόντος για κατασκευή νέας διώρυγας, επανέρχονται με πολύ καλύτερες προοπτικές καθώς τα έσοδα αναμένονται να είναι</w:delText>
        </w:r>
      </w:del>
      <w:ins w:id="60" w:author="ProofreadAI" w:date="2026-02-22T16:05:00Z">
        <w:del w:id="61" w:author="George Barbou" w:date="2026-02-22T18:17:00Z">
          <w:r w:rsidDel="00461491">
            <w:delText>αναμένεται να είναι</w:delText>
          </w:r>
        </w:del>
      </w:ins>
      <w:del w:id="62" w:author="George Barbou" w:date="2026-02-22T18:17:00Z">
        <w:r w:rsidDel="00461491">
          <w:delText xml:space="preserve">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delText>
        </w:r>
      </w:del>
    </w:p>
    <w:p w14:paraId="05922714" w14:textId="2291A090" w:rsidR="00972BF3" w:rsidRPr="00021283" w:rsidDel="00461491" w:rsidRDefault="00972BF3" w:rsidP="00972BF3">
      <w:pPr>
        <w:spacing w:after="120" w:line="280" w:lineRule="exact"/>
        <w:jc w:val="both"/>
        <w:rPr>
          <w:del w:id="63" w:author="George Barbou" w:date="2026-02-22T18:17:00Z"/>
          <w:rFonts w:eastAsia="Times New Roman" w:cstheme="minorHAnsi"/>
          <w:kern w:val="0"/>
          <w:lang w:eastAsia="en-GB"/>
          <w14:ligatures w14:val="none"/>
        </w:rPr>
      </w:pPr>
      <w:del w:id="64" w:author="George Barbou" w:date="2026-02-22T18:17:00Z">
        <w:r w:rsidRPr="00021283" w:rsidDel="00461491">
          <w:rPr>
            <w:rFonts w:eastAsia="Times New Roman" w:cstheme="minorHAnsi"/>
            <w:kern w:val="0"/>
            <w:lang w:eastAsia="en-GB"/>
            <w14:ligatures w14:val="none"/>
          </w:rPr>
          <w:delText xml:space="preserve"> α) Ο Νότιος διάδρομος, ο λεγόμενος Δι-Ωκεανικός</w:delText>
        </w:r>
        <w:r w:rsidDel="00461491">
          <w:delTex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w:delText>
        </w:r>
      </w:del>
      <w:ins w:id="65" w:author="ProofreadAI" w:date="2026-02-22T16:05:00Z">
        <w:del w:id="66" w:author="George Barbou" w:date="2026-02-22T18:17:00Z">
          <w:r w:rsidDel="00461491">
            <w:delText>τη μία</w:delText>
          </w:r>
        </w:del>
      </w:ins>
      <w:del w:id="67" w:author="George Barbou" w:date="2026-02-22T18:17:00Z">
        <w:r w:rsidDel="00461491">
          <w:delText xml:space="preserve"> ακτή στην άλλη ακτή. Μεγάλο εμπόδιο στην υλοποίηση ενός τέτοιου έργου αποτελεί η 9.000 χιλιομέτρων οροσειρά των Άνδεων με μέσο υψόμετρο τα 4.000 μέτρα.</w:delText>
        </w:r>
      </w:del>
    </w:p>
    <w:p w14:paraId="52F1ECF3" w14:textId="45305D17" w:rsidR="00972BF3" w:rsidRPr="00021283" w:rsidDel="00461491" w:rsidRDefault="00972BF3" w:rsidP="00972BF3">
      <w:pPr>
        <w:spacing w:after="120" w:line="280" w:lineRule="exact"/>
        <w:jc w:val="both"/>
        <w:rPr>
          <w:del w:id="68" w:author="George Barbou" w:date="2026-02-22T18:17:00Z"/>
          <w:rFonts w:eastAsia="Times New Roman" w:cstheme="minorHAnsi"/>
          <w:kern w:val="0"/>
          <w:lang w:eastAsia="en-GB"/>
          <w14:ligatures w14:val="none"/>
        </w:rPr>
      </w:pPr>
      <w:del w:id="69" w:author="George Barbou" w:date="2026-02-22T18:17:00Z">
        <w:r w:rsidRPr="00021283" w:rsidDel="00461491">
          <w:rPr>
            <w:rFonts w:eastAsia="Times New Roman" w:cstheme="minorHAnsi"/>
            <w:kern w:val="0"/>
            <w:lang w:eastAsia="en-GB"/>
            <w14:ligatures w14:val="none"/>
          </w:rPr>
          <w:delText xml:space="preserve">Η πλήρης λειτουργία του αναμένεται σε μερικά χρόνια οπότε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w:delText>
        </w:r>
        <w:r w:rsidRPr="00021283" w:rsidDel="00461491">
          <w:rPr>
            <w:rFonts w:eastAsia="Times New Roman" w:cstheme="minorHAnsi"/>
            <w:kern w:val="0"/>
            <w:lang w:eastAsia="en-GB"/>
            <w14:ligatures w14:val="none"/>
          </w:rPr>
          <w:lastRenderedPageBreak/>
          <w:delText xml:space="preserve">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delText>
        </w:r>
      </w:del>
    </w:p>
    <w:p w14:paraId="261C1972" w14:textId="6B700FCC" w:rsidR="00972BF3" w:rsidRPr="00021283" w:rsidDel="00461491" w:rsidRDefault="00972BF3" w:rsidP="00972BF3">
      <w:pPr>
        <w:spacing w:after="120" w:line="280" w:lineRule="exact"/>
        <w:jc w:val="both"/>
        <w:rPr>
          <w:del w:id="70" w:author="George Barbou" w:date="2026-02-22T18:17:00Z"/>
          <w:rFonts w:eastAsia="Times New Roman" w:cstheme="minorHAnsi"/>
          <w:kern w:val="0"/>
          <w:lang w:eastAsia="en-GB"/>
          <w14:ligatures w14:val="none"/>
        </w:rPr>
      </w:pPr>
    </w:p>
    <w:p w14:paraId="1F08E4DC" w14:textId="2083A5A8" w:rsidR="00972BF3" w:rsidRPr="00021283" w:rsidDel="00461491" w:rsidRDefault="00972BF3" w:rsidP="00972BF3">
      <w:pPr>
        <w:spacing w:after="120" w:line="280" w:lineRule="exact"/>
        <w:jc w:val="both"/>
        <w:rPr>
          <w:del w:id="71" w:author="George Barbou" w:date="2026-02-22T18:17:00Z"/>
          <w:rFonts w:eastAsia="Times New Roman" w:cstheme="minorHAnsi"/>
          <w:kern w:val="0"/>
          <w:lang w:eastAsia="en-GB"/>
          <w14:ligatures w14:val="none"/>
        </w:rPr>
      </w:pPr>
      <w:del w:id="72" w:author="George Barbou" w:date="2026-02-22T18:17:00Z">
        <w:r w:rsidRPr="00021283" w:rsidDel="00461491">
          <w:rPr>
            <w:rFonts w:eastAsia="Times New Roman" w:cstheme="minorHAnsi"/>
            <w:kern w:val="0"/>
            <w:lang w:eastAsia="en-GB"/>
            <w14:ligatures w14:val="none"/>
          </w:rPr>
          <w:delText xml:space="preserve">Β) Κολομβία: Η σιδηροδρομική γραμμή της Κολομβίας από το λιμάνι </w:delText>
        </w:r>
        <w:r w:rsidRPr="00021283" w:rsidDel="00461491">
          <w:rPr>
            <w:rFonts w:eastAsia="Times New Roman" w:cstheme="minorHAnsi"/>
            <w:kern w:val="0"/>
            <w:lang w:val="en-US" w:eastAsia="en-GB"/>
            <w14:ligatures w14:val="none"/>
          </w:rPr>
          <w:delText>Cupica</w:delText>
        </w:r>
        <w:r w:rsidRPr="00021283" w:rsidDel="00461491">
          <w:rPr>
            <w:rFonts w:eastAsia="Times New Roman" w:cstheme="minorHAnsi"/>
            <w:kern w:val="0"/>
            <w:lang w:eastAsia="en-GB"/>
            <w14:ligatures w14:val="none"/>
          </w:rPr>
          <w:delText xml:space="preserve"> στο λιμάνι </w:delText>
        </w:r>
        <w:r w:rsidRPr="00021283" w:rsidDel="00461491">
          <w:rPr>
            <w:rFonts w:eastAsia="Times New Roman" w:cstheme="minorHAnsi"/>
            <w:kern w:val="0"/>
            <w:lang w:val="en-US" w:eastAsia="en-GB"/>
            <w14:ligatures w14:val="none"/>
          </w:rPr>
          <w:delText>Uraba</w:delText>
        </w:r>
        <w:r w:rsidRPr="00021283" w:rsidDel="00461491">
          <w:rPr>
            <w:rFonts w:eastAsia="Times New Roman" w:cstheme="minorHAnsi"/>
            <w:kern w:val="0"/>
            <w:lang w:eastAsia="en-GB"/>
            <w14:ligatures w14:val="none"/>
          </w:rPr>
          <w:delText>. Έ</w:delText>
        </w:r>
        <w:r w:rsidRPr="00FA713D" w:rsidDel="00461491">
          <w:rPr>
            <w:rFonts w:eastAsia="Times New Roman" w:cstheme="minorHAnsi"/>
            <w:kern w:val="0"/>
            <w:lang w:eastAsia="en-GB"/>
            <w14:ligatures w14:val="none"/>
          </w:rPr>
          <w:delText>ν</w:delText>
        </w:r>
        <w:r w:rsidRPr="00021283" w:rsidDel="00461491">
          <w:rPr>
            <w:rFonts w:eastAsia="Times New Roman" w:cstheme="minorHAnsi"/>
            <w:kern w:val="0"/>
            <w:lang w:eastAsia="en-GB"/>
            <w14:ligatures w14:val="none"/>
          </w:rPr>
          <w:delText>α έργο περίπου 10</w:delText>
        </w:r>
        <w:r w:rsidDel="00461491">
          <w:rPr>
            <w:rFonts w:eastAsia="Times New Roman" w:cstheme="minorHAnsi"/>
            <w:kern w:val="0"/>
            <w:lang w:eastAsia="en-GB"/>
            <w14:ligatures w14:val="none"/>
          </w:rPr>
          <w:delText xml:space="preserve"> δισ. </w:delText>
        </w:r>
        <w:r w:rsidRPr="00021283" w:rsidDel="00461491">
          <w:rPr>
            <w:rFonts w:eastAsia="Times New Roman" w:cstheme="minorHAnsi"/>
            <w:kern w:val="0"/>
            <w:lang w:eastAsia="en-GB"/>
            <w14:ligatures w14:val="none"/>
          </w:rPr>
          <w:delTex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delText>
        </w:r>
      </w:del>
    </w:p>
    <w:p w14:paraId="33409979" w14:textId="7576D2C7" w:rsidR="00972BF3" w:rsidRPr="00021283" w:rsidDel="00461491" w:rsidRDefault="00972BF3" w:rsidP="00972BF3">
      <w:pPr>
        <w:spacing w:after="120" w:line="280" w:lineRule="exact"/>
        <w:jc w:val="both"/>
        <w:rPr>
          <w:del w:id="73" w:author="George Barbou" w:date="2026-02-22T18:17:00Z"/>
          <w:rFonts w:eastAsia="Times New Roman" w:cstheme="minorHAnsi"/>
          <w:kern w:val="0"/>
          <w:lang w:eastAsia="en-GB"/>
          <w14:ligatures w14:val="none"/>
        </w:rPr>
      </w:pPr>
    </w:p>
    <w:p w14:paraId="504C90B8" w14:textId="6A8117B3" w:rsidR="00972BF3" w:rsidRPr="00021283" w:rsidDel="00461491" w:rsidRDefault="00972BF3" w:rsidP="00972BF3">
      <w:pPr>
        <w:spacing w:after="120" w:line="280" w:lineRule="exact"/>
        <w:jc w:val="both"/>
        <w:rPr>
          <w:del w:id="74" w:author="George Barbou" w:date="2026-02-22T18:17:00Z"/>
          <w:rFonts w:eastAsia="Times New Roman" w:cstheme="minorHAnsi"/>
          <w:kern w:val="0"/>
          <w:lang w:eastAsia="en-GB"/>
          <w14:ligatures w14:val="none"/>
        </w:rPr>
      </w:pPr>
    </w:p>
    <w:p w14:paraId="2458D3EA" w14:textId="6C528699" w:rsidR="00972BF3" w:rsidRPr="00021283" w:rsidDel="00461491" w:rsidRDefault="00972BF3" w:rsidP="00972BF3">
      <w:pPr>
        <w:spacing w:after="120" w:line="280" w:lineRule="exact"/>
        <w:jc w:val="both"/>
        <w:rPr>
          <w:del w:id="75" w:author="George Barbou" w:date="2026-02-22T18:17:00Z"/>
          <w:rFonts w:cstheme="minorHAnsi"/>
        </w:rPr>
      </w:pPr>
      <w:del w:id="76" w:author="George Barbou" w:date="2026-02-22T18:17:00Z">
        <w:r w:rsidRPr="00021283" w:rsidDel="00461491">
          <w:rPr>
            <w:rFonts w:cstheme="minorHAnsi"/>
          </w:rPr>
          <w:delText xml:space="preserve">Γ) </w:delText>
        </w:r>
        <w:r w:rsidRPr="00021283" w:rsidDel="00461491">
          <w:rPr>
            <w:rFonts w:cstheme="minorHAnsi"/>
            <w:lang w:val="en-US"/>
          </w:rPr>
          <w:delText>Nicaragua</w:delText>
        </w:r>
        <w:r w:rsidRPr="00021283" w:rsidDel="00461491">
          <w:rPr>
            <w:rFonts w:cstheme="minorHAnsi"/>
          </w:rPr>
          <w:delText xml:space="preserve"> </w:delText>
        </w:r>
        <w:r w:rsidRPr="00021283" w:rsidDel="00461491">
          <w:rPr>
            <w:rFonts w:cstheme="minorHAnsi"/>
            <w:lang w:val="en-US"/>
          </w:rPr>
          <w:delText>mega</w:delText>
        </w:r>
        <w:r w:rsidRPr="00021283" w:rsidDel="00461491">
          <w:rPr>
            <w:rFonts w:cstheme="minorHAnsi"/>
          </w:rPr>
          <w:delText>-</w:delText>
        </w:r>
        <w:r w:rsidRPr="00021283" w:rsidDel="00461491">
          <w:rPr>
            <w:rFonts w:cstheme="minorHAnsi"/>
            <w:lang w:val="en-US"/>
          </w:rPr>
          <w:delText>canal</w:delText>
        </w:r>
        <w:r w:rsidRPr="00021283" w:rsidDel="00461491">
          <w:rPr>
            <w:rFonts w:cstheme="minorHAnsi"/>
          </w:rPr>
          <w:delTex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delText>
        </w:r>
        <w:r w:rsidRPr="00021283" w:rsidDel="00461491">
          <w:rPr>
            <w:rFonts w:cstheme="minorHAnsi"/>
            <w:lang w:val="en-US"/>
          </w:rPr>
          <w:delText>Puerto</w:delText>
        </w:r>
        <w:r w:rsidRPr="00021283" w:rsidDel="00461491">
          <w:rPr>
            <w:rFonts w:cstheme="minorHAnsi"/>
          </w:rPr>
          <w:delText xml:space="preserve"> </w:delText>
        </w:r>
        <w:r w:rsidRPr="00021283" w:rsidDel="00461491">
          <w:rPr>
            <w:rFonts w:cstheme="minorHAnsi"/>
            <w:lang w:val="en-US"/>
          </w:rPr>
          <w:delText>de</w:delText>
        </w:r>
        <w:r w:rsidRPr="00021283" w:rsidDel="00461491">
          <w:rPr>
            <w:rFonts w:cstheme="minorHAnsi"/>
          </w:rPr>
          <w:delText xml:space="preserve"> </w:delText>
        </w:r>
        <w:r w:rsidRPr="00021283" w:rsidDel="00461491">
          <w:rPr>
            <w:rFonts w:cstheme="minorHAnsi"/>
            <w:lang w:val="en-US"/>
          </w:rPr>
          <w:delText>Bluefields</w:delText>
        </w:r>
        <w:r w:rsidRPr="00021283" w:rsidDel="00461491">
          <w:rPr>
            <w:rFonts w:cstheme="minorHAnsi"/>
          </w:rPr>
          <w:delText xml:space="preserve"> του Ατλαντικού και του λιμανιού </w:delText>
        </w:r>
        <w:r w:rsidRPr="00021283" w:rsidDel="00461491">
          <w:rPr>
            <w:rFonts w:cstheme="minorHAnsi"/>
            <w:lang w:val="en-US"/>
          </w:rPr>
          <w:delText>Puerto</w:delText>
        </w:r>
        <w:r w:rsidRPr="00021283" w:rsidDel="00461491">
          <w:rPr>
            <w:rFonts w:cstheme="minorHAnsi"/>
          </w:rPr>
          <w:delText xml:space="preserve"> </w:delText>
        </w:r>
        <w:r w:rsidRPr="00021283" w:rsidDel="00461491">
          <w:rPr>
            <w:rFonts w:cstheme="minorHAnsi"/>
            <w:lang w:val="en-US"/>
          </w:rPr>
          <w:delText>Corinto</w:delText>
        </w:r>
        <w:r w:rsidDel="00461491">
          <w:delText xml:space="preserve"> του Ειρηνικού Ωκεανού. Υπολογίζεται ότι το κόστος κατασκευής θα φθάσει τα 60-70 δισ..</w:delText>
        </w:r>
      </w:del>
      <w:ins w:id="77" w:author="ProofreadAI" w:date="2026-02-22T16:05:00Z">
        <w:del w:id="78" w:author="George Barbou" w:date="2026-02-22T18:17:00Z">
          <w:r w:rsidDel="00461491">
            <w:delText>δισ.</w:delText>
          </w:r>
        </w:del>
      </w:ins>
      <w:del w:id="79" w:author="George Barbou" w:date="2026-02-22T18:17:00Z">
        <w:r w:rsidDel="00461491">
          <w:delText xml:space="preserve"> </w:delText>
        </w:r>
      </w:del>
    </w:p>
    <w:p w14:paraId="7EC66F27" w14:textId="2C227166" w:rsidR="00972BF3" w:rsidRPr="00021283" w:rsidDel="00461491" w:rsidRDefault="00972BF3" w:rsidP="00972BF3">
      <w:pPr>
        <w:spacing w:after="120" w:line="280" w:lineRule="exact"/>
        <w:jc w:val="both"/>
        <w:rPr>
          <w:del w:id="80" w:author="George Barbou" w:date="2026-02-22T18:17:00Z"/>
          <w:rFonts w:eastAsia="Times New Roman" w:cstheme="minorHAnsi"/>
          <w:kern w:val="0"/>
          <w:lang w:eastAsia="en-GB"/>
          <w14:ligatures w14:val="none"/>
        </w:rPr>
      </w:pPr>
      <w:del w:id="81" w:author="George Barbou" w:date="2026-02-22T18:17:00Z">
        <w:r w:rsidDel="00461491">
          <w:delText>Η κυβέρνηση της Νικαράγουας το 2013 ανέθεσε στην κινεζική εταιρία</w:delText>
        </w:r>
      </w:del>
      <w:ins w:id="82" w:author="ProofreadAI" w:date="2026-02-22T16:05:00Z">
        <w:del w:id="83" w:author="George Barbou" w:date="2026-02-22T18:17:00Z">
          <w:r w:rsidDel="00461491">
            <w:delText>εταιρεία</w:delText>
          </w:r>
        </w:del>
      </w:ins>
      <w:del w:id="84" w:author="George Barbou" w:date="2026-02-22T18:17:00Z">
        <w:r w:rsidDel="00461491">
          <w:delText xml:space="preserve"> </w:delText>
        </w:r>
        <w:r w:rsidRPr="00021283" w:rsidDel="00461491">
          <w:rPr>
            <w:rFonts w:eastAsia="Times New Roman" w:cstheme="minorHAnsi"/>
            <w:kern w:val="0"/>
            <w:lang w:val="en-US" w:eastAsia="en-GB"/>
            <w14:ligatures w14:val="none"/>
          </w:rPr>
          <w:delText>Hong</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Kong</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Nicaragua</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Canal</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Development</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Company</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HKND</w:delText>
        </w:r>
        <w:r w:rsidRPr="00021283" w:rsidDel="00461491">
          <w:rPr>
            <w:rFonts w:eastAsia="Times New Roman" w:cstheme="minorHAnsi"/>
            <w:kern w:val="0"/>
            <w:lang w:eastAsia="en-GB"/>
            <w14:ligatures w14:val="none"/>
          </w:rPr>
          <w:delTex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delText>
        </w:r>
      </w:del>
    </w:p>
    <w:p w14:paraId="1DA31F62" w14:textId="5FBC5C31" w:rsidR="00972BF3" w:rsidRPr="00021283" w:rsidDel="00461491" w:rsidRDefault="00972BF3" w:rsidP="00972BF3">
      <w:pPr>
        <w:spacing w:after="120" w:line="280" w:lineRule="exact"/>
        <w:jc w:val="both"/>
        <w:rPr>
          <w:del w:id="85" w:author="George Barbou" w:date="2026-02-22T18:17:00Z"/>
          <w:rFonts w:eastAsia="Times New Roman" w:cstheme="minorHAnsi"/>
          <w:kern w:val="0"/>
          <w:lang w:eastAsia="en-GB"/>
          <w14:ligatures w14:val="none"/>
        </w:rPr>
      </w:pPr>
      <w:del w:id="86" w:author="George Barbou" w:date="2026-02-22T18:17:00Z">
        <w:r w:rsidDel="00461491">
          <w:delText>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κινέζος</w:delText>
        </w:r>
      </w:del>
      <w:ins w:id="87" w:author="ProofreadAI" w:date="2026-02-22T16:05:00Z">
        <w:del w:id="88" w:author="George Barbou" w:date="2026-02-22T18:17:00Z">
          <w:r w:rsidDel="00461491">
            <w:delText>Κινέζος</w:delText>
          </w:r>
        </w:del>
      </w:ins>
      <w:del w:id="89" w:author="George Barbou" w:date="2026-02-22T18:17:00Z">
        <w:r w:rsidDel="00461491">
          <w:delText xml:space="preserve"> επενδυτής χρεοκόπησε και η εταιρεία του έχασε πάνω από το 90% της αξίας της. </w:delText>
        </w:r>
      </w:del>
    </w:p>
    <w:p w14:paraId="15F7C1F4" w14:textId="50F8BE15" w:rsidR="00972BF3" w:rsidRPr="00021283" w:rsidDel="00461491" w:rsidRDefault="00972BF3" w:rsidP="00972BF3">
      <w:pPr>
        <w:spacing w:after="120" w:line="280" w:lineRule="exact"/>
        <w:jc w:val="both"/>
        <w:rPr>
          <w:del w:id="90" w:author="George Barbou" w:date="2026-02-22T18:17:00Z"/>
          <w:rFonts w:eastAsia="Times New Roman" w:cstheme="minorHAnsi"/>
          <w:kern w:val="0"/>
          <w:lang w:eastAsia="en-GB"/>
          <w14:ligatures w14:val="none"/>
        </w:rPr>
      </w:pPr>
      <w:del w:id="91" w:author="George Barbou" w:date="2026-02-22T18:17:00Z">
        <w:r w:rsidRPr="00021283" w:rsidDel="00461491">
          <w:rPr>
            <w:rFonts w:eastAsia="Times New Roman" w:cstheme="minorHAnsi"/>
            <w:kern w:val="0"/>
            <w:lang w:eastAsia="en-GB"/>
            <w14:ligatures w14:val="none"/>
          </w:rPr>
          <w:delText xml:space="preserve">Ο αυταρχικός ηγέτης Ντάνιελ Ορτέγκα συνεχίζει να υπόσχεται το έργο στην χώρα του, η οποία βρίθει από οικονομική αναποτελεσματικότητα και διαφθορά. </w:delText>
        </w:r>
      </w:del>
    </w:p>
    <w:p w14:paraId="5CD86ED4" w14:textId="71A11AF8" w:rsidR="00972BF3" w:rsidRPr="00021283" w:rsidDel="00461491" w:rsidRDefault="00972BF3" w:rsidP="00972BF3">
      <w:pPr>
        <w:spacing w:after="120" w:line="280" w:lineRule="exact"/>
        <w:jc w:val="both"/>
        <w:rPr>
          <w:del w:id="92" w:author="George Barbou" w:date="2026-02-22T18:17:00Z"/>
          <w:rFonts w:eastAsia="Times New Roman" w:cstheme="minorHAnsi"/>
          <w:kern w:val="0"/>
          <w:lang w:eastAsia="en-GB"/>
          <w14:ligatures w14:val="none"/>
        </w:rPr>
      </w:pPr>
    </w:p>
    <w:p w14:paraId="762095E7" w14:textId="6DE9294F" w:rsidR="00972BF3" w:rsidRPr="00021283" w:rsidDel="00461491" w:rsidRDefault="00972BF3" w:rsidP="00972BF3">
      <w:pPr>
        <w:spacing w:after="120" w:line="280" w:lineRule="exact"/>
        <w:jc w:val="both"/>
        <w:rPr>
          <w:del w:id="93" w:author="George Barbou" w:date="2026-02-22T18:17:00Z"/>
          <w:rFonts w:eastAsia="Times New Roman" w:cstheme="minorHAnsi"/>
          <w:kern w:val="0"/>
          <w:lang w:eastAsia="en-GB"/>
          <w14:ligatures w14:val="none"/>
        </w:rPr>
      </w:pPr>
      <w:del w:id="94" w:author="George Barbou" w:date="2026-02-22T18:17:00Z">
        <w:r w:rsidRPr="00021283" w:rsidDel="00461491">
          <w:rPr>
            <w:rFonts w:eastAsia="Times New Roman" w:cstheme="minorHAnsi"/>
            <w:kern w:val="0"/>
            <w:lang w:eastAsia="en-GB"/>
            <w14:ligatures w14:val="none"/>
          </w:rPr>
          <w:delText>Δ) Μεξικό. Στο Μεξικό το νέο έργο σιδηροδρόμου  που ονομάζεται Διάδρομος Δια-Ωκεανικός του Μεξικού, με τα  λιμάνια C</w:delText>
        </w:r>
        <w:r w:rsidRPr="00021283" w:rsidDel="00461491">
          <w:rPr>
            <w:rFonts w:eastAsia="Times New Roman" w:cstheme="minorHAnsi"/>
            <w:kern w:val="0"/>
            <w:lang w:val="en-US" w:eastAsia="en-GB"/>
            <w14:ligatures w14:val="none"/>
          </w:rPr>
          <w:delText>oatzacoalcos</w:delText>
        </w:r>
        <w:r w:rsidRPr="00021283" w:rsidDel="00461491">
          <w:rPr>
            <w:rFonts w:eastAsia="Times New Roman" w:cstheme="minorHAnsi"/>
            <w:kern w:val="0"/>
            <w:lang w:eastAsia="en-GB"/>
            <w14:ligatures w14:val="none"/>
          </w:rPr>
          <w:delText>και Sali</w:delText>
        </w:r>
        <w:r w:rsidRPr="00021283" w:rsidDel="00461491">
          <w:rPr>
            <w:rFonts w:eastAsia="Times New Roman" w:cstheme="minorHAnsi"/>
            <w:kern w:val="0"/>
            <w:lang w:val="en-US" w:eastAsia="en-GB"/>
            <w14:ligatures w14:val="none"/>
          </w:rPr>
          <w:delText>na</w:delText>
        </w:r>
        <w:r w:rsidRPr="00FA713D"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Cru</w:delText>
        </w:r>
        <w:r w:rsidRPr="00021283" w:rsidDel="00461491">
          <w:rPr>
            <w:rFonts w:eastAsia="Times New Roman" w:cstheme="minorHAnsi"/>
            <w:kern w:val="0"/>
            <w:lang w:eastAsia="en-GB"/>
            <w14:ligatures w14:val="none"/>
          </w:rPr>
          <w:delText>z</w:delText>
        </w:r>
        <w:r w:rsidRPr="00FA713D" w:rsidDel="00461491">
          <w:rPr>
            <w:rFonts w:eastAsia="Times New Roman" w:cstheme="minorHAnsi"/>
            <w:kern w:val="0"/>
            <w:lang w:eastAsia="en-GB"/>
            <w14:ligatures w14:val="none"/>
          </w:rPr>
          <w:delText>, πο</w:delText>
        </w:r>
        <w:r w:rsidDel="00461491">
          <w:delText>υ βρίσκονται στα δύο άκρα των ωκεανών σε απόσταση 192 χιλιομέτρων.  Το έργο θα ολοκληρωθεί  στην πλήρη του μορφή το 2030 με επένδυση κοντά στα 7,5 δισ..</w:delText>
        </w:r>
      </w:del>
      <w:ins w:id="95" w:author="ProofreadAI" w:date="2026-02-22T16:05:00Z">
        <w:del w:id="96" w:author="George Barbou" w:date="2026-02-22T18:17:00Z">
          <w:r w:rsidDel="00461491">
            <w:delText>δισ.</w:delText>
          </w:r>
        </w:del>
      </w:ins>
      <w:del w:id="97" w:author="George Barbou" w:date="2026-02-22T18:17:00Z">
        <w:r w:rsidDel="00461491">
          <w:delText xml:space="preserve"> Θα μπορεί να μεταφέρει σιδηροδρομικώς 1,4 εκατομμύρια κοντέινερ κατά έτος. </w:delText>
        </w:r>
      </w:del>
    </w:p>
    <w:p w14:paraId="5B23A56B" w14:textId="24E29C49" w:rsidR="00972BF3" w:rsidRPr="00021283" w:rsidDel="00461491" w:rsidRDefault="00972BF3" w:rsidP="00972BF3">
      <w:pPr>
        <w:spacing w:after="120" w:line="280" w:lineRule="exact"/>
        <w:jc w:val="both"/>
        <w:rPr>
          <w:del w:id="98" w:author="George Barbou" w:date="2026-02-22T18:17:00Z"/>
          <w:rFonts w:eastAsia="Times New Roman" w:cstheme="minorHAnsi"/>
          <w:kern w:val="0"/>
          <w:lang w:eastAsia="en-GB"/>
          <w14:ligatures w14:val="none"/>
        </w:rPr>
      </w:pPr>
    </w:p>
    <w:p w14:paraId="018DE64C" w14:textId="3B9C11A5" w:rsidR="00972BF3" w:rsidRPr="00021283" w:rsidDel="00461491" w:rsidRDefault="00972BF3" w:rsidP="00972BF3">
      <w:pPr>
        <w:spacing w:after="120" w:line="280" w:lineRule="exact"/>
        <w:jc w:val="both"/>
        <w:rPr>
          <w:del w:id="99" w:author="George Barbou" w:date="2026-02-22T18:17:00Z"/>
          <w:rFonts w:eastAsia="Times New Roman" w:cstheme="minorHAnsi"/>
          <w:kern w:val="0"/>
          <w:lang w:eastAsia="en-GB"/>
          <w14:ligatures w14:val="none"/>
        </w:rPr>
      </w:pPr>
      <w:del w:id="100" w:author="George Barbou" w:date="2026-02-22T18:17:00Z">
        <w:r w:rsidRPr="00021283" w:rsidDel="00461491">
          <w:rPr>
            <w:rFonts w:eastAsia="Times New Roman" w:cstheme="minorHAnsi"/>
            <w:kern w:val="0"/>
            <w:lang w:eastAsia="en-GB"/>
            <w14:ligatures w14:val="none"/>
          </w:rPr>
          <w:lastRenderedPageBreak/>
          <w:delText xml:space="preserve">Ε) Ονδούρα. Η Ονδούρα σχεδιάζει να συνδέσει σιδηροδρομικά τους  δυο Ωκεανούς με τα λιμάνια </w:delText>
        </w:r>
        <w:r w:rsidRPr="00021283" w:rsidDel="00461491">
          <w:rPr>
            <w:rFonts w:eastAsia="Times New Roman" w:cstheme="minorHAnsi"/>
            <w:kern w:val="0"/>
            <w:lang w:val="en-US" w:eastAsia="en-GB"/>
            <w14:ligatures w14:val="none"/>
          </w:rPr>
          <w:delText>Amapala</w:delText>
        </w:r>
        <w:r w:rsidRPr="00021283" w:rsidDel="00461491">
          <w:rPr>
            <w:rFonts w:eastAsia="Times New Roman" w:cstheme="minorHAnsi"/>
            <w:kern w:val="0"/>
            <w:lang w:eastAsia="en-GB"/>
            <w14:ligatures w14:val="none"/>
          </w:rPr>
          <w:delText xml:space="preserve"> του </w:delText>
        </w:r>
        <w:r w:rsidRPr="00021283" w:rsidDel="00461491">
          <w:rPr>
            <w:rFonts w:eastAsia="Times New Roman" w:cstheme="minorHAnsi"/>
            <w:kern w:val="0"/>
            <w:lang w:val="en-US" w:eastAsia="en-GB"/>
            <w14:ligatures w14:val="none"/>
          </w:rPr>
          <w:delText>Puerto</w:delText>
        </w:r>
        <w:r w:rsidRPr="00021283" w:rsidDel="00461491">
          <w:rPr>
            <w:rFonts w:eastAsia="Times New Roman" w:cstheme="minorHAnsi"/>
            <w:kern w:val="0"/>
            <w:lang w:eastAsia="en-GB"/>
            <w14:ligatures w14:val="none"/>
          </w:rPr>
          <w:delText xml:space="preserve"> </w:delText>
        </w:r>
        <w:r w:rsidRPr="00021283" w:rsidDel="00461491">
          <w:rPr>
            <w:rFonts w:eastAsia="Times New Roman" w:cstheme="minorHAnsi"/>
            <w:kern w:val="0"/>
            <w:lang w:val="en-US" w:eastAsia="en-GB"/>
            <w14:ligatures w14:val="none"/>
          </w:rPr>
          <w:delText>Cortes</w:delText>
        </w:r>
        <w:r w:rsidRPr="00021283" w:rsidDel="00461491">
          <w:rPr>
            <w:rFonts w:eastAsia="Times New Roman" w:cstheme="minorHAnsi"/>
            <w:kern w:val="0"/>
            <w:lang w:eastAsia="en-GB"/>
            <w14:ligatures w14:val="none"/>
          </w:rPr>
          <w:delText xml:space="preserve"> και υπολογίζει την κατασκευή σε περίπου 10-15 έτη με μεταφορική ικανότητα περίπου 3,5 εκ. κοντέινερ ετησίως. </w:delText>
        </w:r>
      </w:del>
    </w:p>
    <w:p w14:paraId="3BC89EB7" w14:textId="6D5DB577" w:rsidR="00972BF3" w:rsidRPr="00021283" w:rsidDel="00461491" w:rsidRDefault="00972BF3" w:rsidP="00972BF3">
      <w:pPr>
        <w:spacing w:after="120" w:line="280" w:lineRule="exact"/>
        <w:jc w:val="both"/>
        <w:rPr>
          <w:del w:id="101" w:author="George Barbou" w:date="2026-02-22T18:17:00Z"/>
          <w:rFonts w:eastAsia="Times New Roman" w:cstheme="minorHAnsi"/>
          <w:kern w:val="0"/>
          <w:lang w:eastAsia="en-GB"/>
          <w14:ligatures w14:val="none"/>
        </w:rPr>
      </w:pPr>
    </w:p>
    <w:p w14:paraId="1A7DB9A9" w14:textId="3F077DDB" w:rsidR="00972BF3" w:rsidRPr="00021283" w:rsidDel="00461491" w:rsidRDefault="00972BF3" w:rsidP="00972BF3">
      <w:pPr>
        <w:spacing w:after="120" w:line="280" w:lineRule="exact"/>
        <w:jc w:val="both"/>
        <w:rPr>
          <w:del w:id="102" w:author="George Barbou" w:date="2026-02-22T18:17:00Z"/>
          <w:rFonts w:eastAsia="Times New Roman" w:cstheme="minorHAnsi"/>
          <w:kern w:val="0"/>
          <w:lang w:eastAsia="en-GB"/>
          <w14:ligatures w14:val="none"/>
        </w:rPr>
      </w:pPr>
    </w:p>
    <w:p w14:paraId="64484BE7" w14:textId="2F45F955" w:rsidR="00972BF3" w:rsidRPr="00021283" w:rsidDel="00461491" w:rsidRDefault="00972BF3" w:rsidP="00972BF3">
      <w:pPr>
        <w:spacing w:after="120" w:line="280" w:lineRule="exact"/>
        <w:jc w:val="both"/>
        <w:rPr>
          <w:del w:id="103" w:author="George Barbou" w:date="2026-02-22T18:17:00Z"/>
          <w:rFonts w:eastAsia="Times New Roman" w:cstheme="minorHAnsi"/>
          <w:kern w:val="0"/>
          <w:lang w:eastAsia="en-GB"/>
          <w14:ligatures w14:val="none"/>
        </w:rPr>
      </w:pPr>
      <w:del w:id="104" w:author="George Barbou" w:date="2026-02-22T18:17:00Z">
        <w:r w:rsidRPr="00021283" w:rsidDel="00461491">
          <w:rPr>
            <w:rFonts w:eastAsia="Times New Roman" w:cstheme="minorHAnsi"/>
            <w:kern w:val="0"/>
            <w:lang w:eastAsia="en-GB"/>
            <w14:ligatures w14:val="none"/>
          </w:rPr>
          <w:delText>Η απειλή του Ντόναλντ Τραμπ</w:delText>
        </w:r>
        <w:r w:rsidDel="00461491">
          <w:delText xml:space="preserve"> να ανακαταλάβει τη διώρυγα από τον Παναμά,</w:delText>
        </w:r>
      </w:del>
      <w:ins w:id="105" w:author="ProofreadAI" w:date="2026-02-22T16:05:00Z">
        <w:del w:id="106" w:author="George Barbou" w:date="2026-02-22T18:17:00Z">
          <w:r w:rsidDel="00461491">
            <w:delText>Παναμά</w:delText>
          </w:r>
        </w:del>
      </w:ins>
      <w:del w:id="107" w:author="George Barbou" w:date="2026-02-22T18:17:00Z">
        <w:r w:rsidDel="00461491">
          <w:delTex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 </w:delText>
        </w:r>
      </w:del>
    </w:p>
    <w:p w14:paraId="4494D002" w14:textId="061DBE3C" w:rsidR="00972BF3" w:rsidRPr="00021283" w:rsidDel="00461491" w:rsidRDefault="00972BF3" w:rsidP="00972BF3">
      <w:pPr>
        <w:spacing w:after="120" w:line="280" w:lineRule="exact"/>
        <w:jc w:val="both"/>
        <w:rPr>
          <w:del w:id="108" w:author="George Barbou" w:date="2026-02-22T18:17:00Z"/>
          <w:rFonts w:eastAsia="Times New Roman" w:cstheme="minorHAnsi"/>
          <w:kern w:val="0"/>
          <w:lang w:eastAsia="en-GB"/>
          <w14:ligatures w14:val="none"/>
        </w:rPr>
      </w:pPr>
      <w:del w:id="109" w:author="George Barbou" w:date="2026-02-22T18:17:00Z">
        <w:r w:rsidRPr="00021283" w:rsidDel="00461491">
          <w:rPr>
            <w:rFonts w:eastAsia="Times New Roman" w:cstheme="minorHAnsi"/>
            <w:kern w:val="0"/>
            <w:lang w:eastAsia="en-GB"/>
            <w14:ligatures w14:val="none"/>
          </w:rPr>
          <w:delTex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delText>
        </w:r>
      </w:del>
    </w:p>
    <w:p w14:paraId="1BFCB691" w14:textId="3E17B613" w:rsidR="00972BF3" w:rsidRPr="00021283" w:rsidDel="00461491" w:rsidRDefault="00972BF3" w:rsidP="00972BF3">
      <w:pPr>
        <w:spacing w:after="120" w:line="280" w:lineRule="exact"/>
        <w:jc w:val="both"/>
        <w:rPr>
          <w:del w:id="110" w:author="George Barbou" w:date="2026-02-22T18:17:00Z"/>
          <w:rFonts w:eastAsia="Times New Roman" w:cstheme="minorHAnsi"/>
          <w:kern w:val="0"/>
          <w:lang w:eastAsia="en-GB"/>
          <w14:ligatures w14:val="none"/>
        </w:rPr>
      </w:pPr>
    </w:p>
    <w:p w14:paraId="48F4AA59" w14:textId="4F1ECB9C" w:rsidR="00972BF3" w:rsidRPr="00021283" w:rsidDel="00461491" w:rsidRDefault="00972BF3" w:rsidP="00972BF3">
      <w:pPr>
        <w:spacing w:after="120" w:line="280" w:lineRule="exact"/>
        <w:jc w:val="both"/>
        <w:rPr>
          <w:del w:id="111" w:author="George Barbou" w:date="2026-02-22T18:17:00Z"/>
          <w:rFonts w:eastAsia="Times New Roman" w:cstheme="minorHAnsi"/>
          <w:kern w:val="0"/>
          <w:lang w:eastAsia="en-GB"/>
          <w14:ligatures w14:val="none"/>
        </w:rPr>
      </w:pPr>
      <w:del w:id="112" w:author="George Barbou" w:date="2026-02-22T18:17:00Z">
        <w:r w:rsidDel="00461491">
          <w:delText>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έναντι 1 δισ. δολάρια</w:delText>
        </w:r>
      </w:del>
      <w:ins w:id="113" w:author="ProofreadAI" w:date="2026-02-22T16:05:00Z">
        <w:del w:id="114" w:author="George Barbou" w:date="2026-02-22T18:17:00Z">
          <w:r w:rsidDel="00461491">
            <w:delText>έναντι 1 δισ. δολαρίων</w:delText>
          </w:r>
        </w:del>
      </w:ins>
      <w:del w:id="115" w:author="George Barbou" w:date="2026-02-22T18:17:00Z">
        <w:r w:rsidDel="00461491">
          <w:delTex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delText>
        </w:r>
      </w:del>
    </w:p>
    <w:p w14:paraId="6D37F1B8" w14:textId="6B760160" w:rsidR="00972BF3" w:rsidRPr="00021283" w:rsidDel="00461491" w:rsidRDefault="00972BF3" w:rsidP="00972BF3">
      <w:pPr>
        <w:spacing w:after="120" w:line="280" w:lineRule="exact"/>
        <w:jc w:val="both"/>
        <w:rPr>
          <w:del w:id="116" w:author="George Barbou" w:date="2026-02-22T18:17:00Z"/>
          <w:rFonts w:eastAsia="Times New Roman" w:cstheme="minorHAnsi"/>
          <w:kern w:val="0"/>
          <w:lang w:eastAsia="en-GB"/>
          <w14:ligatures w14:val="none"/>
        </w:rPr>
      </w:pPr>
    </w:p>
    <w:p w14:paraId="1641146F" w14:textId="3FB23852" w:rsidR="00972BF3" w:rsidRPr="00021283" w:rsidDel="00461491" w:rsidRDefault="00972BF3" w:rsidP="00972BF3">
      <w:pPr>
        <w:spacing w:after="120" w:line="280" w:lineRule="exact"/>
        <w:jc w:val="both"/>
        <w:rPr>
          <w:del w:id="117" w:author="George Barbou" w:date="2026-02-22T18:17:00Z"/>
          <w:rFonts w:eastAsia="Times New Roman" w:cstheme="minorHAnsi"/>
          <w:kern w:val="0"/>
          <w:lang w:eastAsia="en-GB"/>
          <w14:ligatures w14:val="none"/>
        </w:rPr>
      </w:pPr>
      <w:del w:id="118" w:author="George Barbou" w:date="2026-02-22T18:17:00Z">
        <w:r w:rsidRPr="00021283" w:rsidDel="00461491">
          <w:rPr>
            <w:rFonts w:eastAsia="Times New Roman" w:cstheme="minorHAnsi"/>
            <w:kern w:val="0"/>
            <w:lang w:eastAsia="en-GB"/>
            <w14:ligatures w14:val="none"/>
          </w:rPr>
          <w:delTex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delText>
        </w:r>
      </w:del>
    </w:p>
    <w:p w14:paraId="59B9B213" w14:textId="33277749" w:rsidR="00972BF3" w:rsidRPr="00021283" w:rsidDel="00461491" w:rsidRDefault="00972BF3" w:rsidP="00972BF3">
      <w:pPr>
        <w:spacing w:after="120" w:line="280" w:lineRule="exact"/>
        <w:jc w:val="both"/>
        <w:rPr>
          <w:del w:id="119" w:author="George Barbou" w:date="2026-02-22T18:17:00Z"/>
          <w:rFonts w:eastAsia="Times New Roman" w:cstheme="minorHAnsi"/>
          <w:kern w:val="0"/>
          <w:lang w:eastAsia="en-GB"/>
          <w14:ligatures w14:val="none"/>
        </w:rPr>
      </w:pPr>
    </w:p>
    <w:p w14:paraId="43F1753E" w14:textId="227D38BD" w:rsidR="00972BF3" w:rsidRPr="00021283" w:rsidDel="00461491" w:rsidRDefault="00972BF3" w:rsidP="00972BF3">
      <w:pPr>
        <w:spacing w:after="120" w:line="280" w:lineRule="exact"/>
        <w:jc w:val="both"/>
        <w:rPr>
          <w:del w:id="120" w:author="George Barbou" w:date="2026-02-22T18:17:00Z"/>
          <w:rFonts w:eastAsia="Times New Roman" w:cstheme="minorHAnsi"/>
          <w:kern w:val="0"/>
          <w:lang w:eastAsia="en-GB"/>
          <w14:ligatures w14:val="none"/>
        </w:rPr>
      </w:pPr>
      <w:del w:id="121" w:author="George Barbou" w:date="2026-02-22T18:17:00Z">
        <w:r w:rsidRPr="00021283" w:rsidDel="00461491">
          <w:rPr>
            <w:rFonts w:eastAsia="Times New Roman" w:cstheme="minorHAnsi"/>
            <w:kern w:val="0"/>
            <w:lang w:eastAsia="en-GB"/>
            <w14:ligatures w14:val="none"/>
          </w:rPr>
          <w:delTex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delText>
        </w:r>
      </w:del>
    </w:p>
    <w:p w14:paraId="212BAC68" w14:textId="38F67C7C" w:rsidR="00972BF3" w:rsidRPr="00021283" w:rsidDel="00461491" w:rsidRDefault="00972BF3" w:rsidP="00972BF3">
      <w:pPr>
        <w:spacing w:after="120" w:line="280" w:lineRule="exact"/>
        <w:jc w:val="both"/>
        <w:rPr>
          <w:del w:id="122" w:author="George Barbou" w:date="2026-02-22T18:17:00Z"/>
          <w:rFonts w:eastAsia="Times New Roman" w:cstheme="minorHAnsi"/>
          <w:kern w:val="0"/>
          <w:lang w:eastAsia="en-GB"/>
          <w14:ligatures w14:val="none"/>
        </w:rPr>
      </w:pPr>
    </w:p>
    <w:p w14:paraId="2381E64D" w14:textId="5BABF6B7" w:rsidR="00972BF3" w:rsidRPr="00021283" w:rsidDel="00461491" w:rsidRDefault="00972BF3" w:rsidP="00972BF3">
      <w:pPr>
        <w:spacing w:after="120" w:line="280" w:lineRule="exact"/>
        <w:jc w:val="both"/>
        <w:rPr>
          <w:del w:id="123" w:author="George Barbou" w:date="2026-02-22T18:17:00Z"/>
          <w:rFonts w:eastAsia="Times New Roman" w:cstheme="minorHAnsi"/>
          <w:kern w:val="0"/>
          <w:lang w:eastAsia="en-GB"/>
          <w14:ligatures w14:val="none"/>
        </w:rPr>
      </w:pPr>
      <w:del w:id="124" w:author="George Barbou" w:date="2026-02-22T18:17:00Z">
        <w:r w:rsidRPr="00021283" w:rsidDel="00461491">
          <w:rPr>
            <w:rFonts w:eastAsia="Times New Roman" w:cstheme="minorHAnsi"/>
            <w:kern w:val="0"/>
            <w:lang w:eastAsia="en-GB"/>
            <w14:ligatures w14:val="none"/>
          </w:rPr>
          <w:delTex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delText>
        </w:r>
      </w:del>
    </w:p>
    <w:p w14:paraId="496CED9E" w14:textId="6F24A883" w:rsidR="00972BF3" w:rsidRPr="00021283" w:rsidDel="00461491" w:rsidRDefault="00972BF3" w:rsidP="00972BF3">
      <w:pPr>
        <w:spacing w:after="120" w:line="280" w:lineRule="exact"/>
        <w:jc w:val="both"/>
        <w:rPr>
          <w:del w:id="125" w:author="George Barbou" w:date="2026-02-22T18:17:00Z"/>
          <w:rFonts w:eastAsia="Times New Roman" w:cstheme="minorHAnsi"/>
          <w:kern w:val="0"/>
          <w:lang w:eastAsia="en-GB"/>
          <w14:ligatures w14:val="none"/>
        </w:rPr>
      </w:pPr>
    </w:p>
    <w:p w14:paraId="72E49179" w14:textId="4E5A4409" w:rsidR="00972BF3" w:rsidRPr="00021283" w:rsidDel="00461491" w:rsidRDefault="00972BF3" w:rsidP="00972BF3">
      <w:pPr>
        <w:spacing w:after="120" w:line="280" w:lineRule="exact"/>
        <w:jc w:val="both"/>
        <w:rPr>
          <w:del w:id="126" w:author="George Barbou" w:date="2026-02-22T18:17:00Z"/>
          <w:rFonts w:eastAsia="Times New Roman" w:cstheme="minorHAnsi"/>
          <w:kern w:val="0"/>
          <w:lang w:eastAsia="en-GB"/>
          <w14:ligatures w14:val="none"/>
        </w:rPr>
      </w:pPr>
      <w:del w:id="127" w:author="George Barbou" w:date="2026-02-22T18:17:00Z">
        <w:r w:rsidRPr="00021283" w:rsidDel="00461491">
          <w:rPr>
            <w:rFonts w:eastAsia="Times New Roman" w:cstheme="minorHAnsi"/>
            <w:kern w:val="0"/>
            <w:lang w:eastAsia="en-GB"/>
            <w14:ligatures w14:val="none"/>
          </w:rPr>
          <w:lastRenderedPageBreak/>
          <w:delTex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delText>
        </w:r>
      </w:del>
    </w:p>
    <w:p w14:paraId="45ADCF4F" w14:textId="77F0D9D8" w:rsidR="00972BF3" w:rsidRPr="00021283" w:rsidDel="00461491" w:rsidRDefault="00972BF3" w:rsidP="00972BF3">
      <w:pPr>
        <w:spacing w:after="120" w:line="280" w:lineRule="exact"/>
        <w:jc w:val="both"/>
        <w:rPr>
          <w:del w:id="128" w:author="George Barbou" w:date="2026-02-22T18:17:00Z"/>
          <w:rFonts w:eastAsia="Times New Roman" w:cstheme="minorHAnsi"/>
          <w:kern w:val="0"/>
          <w:lang w:eastAsia="en-GB"/>
          <w14:ligatures w14:val="none"/>
        </w:rPr>
      </w:pPr>
    </w:p>
    <w:p w14:paraId="37F6E962" w14:textId="6DE225BB" w:rsidR="00972BF3" w:rsidRPr="00021283" w:rsidDel="00461491" w:rsidRDefault="00972BF3" w:rsidP="00972BF3">
      <w:pPr>
        <w:spacing w:after="120" w:line="280" w:lineRule="exact"/>
        <w:jc w:val="both"/>
        <w:rPr>
          <w:del w:id="129" w:author="George Barbou" w:date="2026-02-22T18:17:00Z"/>
          <w:rFonts w:eastAsia="Times New Roman" w:cstheme="minorHAnsi"/>
          <w:kern w:val="0"/>
          <w:lang w:eastAsia="en-GB"/>
          <w14:ligatures w14:val="none"/>
        </w:rPr>
      </w:pPr>
    </w:p>
    <w:p w14:paraId="16642CB8" w14:textId="17CE774A" w:rsidR="00972BF3" w:rsidRPr="00021283" w:rsidDel="00461491" w:rsidRDefault="00972BF3" w:rsidP="00972BF3">
      <w:pPr>
        <w:spacing w:after="120" w:line="280" w:lineRule="exact"/>
        <w:jc w:val="both"/>
        <w:rPr>
          <w:del w:id="130" w:author="George Barbou" w:date="2026-02-22T18:17:00Z"/>
          <w:rFonts w:eastAsia="Times New Roman" w:cstheme="minorHAnsi"/>
          <w:kern w:val="0"/>
          <w:lang w:eastAsia="en-GB"/>
          <w14:ligatures w14:val="none"/>
        </w:rPr>
      </w:pPr>
    </w:p>
    <w:p w14:paraId="1C1459B3" w14:textId="66C30B33" w:rsidR="00972BF3" w:rsidRPr="00021283" w:rsidDel="00461491" w:rsidRDefault="00972BF3" w:rsidP="00972BF3">
      <w:pPr>
        <w:spacing w:after="120" w:line="280" w:lineRule="exact"/>
        <w:jc w:val="both"/>
        <w:rPr>
          <w:del w:id="131" w:author="George Barbou" w:date="2026-02-22T18:17:00Z"/>
          <w:rFonts w:cstheme="minorHAnsi"/>
        </w:rPr>
      </w:pPr>
    </w:p>
    <w:p w14:paraId="53C1ED1C" w14:textId="6391A201" w:rsidR="00972BF3" w:rsidRPr="00021283" w:rsidDel="00461491" w:rsidRDefault="00972BF3" w:rsidP="00972BF3">
      <w:pPr>
        <w:spacing w:after="120" w:line="280" w:lineRule="exact"/>
        <w:jc w:val="both"/>
        <w:rPr>
          <w:del w:id="132" w:author="George Barbou" w:date="2026-02-22T18:17:00Z"/>
          <w:rFonts w:cstheme="minorHAnsi"/>
        </w:rPr>
      </w:pPr>
    </w:p>
    <w:p w14:paraId="51B23725" w14:textId="7040A636" w:rsidR="00972BF3" w:rsidRPr="00021283" w:rsidDel="00461491" w:rsidRDefault="00972BF3" w:rsidP="00972BF3">
      <w:pPr>
        <w:spacing w:after="120" w:line="280" w:lineRule="exact"/>
        <w:rPr>
          <w:del w:id="133" w:author="George Barbou" w:date="2026-02-22T18:17:00Z"/>
          <w:rFonts w:cstheme="minorHAnsi"/>
          <w:b/>
          <w:bCs/>
        </w:rPr>
      </w:pPr>
      <w:del w:id="134" w:author="George Barbou" w:date="2026-02-22T18:17:00Z">
        <w:r w:rsidRPr="00021283" w:rsidDel="00461491">
          <w:rPr>
            <w:rFonts w:cstheme="minorHAnsi"/>
            <w:b/>
            <w:bCs/>
          </w:rPr>
          <w:br w:type="page"/>
        </w:r>
      </w:del>
    </w:p>
    <w:p w14:paraId="3CFA5677" w14:textId="4787DDF4" w:rsidR="00972BF3" w:rsidRPr="00021283" w:rsidDel="00461491" w:rsidRDefault="00972BF3" w:rsidP="00972BF3">
      <w:pPr>
        <w:spacing w:after="120" w:line="280" w:lineRule="exact"/>
        <w:jc w:val="center"/>
        <w:rPr>
          <w:del w:id="135" w:author="George Barbou" w:date="2026-02-22T18:17:00Z"/>
          <w:rFonts w:cstheme="minorHAnsi"/>
          <w:b/>
          <w:bCs/>
        </w:rPr>
      </w:pPr>
      <w:del w:id="136" w:author="George Barbou" w:date="2026-02-22T18:17:00Z">
        <w:r w:rsidRPr="00021283" w:rsidDel="00461491">
          <w:rPr>
            <w:rFonts w:cstheme="minorHAnsi"/>
            <w:b/>
            <w:bCs/>
          </w:rPr>
          <w:lastRenderedPageBreak/>
          <w:delText>Η Γεωργία ως Πηγή Ανατρεπτικής Καινοτομίας</w:delText>
        </w:r>
      </w:del>
    </w:p>
    <w:p w14:paraId="6AD3ECC4" w14:textId="13B5B733" w:rsidR="00972BF3" w:rsidRPr="00021283" w:rsidDel="00461491" w:rsidRDefault="00972BF3" w:rsidP="00972BF3">
      <w:pPr>
        <w:spacing w:after="120" w:line="280" w:lineRule="exact"/>
        <w:jc w:val="center"/>
        <w:rPr>
          <w:del w:id="137" w:author="George Barbou" w:date="2026-02-22T18:17:00Z"/>
          <w:rFonts w:cstheme="minorHAnsi"/>
          <w:color w:val="000000" w:themeColor="text1"/>
        </w:rPr>
      </w:pPr>
      <w:del w:id="138" w:author="George Barbou" w:date="2026-02-22T18:17:00Z">
        <w:r w:rsidRPr="00021283" w:rsidDel="00461491">
          <w:rPr>
            <w:rFonts w:cstheme="minorHAnsi"/>
            <w:color w:val="000000" w:themeColor="text1"/>
          </w:rPr>
          <w:delText>Ατσαλάκη</w:delText>
        </w:r>
        <w:r w:rsidDel="00461491">
          <w:delText xml:space="preserve"> Ιωάννα ,</w:delText>
        </w:r>
      </w:del>
      <w:ins w:id="139" w:author="ProofreadAI" w:date="2026-02-22T16:05:00Z">
        <w:del w:id="140" w:author="George Barbou" w:date="2026-02-22T18:17:00Z">
          <w:r w:rsidDel="00461491">
            <w:delText>,</w:delText>
          </w:r>
        </w:del>
      </w:ins>
      <w:del w:id="141" w:author="George Barbou" w:date="2026-02-22T18:17:00Z">
        <w:r w:rsidDel="00461491">
          <w:delText xml:space="preserve"> Διδάσκουσα </w:delText>
        </w:r>
      </w:del>
    </w:p>
    <w:p w14:paraId="5F2F1DBA" w14:textId="235F46FC" w:rsidR="00972BF3" w:rsidRPr="00021283" w:rsidDel="00461491" w:rsidRDefault="00972BF3" w:rsidP="00972BF3">
      <w:pPr>
        <w:spacing w:after="120" w:line="280" w:lineRule="exact"/>
        <w:jc w:val="center"/>
        <w:rPr>
          <w:del w:id="142" w:author="George Barbou" w:date="2026-02-22T18:17:00Z"/>
          <w:rFonts w:cstheme="minorHAnsi"/>
          <w:color w:val="000000" w:themeColor="text1"/>
        </w:rPr>
      </w:pPr>
      <w:del w:id="143" w:author="George Barbou" w:date="2026-02-22T18:17:00Z">
        <w:r w:rsidRPr="00021283" w:rsidDel="00461491">
          <w:rPr>
            <w:rFonts w:cstheme="minorHAnsi"/>
            <w:color w:val="000000" w:themeColor="text1"/>
          </w:rPr>
          <w:delText>Πολυτεχνείο Κρήτης, Εργαστήριο Ανάλυσης Δεδομένων και Πρόβλεψης</w:delText>
        </w:r>
      </w:del>
    </w:p>
    <w:p w14:paraId="2D945298" w14:textId="1932E553" w:rsidR="00972BF3" w:rsidRPr="00021283" w:rsidDel="00461491" w:rsidRDefault="00972BF3" w:rsidP="00972BF3">
      <w:pPr>
        <w:spacing w:after="120" w:line="280" w:lineRule="exact"/>
        <w:jc w:val="both"/>
        <w:rPr>
          <w:del w:id="144" w:author="George Barbou" w:date="2026-02-22T18:17:00Z"/>
          <w:rFonts w:cstheme="minorHAnsi"/>
        </w:rPr>
      </w:pPr>
    </w:p>
    <w:p w14:paraId="2E316BE2" w14:textId="50946855" w:rsidR="00972BF3" w:rsidRPr="00021283" w:rsidDel="00461491" w:rsidRDefault="00972BF3" w:rsidP="00972BF3">
      <w:pPr>
        <w:spacing w:after="120" w:line="280" w:lineRule="exact"/>
        <w:jc w:val="both"/>
        <w:rPr>
          <w:del w:id="145" w:author="George Barbou" w:date="2026-02-22T18:17:00Z"/>
          <w:rFonts w:cstheme="minorHAnsi"/>
        </w:rPr>
      </w:pPr>
    </w:p>
    <w:p w14:paraId="39048EB3" w14:textId="450E4455" w:rsidR="00972BF3" w:rsidRPr="00021283" w:rsidDel="00461491" w:rsidRDefault="00972BF3" w:rsidP="00972BF3">
      <w:pPr>
        <w:spacing w:after="120" w:line="280" w:lineRule="exact"/>
        <w:jc w:val="both"/>
        <w:rPr>
          <w:del w:id="146" w:author="George Barbou" w:date="2026-02-22T18:17:00Z"/>
          <w:rFonts w:cstheme="minorHAnsi"/>
        </w:rPr>
      </w:pPr>
      <w:del w:id="147" w:author="George Barbou" w:date="2026-02-22T18:17:00Z">
        <w:r w:rsidDel="00461491">
          <w:delTex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delText>
        </w:r>
      </w:del>
      <w:ins w:id="148" w:author="ProofreadAI" w:date="2026-02-22T16:05:00Z">
        <w:del w:id="149" w:author="George Barbou" w:date="2026-02-22T18:17:00Z">
          <w:r w:rsidDel="00461491">
            <w:delText>εξάντληση των φυσικών πόρων</w:delText>
          </w:r>
        </w:del>
      </w:ins>
      <w:del w:id="150" w:author="George Barbou" w:date="2026-02-22T18:17:00Z">
        <w:r w:rsidDel="00461491">
          <w:delText>.</w:delText>
        </w:r>
      </w:del>
    </w:p>
    <w:p w14:paraId="7EE33B72" w14:textId="4F60482B" w:rsidR="00972BF3" w:rsidRPr="00021283" w:rsidDel="00461491" w:rsidRDefault="00972BF3" w:rsidP="00972BF3">
      <w:pPr>
        <w:spacing w:after="120" w:line="280" w:lineRule="exact"/>
        <w:rPr>
          <w:del w:id="151" w:author="George Barbou" w:date="2026-02-22T18:17:00Z"/>
          <w:rFonts w:cstheme="minorHAnsi"/>
        </w:rPr>
      </w:pPr>
    </w:p>
    <w:p w14:paraId="6E6C7D1F" w14:textId="1E5322BF" w:rsidR="00972BF3" w:rsidRPr="00021283" w:rsidDel="00461491" w:rsidRDefault="00972BF3" w:rsidP="00972BF3">
      <w:pPr>
        <w:spacing w:after="120" w:line="280" w:lineRule="exact"/>
        <w:jc w:val="both"/>
        <w:rPr>
          <w:del w:id="152" w:author="George Barbou" w:date="2026-02-22T18:17:00Z"/>
          <w:rFonts w:cstheme="minorHAnsi"/>
        </w:rPr>
      </w:pPr>
      <w:del w:id="153" w:author="George Barbou" w:date="2026-02-22T18:17:00Z">
        <w:r w:rsidDel="00461491">
          <w:delText>Η ανατρεπτική καινοτομία ορίζεται ως εκείνη που δημιουργεί νέες αγορές ή ανατρέπει υπάρχουσες</w:delText>
        </w:r>
      </w:del>
      <w:ins w:id="154" w:author="ProofreadAI" w:date="2026-02-22T16:05:00Z">
        <w:del w:id="155" w:author="George Barbou" w:date="2026-02-22T18:17:00Z">
          <w:r w:rsidDel="00461491">
            <w:delText>υφιστάμενες</w:delText>
          </w:r>
        </w:del>
      </w:ins>
      <w:del w:id="156" w:author="George Barbou" w:date="2026-02-22T18:17:00Z">
        <w:r w:rsidDel="00461491">
          <w:delText>,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delText>
        </w:r>
      </w:del>
    </w:p>
    <w:p w14:paraId="53090014" w14:textId="7668BF97" w:rsidR="00972BF3" w:rsidRPr="00021283" w:rsidDel="00461491" w:rsidRDefault="00972BF3" w:rsidP="00972BF3">
      <w:pPr>
        <w:spacing w:after="120" w:line="280" w:lineRule="exact"/>
        <w:rPr>
          <w:del w:id="157" w:author="George Barbou" w:date="2026-02-22T18:17:00Z"/>
          <w:rFonts w:cstheme="minorHAnsi"/>
        </w:rPr>
      </w:pPr>
    </w:p>
    <w:p w14:paraId="1B54D5CF" w14:textId="2A49A04A" w:rsidR="00972BF3" w:rsidRPr="00021283" w:rsidDel="00461491" w:rsidRDefault="00972BF3" w:rsidP="00972BF3">
      <w:pPr>
        <w:spacing w:after="120" w:line="280" w:lineRule="exact"/>
        <w:jc w:val="both"/>
        <w:rPr>
          <w:del w:id="158" w:author="George Barbou" w:date="2026-02-22T18:17:00Z"/>
          <w:rFonts w:cstheme="minorHAnsi"/>
        </w:rPr>
      </w:pPr>
      <w:del w:id="159" w:author="George Barbou" w:date="2026-02-22T18:17:00Z">
        <w:r w:rsidRPr="00021283" w:rsidDel="00461491">
          <w:rPr>
            <w:rFonts w:cstheme="minorHAnsi"/>
            <w:b/>
            <w:bCs/>
          </w:rPr>
          <w:delText>Η Σημασία της Ανατρεπτικής Καινοτομίας στη Γεωργία</w:delText>
        </w:r>
        <w:r w:rsidRPr="00021283" w:rsidDel="00461491">
          <w:rPr>
            <w:rFonts w:cstheme="minorHAnsi"/>
          </w:rPr>
          <w:delTex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delText>
        </w:r>
      </w:del>
    </w:p>
    <w:p w14:paraId="209B382C" w14:textId="65970050" w:rsidR="00972BF3" w:rsidRPr="00021283" w:rsidDel="00461491" w:rsidRDefault="00972BF3" w:rsidP="00972BF3">
      <w:pPr>
        <w:spacing w:after="120" w:line="280" w:lineRule="exact"/>
        <w:rPr>
          <w:del w:id="160" w:author="George Barbou" w:date="2026-02-22T18:17:00Z"/>
          <w:rFonts w:cstheme="minorHAnsi"/>
        </w:rPr>
      </w:pPr>
    </w:p>
    <w:p w14:paraId="7DC6BEE1" w14:textId="79637AF4" w:rsidR="00972BF3" w:rsidRPr="00021283" w:rsidDel="00461491" w:rsidRDefault="00972BF3" w:rsidP="00972BF3">
      <w:pPr>
        <w:spacing w:after="120" w:line="280" w:lineRule="exact"/>
        <w:rPr>
          <w:del w:id="161" w:author="George Barbou" w:date="2026-02-22T18:17:00Z"/>
          <w:rFonts w:cstheme="minorHAnsi"/>
        </w:rPr>
      </w:pPr>
      <w:del w:id="162" w:author="George Barbou" w:date="2026-02-22T18:17:00Z">
        <w:r w:rsidRPr="00021283" w:rsidDel="00461491">
          <w:rPr>
            <w:rFonts w:cstheme="minorHAnsi"/>
            <w:b/>
            <w:bCs/>
          </w:rPr>
          <w:delText>Παραδείγματα Ανατρεπτικής Καινοτομίας στη Γεωργία</w:delText>
        </w:r>
        <w:r w:rsidRPr="00021283" w:rsidDel="00461491">
          <w:rPr>
            <w:rFonts w:cstheme="minorHAnsi"/>
          </w:rPr>
          <w:delText>:</w:delText>
        </w:r>
      </w:del>
    </w:p>
    <w:p w14:paraId="4C95C835" w14:textId="7E6617CF" w:rsidR="00972BF3" w:rsidRPr="00021283" w:rsidDel="00461491" w:rsidRDefault="00972BF3" w:rsidP="00972BF3">
      <w:pPr>
        <w:spacing w:after="120" w:line="280" w:lineRule="exact"/>
        <w:jc w:val="both"/>
        <w:rPr>
          <w:del w:id="163" w:author="George Barbou" w:date="2026-02-22T18:17:00Z"/>
          <w:rFonts w:cstheme="minorHAnsi"/>
        </w:rPr>
      </w:pPr>
      <w:del w:id="164" w:author="George Barbou" w:date="2026-02-22T18:17:00Z">
        <w:r w:rsidRPr="00021283" w:rsidDel="00461491">
          <w:rPr>
            <w:rFonts w:cstheme="minorHAnsi"/>
          </w:rPr>
          <w:delTex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delText>
        </w:r>
      </w:del>
    </w:p>
    <w:p w14:paraId="292E6682" w14:textId="2DAC5B28" w:rsidR="00972BF3" w:rsidRPr="00021283" w:rsidDel="00461491" w:rsidRDefault="00972BF3" w:rsidP="00972BF3">
      <w:pPr>
        <w:spacing w:after="120" w:line="280" w:lineRule="exact"/>
        <w:rPr>
          <w:del w:id="165" w:author="George Barbou" w:date="2026-02-22T18:17:00Z"/>
          <w:rFonts w:cstheme="minorHAnsi"/>
        </w:rPr>
      </w:pPr>
    </w:p>
    <w:p w14:paraId="741F471D" w14:textId="3629114F" w:rsidR="00972BF3" w:rsidRPr="00021283" w:rsidDel="00461491" w:rsidRDefault="00972BF3" w:rsidP="00972BF3">
      <w:pPr>
        <w:spacing w:after="120" w:line="280" w:lineRule="exact"/>
        <w:jc w:val="both"/>
        <w:rPr>
          <w:del w:id="166" w:author="George Barbou" w:date="2026-02-22T18:17:00Z"/>
          <w:rFonts w:cstheme="minorHAnsi"/>
        </w:rPr>
      </w:pPr>
      <w:del w:id="167" w:author="George Barbou" w:date="2026-02-22T18:17:00Z">
        <w:r w:rsidRPr="00021283" w:rsidDel="00461491">
          <w:rPr>
            <w:rFonts w:cstheme="minorHAnsi"/>
          </w:rPr>
          <w:delTex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delText>
        </w:r>
      </w:del>
    </w:p>
    <w:p w14:paraId="6EF82515" w14:textId="6089E029" w:rsidR="00972BF3" w:rsidRPr="00021283" w:rsidDel="00461491" w:rsidRDefault="00972BF3" w:rsidP="00972BF3">
      <w:pPr>
        <w:spacing w:after="120" w:line="280" w:lineRule="exact"/>
        <w:rPr>
          <w:del w:id="168" w:author="George Barbou" w:date="2026-02-22T18:17:00Z"/>
          <w:rFonts w:cstheme="minorHAnsi"/>
        </w:rPr>
      </w:pPr>
    </w:p>
    <w:p w14:paraId="40B39914" w14:textId="3742245A" w:rsidR="00972BF3" w:rsidRPr="00021283" w:rsidDel="00461491" w:rsidRDefault="00972BF3" w:rsidP="00972BF3">
      <w:pPr>
        <w:spacing w:after="120" w:line="280" w:lineRule="exact"/>
        <w:jc w:val="both"/>
        <w:rPr>
          <w:del w:id="169" w:author="George Barbou" w:date="2026-02-22T18:17:00Z"/>
          <w:rFonts w:cstheme="minorHAnsi"/>
        </w:rPr>
      </w:pPr>
      <w:del w:id="170" w:author="George Barbou" w:date="2026-02-22T18:17:00Z">
        <w:r w:rsidRPr="00021283" w:rsidDel="00461491">
          <w:rPr>
            <w:rFonts w:cstheme="minorHAnsi"/>
          </w:rPr>
          <w:lastRenderedPageBreak/>
          <w:delTex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delText>
        </w:r>
      </w:del>
    </w:p>
    <w:p w14:paraId="4504773F" w14:textId="7F796B6E" w:rsidR="00972BF3" w:rsidRPr="00021283" w:rsidDel="00461491" w:rsidRDefault="00972BF3" w:rsidP="00972BF3">
      <w:pPr>
        <w:spacing w:after="120" w:line="280" w:lineRule="exact"/>
        <w:rPr>
          <w:del w:id="171" w:author="George Barbou" w:date="2026-02-22T18:17:00Z"/>
          <w:rFonts w:cstheme="minorHAnsi"/>
        </w:rPr>
      </w:pPr>
    </w:p>
    <w:p w14:paraId="575F83B4" w14:textId="114BDA87" w:rsidR="00972BF3" w:rsidRPr="00021283" w:rsidDel="00461491" w:rsidRDefault="00972BF3" w:rsidP="00972BF3">
      <w:pPr>
        <w:spacing w:after="120" w:line="280" w:lineRule="exact"/>
        <w:jc w:val="both"/>
        <w:rPr>
          <w:del w:id="172" w:author="George Barbou" w:date="2026-02-22T18:17:00Z"/>
          <w:rFonts w:cstheme="minorHAnsi"/>
        </w:rPr>
      </w:pPr>
      <w:del w:id="173" w:author="George Barbou" w:date="2026-02-22T18:17:00Z">
        <w:r w:rsidRPr="00021283" w:rsidDel="00461491">
          <w:rPr>
            <w:rFonts w:cstheme="minorHAnsi"/>
          </w:rPr>
          <w:delTex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delText>
        </w:r>
      </w:del>
    </w:p>
    <w:p w14:paraId="064C65BD" w14:textId="260B33A1" w:rsidR="00972BF3" w:rsidRPr="00021283" w:rsidDel="00461491" w:rsidRDefault="00972BF3" w:rsidP="00972BF3">
      <w:pPr>
        <w:spacing w:after="120" w:line="280" w:lineRule="exact"/>
        <w:rPr>
          <w:del w:id="174" w:author="George Barbou" w:date="2026-02-22T18:17:00Z"/>
          <w:rFonts w:cstheme="minorHAnsi"/>
        </w:rPr>
      </w:pPr>
    </w:p>
    <w:p w14:paraId="3BE7B2DE" w14:textId="186FA9E8" w:rsidR="00972BF3" w:rsidRPr="00021283" w:rsidDel="00461491" w:rsidRDefault="00972BF3" w:rsidP="00972BF3">
      <w:pPr>
        <w:spacing w:after="120" w:line="280" w:lineRule="exact"/>
        <w:jc w:val="both"/>
        <w:rPr>
          <w:del w:id="175" w:author="George Barbou" w:date="2026-02-22T18:17:00Z"/>
          <w:rFonts w:cstheme="minorHAnsi"/>
        </w:rPr>
      </w:pPr>
      <w:del w:id="176" w:author="George Barbou" w:date="2026-02-22T18:17:00Z">
        <w:r w:rsidRPr="00021283" w:rsidDel="00461491">
          <w:rPr>
            <w:rFonts w:cstheme="minorHAnsi"/>
          </w:rPr>
          <w:delTex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delText>
        </w:r>
      </w:del>
    </w:p>
    <w:p w14:paraId="42C5B2C2" w14:textId="0ED5E561" w:rsidR="00972BF3" w:rsidRPr="00021283" w:rsidDel="00461491" w:rsidRDefault="00972BF3" w:rsidP="00972BF3">
      <w:pPr>
        <w:spacing w:after="120" w:line="280" w:lineRule="exact"/>
        <w:rPr>
          <w:del w:id="177" w:author="George Barbou" w:date="2026-02-22T18:17:00Z"/>
          <w:rFonts w:cstheme="minorHAnsi"/>
        </w:rPr>
      </w:pPr>
    </w:p>
    <w:p w14:paraId="35679A96" w14:textId="6C405683" w:rsidR="00972BF3" w:rsidRPr="00021283" w:rsidDel="00461491" w:rsidRDefault="00972BF3" w:rsidP="00972BF3">
      <w:pPr>
        <w:spacing w:after="120" w:line="280" w:lineRule="exact"/>
        <w:jc w:val="both"/>
        <w:rPr>
          <w:del w:id="178" w:author="George Barbou" w:date="2026-02-22T18:17:00Z"/>
          <w:rFonts w:cstheme="minorHAnsi"/>
        </w:rPr>
      </w:pPr>
      <w:del w:id="179" w:author="George Barbou" w:date="2026-02-22T18:17:00Z">
        <w:r w:rsidRPr="00021283" w:rsidDel="00461491">
          <w:rPr>
            <w:rFonts w:cstheme="minorHAnsi"/>
            <w:b/>
            <w:bCs/>
          </w:rPr>
          <w:delText>Πώς η Γεωργία Μπορεί να Παράγει Ανατρεπτικά Προϊόντα</w:delText>
        </w:r>
        <w:r w:rsidRPr="00021283" w:rsidDel="00461491">
          <w:rPr>
            <w:rFonts w:cstheme="minorHAnsi"/>
          </w:rPr>
          <w:delTex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delText>
        </w:r>
      </w:del>
    </w:p>
    <w:p w14:paraId="62A24BB9" w14:textId="3BA8B56C" w:rsidR="00972BF3" w:rsidRPr="00021283" w:rsidDel="00461491" w:rsidRDefault="00972BF3" w:rsidP="00972BF3">
      <w:pPr>
        <w:spacing w:after="120" w:line="280" w:lineRule="exact"/>
        <w:jc w:val="both"/>
        <w:rPr>
          <w:del w:id="180" w:author="George Barbou" w:date="2026-02-22T18:17:00Z"/>
          <w:rFonts w:cstheme="minorHAnsi"/>
        </w:rPr>
      </w:pPr>
      <w:del w:id="181" w:author="George Barbou" w:date="2026-02-22T18:17:00Z">
        <w:r w:rsidRPr="00021283" w:rsidDel="00461491">
          <w:rPr>
            <w:rFonts w:cstheme="minorHAnsi"/>
          </w:rPr>
          <w:delTex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delText>
        </w:r>
      </w:del>
    </w:p>
    <w:p w14:paraId="073FF33E" w14:textId="485B8993" w:rsidR="00972BF3" w:rsidRPr="00021283" w:rsidDel="00461491" w:rsidRDefault="00972BF3" w:rsidP="00972BF3">
      <w:pPr>
        <w:spacing w:after="120" w:line="280" w:lineRule="exact"/>
        <w:jc w:val="both"/>
        <w:rPr>
          <w:del w:id="182" w:author="George Barbou" w:date="2026-02-22T18:17:00Z"/>
          <w:rFonts w:cstheme="minorHAnsi"/>
        </w:rPr>
      </w:pPr>
      <w:del w:id="183" w:author="George Barbou" w:date="2026-02-22T18:17:00Z">
        <w:r w:rsidRPr="00021283" w:rsidDel="00461491">
          <w:rPr>
            <w:rFonts w:cstheme="minorHAnsi"/>
          </w:rPr>
          <w:delTex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delText>
        </w:r>
      </w:del>
    </w:p>
    <w:p w14:paraId="3B634EBE" w14:textId="61B83C7E" w:rsidR="00972BF3" w:rsidRPr="00021283" w:rsidDel="00461491" w:rsidRDefault="00972BF3" w:rsidP="00972BF3">
      <w:pPr>
        <w:spacing w:after="120" w:line="280" w:lineRule="exact"/>
        <w:rPr>
          <w:del w:id="184" w:author="George Barbou" w:date="2026-02-22T18:17:00Z"/>
          <w:rFonts w:cstheme="minorHAnsi"/>
        </w:rPr>
      </w:pPr>
      <w:del w:id="185" w:author="George Barbou" w:date="2026-02-22T18:17:00Z">
        <w:r w:rsidRPr="00021283" w:rsidDel="00461491">
          <w:rPr>
            <w:rFonts w:cstheme="minorHAnsi"/>
          </w:rPr>
          <w:delTex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delText>
        </w:r>
      </w:del>
    </w:p>
    <w:p w14:paraId="6BD091DB" w14:textId="30C19CC8" w:rsidR="00972BF3" w:rsidRPr="00021283" w:rsidDel="00461491" w:rsidRDefault="00972BF3" w:rsidP="00972BF3">
      <w:pPr>
        <w:spacing w:after="120" w:line="280" w:lineRule="exact"/>
        <w:jc w:val="both"/>
        <w:rPr>
          <w:del w:id="186" w:author="George Barbou" w:date="2026-02-22T18:17:00Z"/>
          <w:rFonts w:cstheme="minorHAnsi"/>
        </w:rPr>
      </w:pPr>
      <w:del w:id="187" w:author="George Barbou" w:date="2026-02-22T18:17:00Z">
        <w:r w:rsidRPr="00021283" w:rsidDel="00461491">
          <w:rPr>
            <w:rFonts w:cstheme="minorHAnsi"/>
          </w:rPr>
          <w:delTex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delText>
        </w:r>
      </w:del>
    </w:p>
    <w:p w14:paraId="3B787FA9" w14:textId="0EA87150" w:rsidR="00972BF3" w:rsidRPr="00021283" w:rsidDel="00461491" w:rsidRDefault="00972BF3" w:rsidP="00972BF3">
      <w:pPr>
        <w:spacing w:after="120" w:line="280" w:lineRule="exact"/>
        <w:rPr>
          <w:del w:id="188" w:author="George Barbou" w:date="2026-02-22T18:17:00Z"/>
          <w:rFonts w:cstheme="minorHAnsi"/>
        </w:rPr>
      </w:pPr>
    </w:p>
    <w:p w14:paraId="18C64F0A" w14:textId="6F0FB691" w:rsidR="00972BF3" w:rsidRPr="00021283" w:rsidDel="00461491" w:rsidRDefault="00972BF3" w:rsidP="00972BF3">
      <w:pPr>
        <w:spacing w:after="120" w:line="280" w:lineRule="exact"/>
        <w:rPr>
          <w:del w:id="189" w:author="George Barbou" w:date="2026-02-22T18:17:00Z"/>
          <w:rFonts w:cstheme="minorHAnsi"/>
        </w:rPr>
      </w:pPr>
    </w:p>
    <w:p w14:paraId="0AD2E18B" w14:textId="346CC0C9" w:rsidR="00972BF3" w:rsidRPr="00021283" w:rsidDel="00461491" w:rsidRDefault="00972BF3" w:rsidP="00972BF3">
      <w:pPr>
        <w:spacing w:after="120" w:line="280" w:lineRule="exact"/>
        <w:jc w:val="both"/>
        <w:rPr>
          <w:del w:id="190" w:author="George Barbou" w:date="2026-02-22T18:17:00Z"/>
          <w:rFonts w:cstheme="minorHAnsi"/>
        </w:rPr>
      </w:pPr>
      <w:del w:id="191" w:author="George Barbou" w:date="2026-02-22T18:17:00Z">
        <w:r w:rsidRPr="00021283" w:rsidDel="00461491">
          <w:rPr>
            <w:rFonts w:cstheme="minorHAnsi"/>
            <w:b/>
            <w:bCs/>
          </w:rPr>
          <w:delText>Προκλήσεις στην Παραγωγή Ανατρεπτικών Προϊόντων</w:delText>
        </w:r>
        <w:r w:rsidRPr="00021283" w:rsidDel="00461491">
          <w:rPr>
            <w:rFonts w:cstheme="minorHAnsi"/>
          </w:rPr>
          <w:delText xml:space="preserve">: </w:delText>
        </w:r>
        <w:r w:rsidRPr="00021283" w:rsidDel="00461491">
          <w:rPr>
            <w:rFonts w:cstheme="minorHAnsi"/>
            <w:lang w:val="en-US"/>
          </w:rPr>
          <w:delText>i</w:delText>
        </w:r>
        <w:r w:rsidRPr="00021283" w:rsidDel="00461491">
          <w:rPr>
            <w:rFonts w:cstheme="minorHAnsi"/>
          </w:rPr>
          <w:delTex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delText>
        </w:r>
      </w:del>
    </w:p>
    <w:p w14:paraId="572339BB" w14:textId="4B2CAD2B" w:rsidR="00972BF3" w:rsidRPr="00021283" w:rsidDel="00461491" w:rsidRDefault="00972BF3" w:rsidP="00972BF3">
      <w:pPr>
        <w:spacing w:after="120" w:line="280" w:lineRule="exact"/>
        <w:rPr>
          <w:del w:id="192" w:author="George Barbou" w:date="2026-02-22T18:17:00Z"/>
          <w:rFonts w:cstheme="minorHAnsi"/>
        </w:rPr>
      </w:pPr>
    </w:p>
    <w:p w14:paraId="7D6AA986" w14:textId="30BBE346" w:rsidR="00972BF3" w:rsidRPr="00021283" w:rsidDel="00461491" w:rsidRDefault="00972BF3" w:rsidP="00972BF3">
      <w:pPr>
        <w:spacing w:after="120" w:line="280" w:lineRule="exact"/>
        <w:jc w:val="both"/>
        <w:rPr>
          <w:del w:id="193" w:author="George Barbou" w:date="2026-02-22T18:17:00Z"/>
          <w:rFonts w:cstheme="minorHAnsi"/>
        </w:rPr>
      </w:pPr>
      <w:del w:id="194" w:author="George Barbou" w:date="2026-02-22T18:17:00Z">
        <w:r w:rsidRPr="00021283" w:rsidDel="00461491">
          <w:rPr>
            <w:rFonts w:cstheme="minorHAnsi"/>
            <w:b/>
            <w:bCs/>
          </w:rPr>
          <w:delText xml:space="preserve">Το Μέλλον της Ανατρεπτικής Καινοτομίας στη Γεωργία: </w:delText>
        </w:r>
        <w:r w:rsidRPr="00021283" w:rsidDel="00461491">
          <w:rPr>
            <w:rFonts w:cstheme="minorHAnsi"/>
          </w:rPr>
          <w:delTex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delText>
        </w:r>
      </w:del>
    </w:p>
    <w:p w14:paraId="7FF67DC6" w14:textId="330ABDA3" w:rsidR="00972BF3" w:rsidRPr="00021283" w:rsidDel="00461491" w:rsidRDefault="00972BF3" w:rsidP="00972BF3">
      <w:pPr>
        <w:spacing w:after="120" w:line="280" w:lineRule="exact"/>
        <w:rPr>
          <w:del w:id="195" w:author="George Barbou" w:date="2026-02-22T18:17:00Z"/>
          <w:rFonts w:cstheme="minorHAnsi"/>
        </w:rPr>
      </w:pPr>
    </w:p>
    <w:p w14:paraId="2E441E20" w14:textId="293A9DEF" w:rsidR="00972BF3" w:rsidRPr="00021283" w:rsidDel="00461491" w:rsidRDefault="00972BF3" w:rsidP="00972BF3">
      <w:pPr>
        <w:spacing w:after="120" w:line="280" w:lineRule="exact"/>
        <w:jc w:val="both"/>
        <w:rPr>
          <w:del w:id="196" w:author="George Barbou" w:date="2026-02-22T18:17:00Z"/>
          <w:rFonts w:cstheme="minorHAnsi"/>
        </w:rPr>
      </w:pPr>
      <w:del w:id="197" w:author="George Barbou" w:date="2026-02-22T18:17:00Z">
        <w:r w:rsidRPr="00021283" w:rsidDel="00461491">
          <w:rPr>
            <w:rFonts w:cstheme="minorHAnsi"/>
          </w:rPr>
          <w:delTex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delText>
        </w:r>
      </w:del>
    </w:p>
    <w:p w14:paraId="06447B95" w14:textId="48C9B41D" w:rsidR="00972BF3" w:rsidRPr="00021283" w:rsidDel="00461491" w:rsidRDefault="00972BF3" w:rsidP="00972BF3">
      <w:pPr>
        <w:spacing w:after="120" w:line="280" w:lineRule="exact"/>
        <w:rPr>
          <w:del w:id="198" w:author="George Barbou" w:date="2026-02-22T18:17:00Z"/>
          <w:rFonts w:cstheme="minorHAnsi"/>
        </w:rPr>
      </w:pPr>
    </w:p>
    <w:p w14:paraId="0C45C153" w14:textId="15487187" w:rsidR="00972BF3" w:rsidRPr="00021283" w:rsidDel="00461491" w:rsidRDefault="00972BF3" w:rsidP="00972BF3">
      <w:pPr>
        <w:spacing w:after="120" w:line="280" w:lineRule="exact"/>
        <w:jc w:val="both"/>
        <w:rPr>
          <w:del w:id="199" w:author="George Barbou" w:date="2026-02-22T18:17:00Z"/>
          <w:rFonts w:cstheme="minorHAnsi"/>
        </w:rPr>
      </w:pPr>
      <w:del w:id="200" w:author="George Barbou" w:date="2026-02-22T18:17:00Z">
        <w:r w:rsidRPr="00021283" w:rsidDel="00461491">
          <w:rPr>
            <w:rFonts w:cstheme="minorHAnsi"/>
          </w:rPr>
          <w:delText xml:space="preserve">Η γεωργία </w:delText>
        </w:r>
        <w:r w:rsidDel="00461491">
          <w:delText>δεκαετίες.ν</w:delText>
        </w:r>
      </w:del>
      <w:ins w:id="201" w:author="ProofreadAI" w:date="2026-02-22T16:05:00Z">
        <w:del w:id="202" w:author="George Barbou" w:date="2026-02-22T18:17:00Z">
          <w:r w:rsidDel="00461491">
            <w:delText>δεδεκαετίες.</w:delText>
          </w:r>
        </w:del>
      </w:ins>
      <w:del w:id="203" w:author="George Barbou" w:date="2026-02-22T18:17:00Z">
        <w:r w:rsidDel="00461491">
          <w:delText>ν</w:delText>
        </w:r>
        <w:r w:rsidRPr="00021283" w:rsidDel="00461491">
          <w:rPr>
            <w:rFonts w:cstheme="minorHAnsi"/>
          </w:rPr>
          <w:delTex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delText>
        </w:r>
      </w:del>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orge Barbou">
    <w15:presenceInfo w15:providerId="Windows Live" w15:userId="b001745e491886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461491"/>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7BD7"/>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216E4-00B2-4440-8050-E7138834C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4557</Words>
  <Characters>24612</Characters>
  <Application>Microsoft Office Word</Application>
  <DocSecurity>0</DocSecurity>
  <Lines>205</Lines>
  <Paragraphs>58</Paragraphs>
  <ScaleCrop>false</ScaleCrop>
  <Company/>
  <LinksUpToDate>false</LinksUpToDate>
  <CharactersWithSpaces>29111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3</cp:revision>
  <dcterms:created xsi:type="dcterms:W3CDTF">2026-02-21T11:54:00Z</dcterms:created>
  <dcterms:modified xsi:type="dcterms:W3CDTF">2026-02-22T16:17:00Z</dcterms:modified>
</cp:coreProperties>
</file>