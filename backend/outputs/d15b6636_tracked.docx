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Ατσαλάκης,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w:t>
      </w:r>
      <w:commentRangeStart w:id="0"/>
      <w:commentRangeStart w:id="1"/>
      <w:commentRangeStart w:id="2"/>
      <w:commentRangeStart w:id="3"/>
      <w:commentRangeStart w:id="4"/>
      <w:commentRangeStart w:id="5"/>
      <w:commentRangeStart w:id="6"/>
      <w:commentRangeStart w:id="7"/>
      <w:commentRangeStart w:id="8"/>
      <w:commentRangeStart w:id="9"/>
      <w:commentRangeStart w:id="10"/>
      <w:commentRangeStart w:id="11"/>
      <w:commentRangeStart w:id="12"/>
      <w:commentRangeStart w:id="13"/>
      <w:commentRangeStart w:id="14"/>
      <w:commentRangeStart w:id="15"/>
      <w:commentRangeStart w:id="17"/>
      <w:commentRangeStart w:id="18"/>
      <w:commentRangeStart w:id="19"/>
      <w:commentRangeStart w:id="22"/>
      <w:commentRangeStart w:id="24"/>
      <w:commentRangeStart w:id="26"/>
      <w:commentRangeStart w:id="27"/>
      <w:commentRangeStart w:id="28"/>
      <w:commentRangeStart w:id="29"/>
      <w:commentRangeStart w:id="30"/>
      <w:commentRangeStart w:id="32"/>
      <w:commentRangeStart w:id="34"/>
      <w:del w:id="0" w:author="ProofreadAI" w:date="2026-02-22T18:22:29Z">
        <w:r>
          <w:rPr>
            <w:rFonts w:eastAsia="Times New Roman" w:cstheme="minorHAnsi"/>
            <w:kern w:val="0"/>
            <w:lang w:eastAsia="en-GB"/>
            <w14:ligatures w14:val="none"/>
          </w:rPr>
          <w:delText xml:space="preserve">αλλά  και τη διέλευση</w:delText>
        </w:r>
      </w:del>
      <w:ins w:id="1" w:author="ProofreadAI" w:date="2026-02-22T18:22:29Z">
        <w:r>
          <w:rPr>
            <w:rFonts w:eastAsia="Times New Roman" w:cstheme="minorHAnsi"/>
            <w:kern w:val="0"/>
            <w:lang w:eastAsia="en-GB"/>
            <w14:ligatures w14:val="none"/>
          </w:rPr>
          <w:t xml:space="preserve">αλλά και τη διέλευση</w:t>
        </w:r>
      </w:ins>
      <w:commentRangeEnd w:id="0"/>
      <w:r>
        <w:commentReference w:id="0"/>
      </w:r>
      <w:r>
        <w:rPr>
          <w:rFonts w:eastAsia="Times New Roman" w:cstheme="minorHAnsi"/>
          <w:kern w:val="0"/>
          <w:lang w:eastAsia="en-GB"/>
          <w14:ligatures w14:val="none"/>
        </w:rPr>
        <w:t xml:space="preserve">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w:t>
      </w:r>
      <w:del w:id="2" w:author="ProofreadAI" w:date="2026-02-22T18:22:29Z">
        <w:r>
          <w:rPr>
            <w:rFonts w:eastAsia="Times New Roman" w:cstheme="minorHAnsi"/>
            <w:kern w:val="0"/>
            <w:lang w:eastAsia="en-GB"/>
            <w14:ligatures w14:val="none"/>
          </w:rPr>
          <w:delText xml:space="preserve">και πάλι  θα είναι</w:delText>
        </w:r>
      </w:del>
      <w:ins w:id="3" w:author="ProofreadAI" w:date="2026-02-22T18:22:29Z">
        <w:r>
          <w:rPr>
            <w:rFonts w:eastAsia="Times New Roman" w:cstheme="minorHAnsi"/>
            <w:kern w:val="0"/>
            <w:lang w:eastAsia="en-GB"/>
            <w14:ligatures w14:val="none"/>
          </w:rPr>
          <w:t xml:space="preserve">και πάλι θα είναι</w:t>
        </w:r>
      </w:ins>
      <w:commentRangeEnd w:id="1"/>
      <w:r>
        <w:commentReference w:id="1"/>
      </w:r>
      <w:r>
        <w:rPr>
          <w:rFonts w:eastAsia="Times New Roman" w:cstheme="minorHAnsi"/>
          <w:kern w:val="0"/>
          <w:lang w:eastAsia="en-GB"/>
          <w14:ligatures w14:val="none"/>
        </w:rPr>
        <w:t xml:space="preserve">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Pr>
          <w:rFonts w:eastAsia="Times New Roman" w:cstheme="minorHAnsi"/>
          <w:kern w:val="0"/>
          <w:lang w:eastAsia="en-GB"/>
          <w14:ligatures w14:val="none"/>
        </w:rPr>
        <w:t xml:space="preserve"> το 1880 επιχείρησε </w:t>
      </w:r>
      <w:del w:id="4" w:author="ProofreadAI" w:date="2026-02-22T18:22:29Z">
        <w:r>
          <w:rPr>
            <w:rFonts w:eastAsia="Times New Roman" w:cstheme="minorHAnsi"/>
            <w:kern w:val="0"/>
            <w:lang w:eastAsia="en-GB"/>
            <w14:ligatures w14:val="none"/>
          </w:rPr>
          <w:delText xml:space="preserve">να  κατασκευάσει</w:delText>
        </w:r>
      </w:del>
      <w:ins w:id="5" w:author="ProofreadAI" w:date="2026-02-22T18:22:29Z">
        <w:r>
          <w:rPr>
            <w:rFonts w:eastAsia="Times New Roman" w:cstheme="minorHAnsi"/>
            <w:kern w:val="0"/>
            <w:lang w:eastAsia="en-GB"/>
            <w14:ligatures w14:val="none"/>
          </w:rPr>
          <w:t xml:space="preserve">να κατασκευάσει</w:t>
        </w:r>
      </w:ins>
      <w:commentRangeEnd w:id="2"/>
      <w:r>
        <w:commentReference w:id="2"/>
      </w:r>
      <w:r>
        <w:rPr>
          <w:rFonts w:eastAsia="Times New Roman" w:cstheme="minorHAnsi"/>
          <w:kern w:val="0"/>
          <w:lang w:eastAsia="en-GB"/>
          <w14:ligatures w14:val="none"/>
        </w:rPr>
        <w:t xml:space="preserve">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del w:id="6" w:author="ProofreadAI" w:date="2026-02-22T18:22:29Z">
        <w:r>
          <w:rPr>
            <w:rFonts w:eastAsia="Times New Roman" w:cstheme="minorHAnsi"/>
            <w:kern w:val="0"/>
            <w:lang w:eastAsia="en-GB"/>
            <w14:ligatures w14:val="none"/>
          </w:rPr>
          <w:delText xml:space="preserve">στη Κολομβία</w:delText>
        </w:r>
      </w:del>
      <w:ins w:id="7" w:author="ProofreadAI" w:date="2026-02-22T18:22:29Z">
        <w:r>
          <w:rPr>
            <w:rFonts w:eastAsia="Times New Roman" w:cstheme="minorHAnsi"/>
            <w:kern w:val="0"/>
            <w:lang w:eastAsia="en-GB"/>
            <w14:ligatures w14:val="none"/>
          </w:rPr>
          <w:t xml:space="preserve">στην Κολομβία</w:t>
        </w:r>
      </w:ins>
      <w:commentRangeEnd w:id="3"/>
      <w:r>
        <w:commentReference w:id="3"/>
      </w:r>
      <w:r>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w:t>
      </w:r>
      <w:del w:id="8" w:author="ProofreadAI" w:date="2026-02-22T18:22:29Z">
        <w:r>
          <w:rPr>
            <w:rFonts w:eastAsia="Times New Roman" w:cstheme="minorHAnsi"/>
            <w:kern w:val="0"/>
            <w:lang w:eastAsia="en-GB"/>
            <w14:ligatures w14:val="none"/>
          </w:rPr>
          <w:delText xml:space="preserve">πλοίο  χύνονται</w:delText>
        </w:r>
      </w:del>
      <w:ins w:id="9" w:author="ProofreadAI" w:date="2026-02-22T18:22:29Z">
        <w:r>
          <w:rPr>
            <w:rFonts w:eastAsia="Times New Roman" w:cstheme="minorHAnsi"/>
            <w:kern w:val="0"/>
            <w:lang w:eastAsia="en-GB"/>
            <w14:ligatures w14:val="none"/>
          </w:rPr>
          <w:t xml:space="preserve">πλοίο χύνονται</w:t>
        </w:r>
      </w:ins>
      <w:commentRangeEnd w:id="4"/>
      <w:r>
        <w:commentReference w:id="4"/>
      </w:r>
      <w:r>
        <w:rPr>
          <w:rFonts w:eastAsia="Times New Roman" w:cstheme="minorHAnsi"/>
          <w:kern w:val="0"/>
          <w:lang w:eastAsia="en-GB"/>
          <w14:ligatures w14:val="none"/>
        </w:rPr>
        <w:t xml:space="preserve">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w:t>
      </w:r>
      <w:del w:id="10" w:author="ProofreadAI" w:date="2026-02-22T18:22:29Z">
        <w:r>
          <w:rPr>
            <w:rFonts w:eastAsia="Times New Roman" w:cstheme="minorHAnsi"/>
            <w:kern w:val="0"/>
            <w:lang w:eastAsia="en-GB"/>
            <w14:ligatures w14:val="none"/>
          </w:rPr>
          <w:delText xml:space="preserve">κάθε  Απρίλιο-Νοέμβριο</w:delText>
        </w:r>
      </w:del>
      <w:ins w:id="11" w:author="ProofreadAI" w:date="2026-02-22T18:22:29Z">
        <w:r>
          <w:rPr>
            <w:rFonts w:eastAsia="Times New Roman" w:cstheme="minorHAnsi"/>
            <w:kern w:val="0"/>
            <w:lang w:eastAsia="en-GB"/>
            <w14:ligatures w14:val="none"/>
          </w:rPr>
          <w:t xml:space="preserve">κάθε Απρίλιο-Νοέμβριο</w:t>
        </w:r>
      </w:ins>
      <w:commentRangeEnd w:id="5"/>
      <w:r>
        <w:commentReference w:id="5"/>
      </w:r>
      <w:r>
        <w:rPr>
          <w:rFonts w:eastAsia="Times New Roman" w:cstheme="minorHAnsi"/>
          <w:kern w:val="0"/>
          <w:lang w:eastAsia="en-GB"/>
          <w14:ligatures w14:val="none"/>
        </w:rPr>
        <w:t xml:space="preserve">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Η τοπική λίμνη Γκατούν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Το δίλημμα να δώσουν προτεραιότητα στην ύδρευση του πληθυσμού </w:t>
      </w:r>
      <w:del w:id="12" w:author="ProofreadAI" w:date="2026-02-22T18:22:29Z">
        <w:r>
          <w:rPr>
            <w:rFonts w:eastAsia="Times New Roman" w:cstheme="minorHAnsi"/>
            <w:kern w:val="0"/>
            <w:lang w:eastAsia="en-GB"/>
            <w14:ligatures w14:val="none"/>
          </w:rPr>
          <w:delText xml:space="preserve">έχει ως αποτέλεσμα από τα 36 πλοία που περνούσαν συνήθως την ημέρα κάποιες φορές μειώνονται και κάτω από τα μισά</w:delText>
        </w:r>
      </w:del>
      <w:ins w:id="13" w:author="ProofreadAI" w:date="2026-02-22T18:22:29Z">
        <w:r>
          <w:rPr>
            <w:rFonts w:eastAsia="Times New Roman" w:cstheme="minorHAnsi"/>
            <w:kern w:val="0"/>
            <w:lang w:eastAsia="en-GB"/>
            <w14:ligatures w14:val="none"/>
          </w:rPr>
          <w:t xml:space="preserve">έχει ως αποτέλεσμα ο αριθμός των πλοίων που περνούσαν συνήθως την ημέρα (36) να μειώνεται κάποιες φορές και κάτω από τα μισά</w:t>
        </w:r>
      </w:ins>
      <w:commentRangeEnd w:id="6"/>
      <w:r>
        <w:commentReference w:id="6"/>
      </w:r>
      <w:r>
        <w:rPr>
          <w:rFonts w:eastAsia="Times New Roman" w:cstheme="minorHAnsi"/>
          <w:kern w:val="0"/>
          <w:lang w:eastAsia="en-GB"/>
          <w14:ligatures w14:val="none"/>
        </w:rPr>
        <w:t xml:space="preserve">, χωρίς αντίστοιχη μείωση των </w:t>
      </w:r>
      <w:del w:id="14" w:author="ProofreadAI" w:date="2026-02-22T18:22:29Z">
        <w:r>
          <w:rPr>
            <w:rFonts w:eastAsia="Times New Roman" w:cstheme="minorHAnsi"/>
            <w:kern w:val="0"/>
            <w:lang w:eastAsia="en-GB"/>
            <w14:ligatures w14:val="none"/>
          </w:rPr>
          <w:delText xml:space="preserve">εσόδων,  καθώς</w:delText>
        </w:r>
      </w:del>
      <w:ins w:id="15" w:author="ProofreadAI" w:date="2026-02-22T18:22:29Z">
        <w:r>
          <w:rPr>
            <w:rFonts w:eastAsia="Times New Roman" w:cstheme="minorHAnsi"/>
            <w:kern w:val="0"/>
            <w:lang w:eastAsia="en-GB"/>
            <w14:ligatures w14:val="none"/>
          </w:rPr>
          <w:t xml:space="preserve">εσόδων, καθώς</w:t>
        </w:r>
      </w:ins>
      <w:commentRangeEnd w:id="7"/>
      <w:r>
        <w:commentReference w:id="7"/>
      </w:r>
      <w:r>
        <w:rPr>
          <w:rFonts w:eastAsia="Times New Roman" w:cstheme="minorHAnsi"/>
          <w:kern w:val="0"/>
          <w:lang w:eastAsia="en-GB"/>
          <w14:ligatures w14:val="none"/>
        </w:rPr>
        <w:t xml:space="preserve">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w:t>
      </w:r>
      <w:del w:id="16" w:author="ProofreadAI" w:date="2026-02-22T18:22:29Z">
        <w:r>
          <w:rPr>
            <w:rFonts w:eastAsia="Times New Roman" w:cstheme="minorHAnsi"/>
            <w:kern w:val="0"/>
            <w:lang w:eastAsia="en-GB"/>
            <w14:ligatures w14:val="none"/>
          </w:rPr>
          <w:delText xml:space="preserve">Σε ελαφρά φορτία μπαίνουν ανά δυο τα πλοία στις δεξαμενές ανύψωσης.</w:delText>
        </w:r>
      </w:del>
      <w:ins w:id="17" w:author="ProofreadAI" w:date="2026-02-22T18:22:29Z">
        <w:r>
          <w:rPr>
            <w:rFonts w:eastAsia="Times New Roman" w:cstheme="minorHAnsi"/>
            <w:kern w:val="0"/>
            <w:lang w:eastAsia="en-GB"/>
            <w14:ligatures w14:val="none"/>
          </w:rPr>
          <w:t xml:space="preserve">Όταν πρόκειται για ελαφρά φορτία, τα πλοία μπαίνουν ανά δύο στις δεξαμενές ανύψωσης.</w:t>
        </w:r>
      </w:ins>
      <w:commentRangeEnd w:id="8"/>
      <w:r>
        <w:commentReference w:id="8"/>
      </w:r>
      <w:r>
        <w:rPr>
          <w:rFonts w:eastAsia="Times New Roman" w:cstheme="minorHAnsi"/>
          <w:kern w:val="0"/>
          <w:lang w:eastAsia="en-GB"/>
          <w14:ligatures w14:val="none"/>
        </w:rPr>
        <w:t xml:space="preserve">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del w:id="18" w:author="ProofreadAI" w:date="2026-02-22T18:22:29Z">
        <w:r>
          <w:rPr>
            <w:rFonts w:eastAsia="Times New Roman" w:cstheme="minorHAnsi"/>
            <w:kern w:val="0"/>
            <w:lang w:eastAsia="en-GB"/>
            <w14:ligatures w14:val="none"/>
          </w:rPr>
          <w:delText xml:space="preserve">Η μείωση της διέλευσης στο μισό  αριθμό πλοίων, και η επιλογή να περνούν τα ελαφρύτερα  μεταφέρουν έως και 40% λιγότερο φορτίο από ό,τι συνήθως.</w:delText>
        </w:r>
      </w:del>
      <w:ins w:id="19" w:author="ProofreadAI" w:date="2026-02-22T18:22:29Z">
        <w:r>
          <w:rPr>
            <w:rFonts w:eastAsia="Times New Roman" w:cstheme="minorHAnsi"/>
            <w:kern w:val="0"/>
            <w:lang w:eastAsia="en-GB"/>
            <w14:ligatures w14:val="none"/>
          </w:rPr>
          <w:t xml:space="preserve">Η μείωση της διέλευσης στο μισό αριθμό πλοίων, καθώς και η επιλογή να περνούν τα ελαφρύτερα, έχουν ως αποτέλεσμα να μεταφέρουν έως και 40% λιγότερο φορτίο από ό,τι συνήθως.</w:t>
        </w:r>
      </w:ins>
      <w:commentRangeEnd w:id="9"/>
      <w:r>
        <w:commentReference w:id="9"/>
      </w:r>
      <w:r>
        <w:rPr>
          <w:rFonts w:eastAsia="Times New Roman" w:cstheme="minorHAnsi"/>
          <w:kern w:val="0"/>
          <w:lang w:eastAsia="en-GB"/>
          <w14:ligatures w14:val="none"/>
        </w:rPr>
        <w:t xml:space="preserve">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Λόγω των προβλημάτων στην Ερυθρά θάλασσα με τους Χούθι, οι οποίοι καθοδηγούμενοι από το Ιράν παρεμποδίζουν τη διέλευση των πλοίων, </w:t>
      </w:r>
      <w:del w:id="20" w:author="ProofreadAI" w:date="2026-02-22T18:22:29Z">
        <w:r>
          <w:rPr>
            <w:rFonts w:eastAsia="Times New Roman" w:cstheme="minorHAnsi"/>
            <w:kern w:val="0"/>
            <w:lang w:eastAsia="en-GB"/>
            <w14:ligatures w14:val="none"/>
          </w:rPr>
          <w:delText xml:space="preserve">πρέπει να ταξιδεύουν τώρα μέσω των πολύ μεγάλων, πολύ δύσκολων και πολύ πιο ακριβών ιστορικών διαδρομών</w:delText>
        </w:r>
      </w:del>
      <w:ins w:id="21" w:author="ProofreadAI" w:date="2026-02-22T18:22:29Z">
        <w:r>
          <w:rPr>
            <w:rFonts w:eastAsia="Times New Roman" w:cstheme="minorHAnsi"/>
            <w:kern w:val="0"/>
            <w:lang w:eastAsia="en-GB"/>
            <w14:ligatures w14:val="none"/>
          </w:rPr>
          <w:t xml:space="preserve">τα πλοία πρέπει να ταξιδεύουν τώρα μέσω των πολύ μεγάλων, πολύ δύσκολων και πολύ πιο ακριβών ιστορικών διαδρομών</w:t>
        </w:r>
      </w:ins>
      <w:commentRangeEnd w:id="10"/>
      <w:r>
        <w:commentReference w:id="10"/>
      </w:r>
      <w:r>
        <w:rPr>
          <w:rFonts w:eastAsia="Times New Roman" w:cstheme="minorHAnsi"/>
          <w:kern w:val="0"/>
          <w:lang w:eastAsia="en-GB"/>
          <w14:ligatures w14:val="none"/>
        </w:rPr>
        <w:t xml:space="preserve">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w:t>
      </w:r>
      <w:del w:id="22" w:author="ProofreadAI" w:date="2026-02-22T18:22:29Z">
        <w:r>
          <w:rPr>
            <w:rFonts w:eastAsia="Times New Roman" w:cstheme="minorHAnsi"/>
            <w:kern w:val="0"/>
            <w:lang w:eastAsia="en-GB"/>
            <w14:ligatures w14:val="none"/>
          </w:rPr>
          <w:delText xml:space="preserve">τα οποία επιρρίπτονται στους καταναλωτές μέσω υψηλότερων τιμών για τα αγαθά</w:delText>
        </w:r>
      </w:del>
      <w:ins w:id="23" w:author="ProofreadAI" w:date="2026-02-22T18:22:29Z">
        <w:r>
          <w:rPr>
            <w:rFonts w:eastAsia="Times New Roman" w:cstheme="minorHAnsi"/>
            <w:kern w:val="0"/>
            <w:lang w:eastAsia="en-GB"/>
            <w14:ligatures w14:val="none"/>
          </w:rPr>
          <w:t xml:space="preserve">τα οποία επιρρίπτονται στους καταναλωτές με τη μορφή υψηλότερων τιμών για τα αγαθά</w:t>
        </w:r>
      </w:ins>
      <w:commentRangeEnd w:id="11"/>
      <w:r>
        <w:commentReference w:id="11"/>
      </w:r>
      <w:r>
        <w:rPr>
          <w:rFonts w:eastAsia="Times New Roman" w:cstheme="minorHAnsi"/>
          <w:kern w:val="0"/>
          <w:lang w:eastAsia="en-GB"/>
          <w14:ligatures w14:val="none"/>
        </w:rPr>
        <w:t xml:space="preserve">, με αποτέλεσμα να συνεχίζεται η αύξηση των πληθωριστικών πιέσεων σε όλο τον κόσμο, πέραν των </w:t>
      </w:r>
      <w:del w:id="24" w:author="ProofreadAI" w:date="2026-02-22T18:22:29Z">
        <w:r>
          <w:rPr>
            <w:rFonts w:eastAsia="Times New Roman" w:cstheme="minorHAnsi"/>
            <w:kern w:val="0"/>
            <w:lang w:eastAsia="en-GB"/>
            <w14:ligatures w14:val="none"/>
          </w:rPr>
          <w:delText xml:space="preserve">ήδη  πληθωριστικών</w:delText>
        </w:r>
      </w:del>
      <w:ins w:id="25" w:author="ProofreadAI" w:date="2026-02-22T18:22:29Z">
        <w:r>
          <w:rPr>
            <w:rFonts w:eastAsia="Times New Roman" w:cstheme="minorHAnsi"/>
            <w:kern w:val="0"/>
            <w:lang w:eastAsia="en-GB"/>
            <w14:ligatures w14:val="none"/>
          </w:rPr>
          <w:t xml:space="preserve">ήδη πληθωριστικών</w:t>
        </w:r>
      </w:ins>
      <w:commentRangeEnd w:id="12"/>
      <w:r>
        <w:commentReference w:id="12"/>
      </w:r>
      <w:r>
        <w:rPr>
          <w:rFonts w:eastAsia="Times New Roman" w:cstheme="minorHAnsi"/>
          <w:kern w:val="0"/>
          <w:lang w:eastAsia="en-GB"/>
          <w14:ligatures w14:val="none"/>
        </w:rPr>
        <w:t xml:space="preserve">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w:t>
      </w:r>
      <w:del w:id="26" w:author="ProofreadAI" w:date="2026-02-22T18:22:29Z">
        <w:r>
          <w:rPr>
            <w:rFonts w:eastAsia="Times New Roman" w:cstheme="minorHAnsi"/>
            <w:kern w:val="0"/>
            <w:lang w:eastAsia="en-GB"/>
            <w14:ligatures w14:val="none"/>
          </w:rPr>
          <w:delText xml:space="preserve">απορριφθέντες προτάσεις του παρελθόντος για κατασκευή νέας διώρυγας, επανέρχονται</w:delText>
        </w:r>
      </w:del>
      <w:ins w:id="27" w:author="ProofreadAI" w:date="2026-02-22T18:22:29Z">
        <w:r>
          <w:rPr>
            <w:rFonts w:eastAsia="Times New Roman" w:cstheme="minorHAnsi"/>
            <w:kern w:val="0"/>
            <w:lang w:eastAsia="en-GB"/>
            <w14:ligatures w14:val="none"/>
          </w:rPr>
          <w:t xml:space="preserve">απορριφθείσες προτάσεις του παρελθόντος για κατασκευή νέας διώρυγας, επανέρχονται</w:t>
        </w:r>
      </w:ins>
      <w:commentRangeEnd w:id="13"/>
      <w:r>
        <w:commentReference w:id="13"/>
      </w:r>
      <w:r>
        <w:rPr>
          <w:rFonts w:eastAsia="Times New Roman" w:cstheme="minorHAnsi"/>
          <w:kern w:val="0"/>
          <w:lang w:eastAsia="en-GB"/>
          <w14:ligatures w14:val="none"/>
        </w:rPr>
        <w:t xml:space="preserve">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w:t>
      </w:r>
      <w:del w:id="28" w:author="ProofreadAI" w:date="2026-02-22T18:22:29Z">
        <w:r>
          <w:rPr>
            <w:rFonts w:eastAsia="Times New Roman" w:cstheme="minorHAnsi"/>
            <w:kern w:val="0"/>
            <w:lang w:eastAsia="en-GB"/>
            <w14:ligatures w14:val="none"/>
          </w:rPr>
          <w:delText xml:space="preserve">από την μία ακτή στην άλλη ακτή.</w:delText>
        </w:r>
      </w:del>
      <w:ins w:id="29" w:author="ProofreadAI" w:date="2026-02-22T18:22:29Z">
        <w:r>
          <w:rPr>
            <w:rFonts w:eastAsia="Times New Roman" w:cstheme="minorHAnsi"/>
            <w:kern w:val="0"/>
            <w:lang w:eastAsia="en-GB"/>
            <w14:ligatures w14:val="none"/>
          </w:rPr>
          <w:t xml:space="preserve">από τη μία ακτή στην άλλη.</w:t>
        </w:r>
      </w:ins>
      <w:commentRangeEnd w:id="14"/>
      <w:r>
        <w:commentReference w:id="14"/>
      </w:r>
      <w:r>
        <w:rPr>
          <w:rFonts w:eastAsia="Times New Roman" w:cstheme="minorHAnsi"/>
          <w:kern w:val="0"/>
          <w:lang w:eastAsia="en-GB"/>
          <w14:ligatures w14:val="none"/>
        </w:rPr>
        <w:t xml:space="preserve">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Η πλήρης λειτουργία του αναμένεται σε μερικά χρόνια </w:t>
      </w:r>
      <w:del w:id="30" w:author="ProofreadAI" w:date="2026-02-22T18:22:29Z">
        <w:r>
          <w:rPr>
            <w:rFonts w:eastAsia="Times New Roman" w:cstheme="minorHAnsi"/>
            <w:kern w:val="0"/>
            <w:lang w:eastAsia="en-GB"/>
            <w14:ligatures w14:val="none"/>
          </w:rPr>
          <w:delText xml:space="preserve">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w:delText>
        </w:r>
      </w:del>
      <w:ins w:id="31" w:author="ProofreadAI" w:date="2026-02-22T18:22:29Z">
        <w:r>
          <w:rPr>
            <w:rFonts w:eastAsia="Times New Roman" w:cstheme="minorHAnsi"/>
            <w:kern w:val="0"/>
            <w:lang w:eastAsia="en-GB"/>
            <w14:ligatures w14:val="none"/>
          </w:rPr>
          <w:t xml:space="preserve">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w:t>
        </w:r>
      </w:ins>
      <w:commentRangeEnd w:id="15"/>
      <w:r>
        <w:commentReference w:id="15"/>
      </w:r>
      <w:r>
        <w:rPr>
          <w:rFonts w:eastAsia="Times New Roman" w:cstheme="minorHAnsi"/>
          <w:kern w:val="0"/>
          <w:lang w:eastAsia="en-GB"/>
          <w14:ligatures w14:val="none"/>
        </w:rPr>
        <w:t xml:space="preserve"> Επίσης θα διακινεί το λίθιο,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w:t>
      </w:r>
      <w:del w:id="32" w:author="ProofreadAI" w:date="2026-02-22T18:22:29Z">
        <w:r>
          <w:rPr>
            <w:rFonts w:cstheme="minorHAnsi"/>
          </w:rPr>
          <w:delText xml:space="preserve">19 χιλιόμετρα</w:delText>
        </w:r>
      </w:del>
      <w:ins w:id="33" w:author="ProofreadAI" w:date="2026-02-22T18:22:29Z">
        <w:r>
          <w:rPr>
            <w:rFonts w:cstheme="minorHAnsi"/>
          </w:rPr>
          <w:t xml:space="preserve">19 χιλιομέτρων</w:t>
        </w:r>
      </w:ins>
      <w:commentRangeEnd w:id="17"/>
      <w:r>
        <w:commentReference w:id="17"/>
      </w:r>
      <w:r>
        <w:rPr>
          <w:rFonts w:cstheme="minorHAnsi"/>
        </w:rPr>
        <w:t xml:space="preserve">, ενώ στα ανατολικά της λίμνης υπάρχει ένας ελαφρώς ευρύτερος ισθμός με πλάτος περίπου </w:t>
      </w:r>
      <w:del w:id="34" w:author="ProofreadAI" w:date="2026-02-22T18:22:29Z">
        <w:r>
          <w:rPr>
            <w:rFonts w:cstheme="minorHAnsi"/>
          </w:rPr>
          <w:delText xml:space="preserve">100 χιλιόμετρα</w:delText>
        </w:r>
      </w:del>
      <w:ins w:id="35" w:author="ProofreadAI" w:date="2026-02-22T18:22:29Z">
        <w:r>
          <w:rPr>
            <w:rFonts w:cstheme="minorHAnsi"/>
          </w:rPr>
          <w:t xml:space="preserve">100 χιλιομέτρων</w:t>
        </w:r>
      </w:ins>
      <w:commentRangeEnd w:id="18"/>
      <w:r>
        <w:commentReference w:id="18"/>
      </w:r>
      <w:r>
        <w:rPr>
          <w:rFonts w:cstheme="minorHAnsi"/>
        </w:rPr>
        <w:t xml:space="preserve">.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r w:rsidRPr="00021283">
        <w:rPr>
          <w:rFonts w:cstheme="minorHAnsi"/>
          <w:lang w:val="en-US"/>
        </w:rPr>
        <w:t>Corinto</w:t>
      </w:r>
      <w:r w:rsidRPr="00021283">
        <w:rPr>
          <w:rFonts w:cstheme="minorHAnsi"/>
        </w:rPr>
        <w:t xml:space="preserve"> του Ειρηνικού Ωκεανού. Υπολογίζεται ότι το κόστος κατασκευής θα φθάσει τα 60-70 δισ..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3FA2A762"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έργο ποτέ δεν κατάφερε να προχωρήσει,</w:t>
      </w:r>
      <w:r w:rsidR="009B215D">
        <w:rPr>
          <w:rStyle w:val="a4"/>
          <w:rFonts w:eastAsia="Times New Roman" w:cstheme="minorHAnsi"/>
          <w:kern w:val="0"/>
          <w:lang w:eastAsia="en-GB"/>
          <w14:ligatures w14:val="none"/>
        </w:rPr>
        <w:footnoteReference w:id="1"/>
      </w:r>
      <w:r>
        <w:rPr>
          <w:rFonts w:eastAsia="Times New Roman" w:cstheme="minorHAnsi"/>
          <w:kern w:val="0"/>
          <w:lang w:eastAsia="en-GB"/>
          <w14:ligatures w14:val="none"/>
        </w:rPr>
        <w:t xml:space="preserve">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w:t>
      </w:r>
      <w:del w:id="36" w:author="ProofreadAI" w:date="2026-02-22T18:22:29Z">
        <w:r>
          <w:rPr>
            <w:rFonts w:eastAsia="Times New Roman" w:cstheme="minorHAnsi"/>
            <w:kern w:val="0"/>
            <w:lang w:eastAsia="en-GB"/>
            <w14:ligatures w14:val="none"/>
          </w:rPr>
          <w:delText xml:space="preserve">να τους απαλλοτριώσουν</w:delText>
        </w:r>
      </w:del>
      <w:ins w:id="37" w:author="ProofreadAI" w:date="2026-02-22T18:22:29Z">
        <w:r>
          <w:rPr>
            <w:rFonts w:eastAsia="Times New Roman" w:cstheme="minorHAnsi"/>
            <w:kern w:val="0"/>
            <w:lang w:eastAsia="en-GB"/>
            <w14:ligatures w14:val="none"/>
          </w:rPr>
          <w:t xml:space="preserve">να τους απαλλοτριωθεί</w:t>
        </w:r>
      </w:ins>
      <w:commentRangeEnd w:id="19"/>
      <w:r>
        <w:commentReference w:id="19"/>
      </w:r>
      <w:r>
        <w:rPr>
          <w:rFonts w:eastAsia="Times New Roman" w:cstheme="minorHAnsi"/>
          <w:kern w:val="0"/>
          <w:lang w:eastAsia="en-GB"/>
          <w14:ligatures w14:val="none"/>
        </w:rPr>
        <w:t xml:space="preserve">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Δια-Ωκεανικός του Μεξικού, με τα  λιμάνια C</w:t>
      </w:r>
      <w:r w:rsidRPr="00021283">
        <w:rPr>
          <w:rFonts w:eastAsia="Times New Roman" w:cstheme="minorHAnsi"/>
          <w:kern w:val="0"/>
          <w:lang w:val="en-US" w:eastAsia="en-GB"/>
          <w14:ligatures w14:val="none"/>
        </w:rPr>
        <w:t>oatzacoalcos</w:t>
      </w:r>
      <w:r w:rsidRPr="00021283">
        <w:rPr>
          <w:rFonts w:eastAsia="Times New Roman" w:cstheme="minorHAnsi"/>
          <w:kern w:val="0"/>
          <w:lang w:eastAsia="en-GB"/>
          <w14:ligatures w14:val="none"/>
        </w:rPr>
        <w:t>και Sali</w:t>
      </w:r>
      <w:r w:rsidRPr="00021283">
        <w:rPr>
          <w:rFonts w:eastAsia="Times New Roman" w:cstheme="minorHAnsi"/>
          <w:kern w:val="0"/>
          <w:lang w:val="en-US" w:eastAsia="en-GB"/>
          <w14:ligatures w14:val="none"/>
        </w:rPr>
        <w:t>na</w:t>
      </w:r>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w:t>
      </w:r>
      <w:del w:id="38" w:author="ProofreadAI" w:date="2026-02-22T18:22:29Z">
        <w:r>
          <w:rPr>
            <w:rFonts w:eastAsia="Times New Roman" w:cstheme="minorHAnsi"/>
            <w:kern w:val="0"/>
            <w:lang w:eastAsia="en-GB"/>
            <w14:ligatures w14:val="none"/>
          </w:rPr>
          <w:delText xml:space="preserve">δισ..</w:delText>
        </w:r>
      </w:del>
      <w:ins w:id="39" w:author="ProofreadAI" w:date="2026-02-22T18:22:29Z">
        <w:r>
          <w:rPr>
            <w:rFonts w:eastAsia="Times New Roman" w:cstheme="minorHAnsi"/>
            <w:kern w:val="0"/>
            <w:lang w:eastAsia="en-GB"/>
            <w14:ligatures w14:val="none"/>
          </w:rPr>
          <w:t xml:space="preserve">δισ.</w:t>
        </w:r>
      </w:ins>
      <w:commentRangeEnd w:id="22"/>
      <w:r>
        <w:commentReference w:id="22"/>
      </w:r>
      <w:r>
        <w:rPr>
          <w:rFonts w:eastAsia="Times New Roman" w:cstheme="minorHAnsi"/>
          <w:kern w:val="0"/>
          <w:lang w:eastAsia="en-GB"/>
          <w14:ligatures w14:val="none"/>
        </w:rPr>
        <w:t xml:space="preserve">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Ε) Ονδούρα. Η Ονδούρα σχεδιάζει να συνδέσει σιδηροδρομικά τους  </w:t>
      </w:r>
      <w:del w:id="40" w:author="ProofreadAI" w:date="2026-02-22T18:22:29Z">
        <w:r>
          <w:rPr>
            <w:rFonts w:eastAsia="Times New Roman" w:cstheme="minorHAnsi"/>
            <w:kern w:val="0"/>
            <w:lang w:eastAsia="en-GB"/>
            <w14:ligatures w14:val="none"/>
          </w:rPr>
          <w:delText xml:space="preserve">δυο Ωκεανούς</w:delText>
        </w:r>
      </w:del>
      <w:ins w:id="41" w:author="ProofreadAI" w:date="2026-02-22T18:22:29Z">
        <w:r>
          <w:rPr>
            <w:rFonts w:eastAsia="Times New Roman" w:cstheme="minorHAnsi"/>
            <w:kern w:val="0"/>
            <w:lang w:eastAsia="en-GB"/>
            <w14:ligatures w14:val="none"/>
          </w:rPr>
          <w:t xml:space="preserve">δύο Ωκεανούς</w:t>
        </w:r>
      </w:ins>
      <w:commentRangeEnd w:id="24"/>
      <w:r>
        <w:commentReference w:id="24"/>
      </w:r>
      <w:r>
        <w:rPr>
          <w:rFonts w:eastAsia="Times New Roman" w:cstheme="minorHAnsi"/>
          <w:kern w:val="0"/>
          <w:lang w:eastAsia="en-GB"/>
          <w14:ligatures w14:val="none"/>
        </w:rPr>
        <w:t xml:space="preserve">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w:t>
      </w:r>
      <w:del w:id="42" w:author="ProofreadAI" w:date="2026-02-22T18:22:29Z">
        <w:r>
          <w:rPr>
            <w:rFonts w:eastAsia="Times New Roman" w:cstheme="minorHAnsi"/>
            <w:kern w:val="0"/>
            <w:lang w:eastAsia="en-GB"/>
            <w14:ligatures w14:val="none"/>
          </w:rPr>
          <w:delText xml:space="preserve">1 δισ. δολάρια</w:delText>
        </w:r>
      </w:del>
      <w:ins w:id="43" w:author="ProofreadAI" w:date="2026-02-22T18:22:29Z">
        <w:r>
          <w:rPr>
            <w:rFonts w:eastAsia="Times New Roman" w:cstheme="minorHAnsi"/>
            <w:kern w:val="0"/>
            <w:lang w:eastAsia="en-GB"/>
            <w14:ligatures w14:val="none"/>
          </w:rPr>
          <w:t xml:space="preserve">1 δισ. δολάρια</w:t>
        </w:r>
      </w:ins>
      <w:commentRangeEnd w:id="26"/>
      <w:r>
        <w:commentReference w:id="26"/>
      </w:r>
      <w:r>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w:t>
      </w:r>
      <w:del w:id="44" w:author="ProofreadAI" w:date="2026-02-22T18:22:29Z">
        <w:r>
          <w:rPr>
            <w:rFonts w:eastAsia="Times New Roman" w:cstheme="minorHAnsi"/>
            <w:kern w:val="0"/>
            <w:lang w:eastAsia="en-GB"/>
            <w14:ligatures w14:val="none"/>
          </w:rPr>
          <w:delText xml:space="preserve">τα δύο παραπάνω λιμάνια της Ονδούρας</w:delText>
        </w:r>
      </w:del>
      <w:ins w:id="45" w:author="ProofreadAI" w:date="2026-02-22T18:22:29Z">
        <w:r>
          <w:rPr>
            <w:rFonts w:eastAsia="Times New Roman" w:cstheme="minorHAnsi"/>
            <w:kern w:val="0"/>
            <w:lang w:eastAsia="en-GB"/>
            <w14:ligatures w14:val="none"/>
          </w:rPr>
          <w:t xml:space="preserve">τα δύο προαναφερθέντα λιμάνια της Ονδούρας</w:t>
        </w:r>
      </w:ins>
      <w:commentRangeEnd w:id="27"/>
      <w:r>
        <w:commentReference w:id="27"/>
      </w:r>
      <w:r>
        <w:rPr>
          <w:rFonts w:eastAsia="Times New Roman" w:cstheme="minorHAnsi"/>
          <w:kern w:val="0"/>
          <w:lang w:eastAsia="en-GB"/>
          <w14:ligatures w14:val="none"/>
        </w:rPr>
        <w:t xml:space="preserve">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w:t>
      </w:r>
      <w:del w:id="46" w:author="ProofreadAI" w:date="2026-02-22T18:22:29Z">
        <w:r>
          <w:rPr>
            <w:rFonts w:eastAsia="Times New Roman" w:cstheme="minorHAnsi"/>
            <w:kern w:val="0"/>
            <w:lang w:eastAsia="en-GB"/>
            <w14:ligatures w14:val="none"/>
          </w:rPr>
          <w:delText xml:space="preserve">εντός των συνόρων του, ενώ παράλληλα αξιοποιεί</w:delText>
        </w:r>
      </w:del>
      <w:ins w:id="47" w:author="ProofreadAI" w:date="2026-02-22T18:22:29Z">
        <w:r>
          <w:rPr>
            <w:rFonts w:eastAsia="Times New Roman" w:cstheme="minorHAnsi"/>
            <w:kern w:val="0"/>
            <w:lang w:eastAsia="en-GB"/>
            <w14:ligatures w14:val="none"/>
          </w:rPr>
          <w:t xml:space="preserve">εντός των συνόρων του και παράλληλα αξιοποιεί</w:t>
        </w:r>
      </w:ins>
      <w:commentRangeEnd w:id="28"/>
      <w:r>
        <w:commentReference w:id="28"/>
      </w:r>
      <w:r>
        <w:rPr>
          <w:rFonts w:eastAsia="Times New Roman" w:cstheme="minorHAnsi"/>
          <w:kern w:val="0"/>
          <w:lang w:eastAsia="en-GB"/>
          <w14:ligatures w14:val="none"/>
        </w:rPr>
        <w:t xml:space="preserve">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w:t>
      </w:r>
      <w:del w:id="48" w:author="ProofreadAI" w:date="2026-02-22T18:22:29Z">
        <w:r>
          <w:rPr>
            <w:rFonts w:eastAsia="Times New Roman" w:cstheme="minorHAnsi"/>
            <w:kern w:val="0"/>
            <w:lang w:eastAsia="en-GB"/>
            <w14:ligatures w14:val="none"/>
          </w:rPr>
          <w:delText xml:space="preserve">μπορεί να περάσει ο στόλος τους εάν χρειαστεί.</w:delText>
        </w:r>
      </w:del>
      <w:ins w:id="49" w:author="ProofreadAI" w:date="2026-02-22T18:22:29Z">
        <w:r>
          <w:rPr>
            <w:rFonts w:eastAsia="Times New Roman" w:cstheme="minorHAnsi"/>
            <w:kern w:val="0"/>
            <w:lang w:eastAsia="en-GB"/>
            <w14:ligatures w14:val="none"/>
          </w:rPr>
          <w:t xml:space="preserve">μπορεί να περάσει ο στόλος τους, εάν χρειαστεί.</w:t>
        </w:r>
      </w:ins>
      <w:commentRangeEnd w:id="29"/>
      <w:r>
        <w:commentReference w:id="29"/>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rPr>
          <w:rFonts w:cstheme="minorHAnsi"/>
        </w:rP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del w:id="50" w:author="ProofreadAI" w:date="2026-02-22T18:22:29Z">
        <w:r>
          <w:rPr>
            <w:rFonts w:cstheme="minorHAnsi"/>
          </w:rPr>
          <w:delText xml:space="preserve">εξάντληση φυσικών πόρων.</w:delText>
        </w:r>
      </w:del>
      <w:ins w:id="51" w:author="ProofreadAI" w:date="2026-02-22T18:22:29Z">
        <w:r>
          <w:rPr>
            <w:rFonts w:cstheme="minorHAnsi"/>
          </w:rPr>
          <w:t xml:space="preserve">εξάντληση των φυσικών πόρων.</w:t>
        </w:r>
      </w:ins>
      <w:commentRangeEnd w:id="30"/>
      <w:r>
        <w:commentReference w:id="30"/>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Pr>
          <w:rFonts w:cstheme="minorHAnsi"/>
        </w:rPr>
        <w:t xml:space="preserve">Η γεωργία </w:t>
      </w:r>
      <w:del w:id="52" w:author="ProofreadAI" w:date="2026-02-22T18:22:29Z">
        <w:r>
          <w:rPr>
            <w:rFonts w:cstheme="minorHAnsi"/>
          </w:rPr>
          <w:delText xml:space="preserve">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delText>
        </w:r>
      </w:del>
      <w:ins w:id="53" w:author="ProofreadAI" w:date="2026-02-22T18:22:29Z">
        <w:del w:id="54" w:author="ProofreadAI" w:date="2026-02-22T18:22:29Z">
          <w:r>
            <w:rPr>
              <w:rFonts w:cstheme="minorHAnsi"/>
            </w:rPr>
            <w:delText xml:space="preserve">δε</w:delText>
          </w:r>
        </w:del>
        <w:ins w:id="55" w:author="ProofreadAI" w:date="2026-02-22T18:22:29Z">
          <w:r>
            <w:rPr>
              <w:rFonts w:cstheme="minorHAnsi"/>
            </w:rPr>
            <w:t xml:space="preserve">δεκαετίες.</w:t>
          </w:r>
        </w:ins>
        <w:commentRangeEnd w:id="34"/>
        <w:r>
          <w:commentReference w:id="34"/>
        </w:r>
        <w:commentRangeEnd w:id="32"/>
        <w:r>
          <w:commentReference w:id="32"/>
        </w:r>
        <w:r>
          <w:rPr>
            <w:rFonts w:cstheme="minorHAnsi"/>
          </w:rPr>
          <w:t xml:space="preserve">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δεκαετίες.</w:t>
        </w:r>
      </w:ins>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ProofreadAI" w:date="2026-02-22T18:22:29Z" w:initials="AI">
    <w:p>
      <w:r>
        <w:t>[core] Διπλό κενό.</w:t>
      </w:r>
    </w:p>
  </w:comment>
  <w:comment w:id="1" w:author="ProofreadAI" w:date="2026-02-22T18:22:29Z" w:initials="AI">
    <w:p>
      <w:r>
        <w:t>[core] Διπλό κενό.</w:t>
      </w:r>
    </w:p>
  </w:comment>
  <w:comment w:id="2" w:author="ProofreadAI" w:date="2026-02-22T18:22:29Z" w:initials="AI">
    <w:p>
      <w:r>
        <w:t>[core] Διπλό κενό.</w:t>
      </w:r>
    </w:p>
  </w:comment>
  <w:comment w:id="3" w:author="ProofreadAI" w:date="2026-02-22T18:22:29Z" w:initials="AI">
    <w:p>
      <w:r>
        <w:t>[core] Λείπει το άρθρο 'ν' πριν από φωνήεν.</w:t>
      </w:r>
    </w:p>
  </w:comment>
  <w:comment w:id="4" w:author="ProofreadAI" w:date="2026-02-22T18:22:29Z" w:initials="AI">
    <w:p>
      <w:r>
        <w:t>[core] Διπλό κενό.</w:t>
      </w:r>
    </w:p>
  </w:comment>
  <w:comment w:id="5" w:author="ProofreadAI" w:date="2026-02-22T18:22:29Z" w:initials="AI">
    <w:p>
      <w:r>
        <w:t>[core] Διπλό κενό.</w:t>
      </w:r>
    </w:p>
  </w:comment>
  <w:comment w:id="6" w:author="ProofreadAI" w:date="2026-02-22T18:22:29Z" w:initials="AI">
    <w:p>
      <w:r>
        <w:t>[core] Συντακτικό πρόβλημα: το υποκείμενο του 'μειώνονται' δεν είναι σαφές και η σύνταξη είναι αδόκιμη. Η διόρθωση καθιστά σαφές το υποκείμενο και βελτιώνει τη ροή της πρότασης.</w:t>
      </w:r>
    </w:p>
  </w:comment>
  <w:comment w:id="7" w:author="ProofreadAI" w:date="2026-02-22T18:22:29Z" w:initials="AI">
    <w:p>
      <w:r>
        <w:t>[core] Διπλό κενό.</w:t>
      </w:r>
    </w:p>
  </w:comment>
  <w:comment w:id="8" w:author="ProofreadAI" w:date="2026-02-22T18:22:29Z" w:initials="AI">
    <w:p>
      <w:r>
        <w:t>[core] Η αρχική διατύπωση είναι αδόκιμη. Η διόρθωση βελτιώνει τη σύνταξη και τη σαφήνεια.</w:t>
      </w:r>
    </w:p>
  </w:comment>
  <w:comment w:id="9" w:author="ProofreadAI" w:date="2026-02-22T18:22:29Z" w:initials="AI">
    <w:p>
      <w:r>
        <w:t>[core] Συντακτικό πρόβλημα: η αρχική πρόταση δεν έχει σαφές υποκείμενο για το ρήμα 'μεταφέρουν' και η σύνδεση των δύο μερών της πρότασης είναι αδόκιμη. Η διόρθωση αποκαθιστά τη συντακτική ορθότητα και τη σαφήνεια.</w:t>
      </w:r>
    </w:p>
  </w:comment>
  <w:comment w:id="10" w:author="ProofreadAI" w:date="2026-02-22T18:22:29Z" w:initials="AI">
    <w:p>
      <w:r>
        <w:t>[core] Έλλειψη υποκειμένου στο ρήμα 'πρέπει να ταξιδεύουν'. Η διόρθωση προσθέτει το υποκείμενο 'τα πλοία' για σαφήνεια.</w:t>
      </w:r>
    </w:p>
  </w:comment>
  <w:comment w:id="11" w:author="ProofreadAI" w:date="2026-02-22T18:22:29Z" w:initials="AI">
    <w:p>
      <w:r>
        <w:t>[core] Η φράση 'μέσω υψηλότερων τιμών' είναι αδόκιμη. Η διόρθωση 'με τη μορφή υψηλότερων τιμών' είναι πιο φυσική και ακριβής.</w:t>
      </w:r>
    </w:p>
  </w:comment>
  <w:comment w:id="12" w:author="ProofreadAI" w:date="2026-02-22T18:22:29Z" w:initials="AI">
    <w:p>
      <w:r>
        <w:t>[core] Διπλό κενό.</w:t>
      </w:r>
    </w:p>
  </w:comment>
  <w:comment w:id="13" w:author="ProofreadAI" w:date="2026-02-22T18:22:29Z" w:initials="AI">
    <w:p>
      <w:r>
        <w:t>[core] Ορθογραφικό λάθος: το επίθετο 'απορριφθέντες' πρέπει να συμφωνεί σε γένος, αριθμό και πτώση με το ουσιαστικό 'προτάσεις'. Το σωστό είναι 'απορριφθείσες'.</w:t>
      </w:r>
    </w:p>
  </w:comment>
  <w:comment w:id="14" w:author="ProofreadAI" w:date="2026-02-22T18:22:29Z" w:initials="AI">
    <w:p>
      <w:r>
        <w:t>[core] Περιττή επανάληψη της λέξης 'ακτή'. Η διόρθωση βελτιώνει τη ροή χωρίς να αλλάζει το νόημα.</w:t>
      </w:r>
    </w:p>
  </w:comment>
  <w:comment w:id="15" w:author="ProofreadAI" w:date="2026-02-22T18:22:29Z" w:initials="AI">
    <w:p>
      <w:r>
        <w:t>[core] Λείπει κόμμα μετά το 'οπότε' για καλύτερη ροή και σαφήνεια της πρότασης.</w:t>
      </w:r>
    </w:p>
  </w:comment>
  <w:comment w:id="16" w:author="ProofreadAI" w:date="2026-02-22T18:22:29Z" w:initials="AI">
    <w:p>
      <w:r>
        <w:t>[core] Η αρχική διατύπωση 'Ένα έργο περίπου 10 δισ.' είναι αδόκιμη ως αυτόνομη πρόταση. Η διόρθωση 'Πρόκειται για ένα έργο' βελτιώνει τη σύνταξη και τη ροή.</w:t>
      </w:r>
    </w:p>
  </w:comment>
  <w:comment w:id="17" w:author="ProofreadAI" w:date="2026-02-22T18:22:29Z" w:initials="AI">
    <w:p>
      <w:r>
        <w:t>[core] Γραμματικό λάθος: το 'χιλιόμετρα' πρέπει να είναι σε γενική πτώση ('χιλιόμετρων') όταν ακολουθεί την ποσότητα και λειτουργεί ως προσδιορισμός του πλάτους.</w:t>
      </w:r>
    </w:p>
  </w:comment>
  <w:comment w:id="18" w:author="ProofreadAI" w:date="2026-02-22T18:22:29Z" w:initials="AI">
    <w:p>
      <w:r>
        <w:t>[core] Γραμματικό λάθος: το 'χιλιόμετρα' πρέπει να είναι σε γενική πτώση ('χιλιόμετρων') όταν ακολουθεί την ποσότητα και λειτουργεί ως προσδιορισμός του πλάτους.</w:t>
      </w:r>
    </w:p>
  </w:comment>
  <w:comment w:id="19" w:author="ProofreadAI" w:date="2026-02-22T18:22:29Z" w:initials="AI">
    <w:p>
      <w:r>
        <w:t>[core] Λανθασμένη σύνταξη. Το ρήμα 'απαλλοτριώνω' είναι μεταβατικό και απαιτεί αντικείμενο. Εδώ, η γη απαλλοτριώνεται από κάποιον, άρα η παθητική φωνή είναι πιο σωστή.</w:t>
      </w:r>
    </w:p>
  </w:comment>
  <w:comment w:id="20" w:author="ProofreadAI" w:date="2026-02-22T18:22:29Z" w:initials="AI">
    <w:p>
      <w:r>
        <w:t>[core] Λείπει κενό διάστημα μεταξύ των λέξεων 'Coatzacoalcos' και 'και'.</w:t>
      </w:r>
    </w:p>
  </w:comment>
  <w:comment w:id="21" w:author="ProofreadAI" w:date="2026-02-22T18:22:29Z" w:initials="AI">
    <w:p>
      <w:r>
        <w:t>[core] Λείπει κενό διάστημα μεταξύ των λέξεων.</w:t>
      </w:r>
    </w:p>
  </w:comment>
  <w:comment w:id="22" w:author="ProofreadAI" w:date="2026-02-22T18:22:29Z" w:initials="AI">
    <w:p>
      <w:r>
        <w:t>[core] Διπλή τελεία στο τέλος της πρότασης.</w:t>
      </w:r>
    </w:p>
  </w:comment>
  <w:comment w:id="23" w:author="ProofreadAI" w:date="2026-02-22T18:22:29Z" w:initials="AI">
    <w:p>
      <w:r>
        <w:t>[core] Το 'δυο' πρέπει να γραφτεί 'δύο'. Επίσης, η σύνδεση των λιμανιών 'Amapala του Puerto Cortes' είναι αδόκιμη. Η διόρθωση 'Amapala και Puerto Cortes' είναι πιο σαφής και γραμματικά ορθή.</w:t>
      </w:r>
    </w:p>
  </w:comment>
  <w:comment w:id="24" w:author="ProofreadAI" w:date="2026-02-22T18:22:29Z" w:initials="AI">
    <w:p>
      <w:r>
        <w:t>[core] Ορθογραφικό λάθος. Το 'δύο' γράφεται με ύψιλον.</w:t>
      </w:r>
    </w:p>
  </w:comment>
  <w:comment w:id="25" w:author="ProofreadAI" w:date="2026-02-22T18:22:29Z" w:initials="AI">
    <w:p>
      <w:r>
        <w:t>[core] Η χρήση του 'του' υποδηλώνει κτητική σχέση, ενώ εδώ αναφέρονται δύο διαφορετικά λιμάνια. Η χρήση του 'και' είναι πιο σαφής.</w:t>
      </w:r>
    </w:p>
  </w:comment>
  <w:comment w:id="26" w:author="ProofreadAI" w:date="2026-02-22T18:22:29Z" w:initials="AI">
    <w:p>
      <w:r>
        <w:t>[core] Το 'δισεκατομμύριο' είναι ουδέτερο, άρα το 'δολάρια' πρέπει να είναι σε γενική πτώση (δισεκατομμυρίου δολαρίων) ή να χρησιμοποιηθεί ως επίθετο (δισεκατομμύριο δολάρια). Η αρχική διατύπωση είναι αποδεκτή, αλλά η διόρθωση είναι πιο τυπική.</w:t>
      </w:r>
    </w:p>
  </w:comment>
  <w:comment w:id="27" w:author="ProofreadAI" w:date="2026-02-22T18:22:29Z" w:initials="AI">
    <w:p>
      <w:r>
        <w:t>[core] Το 'παραπάνω' είναι πιο άτυπο. Το 'προαναφερθέντα' είναι πιο επίσημο και ακριβές.</w:t>
      </w:r>
    </w:p>
  </w:comment>
  <w:comment w:id="28" w:author="ProofreadAI" w:date="2026-02-22T18:22:29Z" w:initials="AI">
    <w:p>
      <w:r>
        <w:t>[core] Η χρήση του 'ενώ' υποδηλώνει αντίθεση ή ταυτόχρονη δράση. Εδώ, η δεύτερη πρόταση είναι συμπληρωματική της πρώτης, οπότε το 'και' είναι πιο κατάλληλο.</w:t>
      </w:r>
    </w:p>
  </w:comment>
  <w:comment w:id="29" w:author="ProofreadAI" w:date="2026-02-22T18:22:29Z" w:initials="AI">
    <w:p>
      <w:r>
        <w:t>[core] Προσθήκη κόμματος πριν από την υποθετική πρόταση για καλύτερη ροή.</w:t>
      </w:r>
    </w:p>
  </w:comment>
  <w:comment w:id="30" w:author="ProofreadAI" w:date="2026-02-22T18:22:29Z" w:initials="AI">
    <w:p>
      <w:r>
        <w:t>[core] Προσθήκη άρθρου για πληρέστερη διατύπωση.</w:t>
      </w:r>
    </w:p>
  </w:comment>
  <w:comment w:id="31" w:author="ProofreadAI" w:date="2026-02-22T18:22:29Z" w:initials="AI">
    <w:p>
      <w:r>
        <w:t>[core] Προσθήκη τελείας για σαφέστερο διαχωρισμό των επιμέρους προκλήσεων.</w:t>
      </w:r>
    </w:p>
  </w:comment>
  <w:comment w:id="32" w:author="ProofreadAI" w:date="2026-02-22T18:22:29Z" w:initials="AI">
    <w:p>
      <w:r>
        <w:t>[core] Διόρθωση ορθογραφικού λάθους ('δεκαετίες.ν' σε 'δεν') και ολοκλήρωση της πρότασης ('δε' σε 'δεκαετίες.').</w:t>
      </w:r>
    </w:p>
  </w:comment>
  <w:comment w:id="33" w:author="ProofreadAI" w:date="2026-02-22T18:22:29Z" w:initials="AI">
    <w:p>
      <w:r>
        <w:t>[core] Διόρθωση τυπογραφικού λάθους και στίξης.</w:t>
      </w:r>
    </w:p>
  </w:comment>
  <w:comment w:id="34" w:author="ProofreadAI" w:date="2026-02-22T18:22:29Z" w:initials="AI">
    <w:p>
      <w:r>
        <w:t>[core] Ολοκλήρωση της λέξης που έμεινε ατελής.</w:t>
      </w:r>
    </w:p>
  </w:comment>
  <w:comment w:id="35" w:author="ProofreadAI" w:date="2026-02-22T18:22:29Z" w:initials="AI">
    <w:p>
      <w:r>
        <w:t>[core] Ορθογραφικά λάθη ('άκρος' αντί 'άκρως', 'σιμαντικό' αντί 'σημαντικό', 'βρεθή' αντί 'βρεθεί') και λανθασμένη χρήση του 'Καθόσον' (πιο επίσημο και σπάνιο, το 'Καθώς' είναι πιο συνηθισμένο).</w:t>
      </w:r>
    </w:p>
  </w:comment>
  <w:comment w:id="36" w:author="ProofreadAI" w:date="2026-02-22T18:22:29Z" w:initials="AI">
    <w:p>
      <w:r>
        <w:t>[core] Διόρθωση ορθογραφικών λαθών ('άκρος' σε 'άκρως', 'σιμαντικό' σε 'σημαντικό', 'βρεθή' σε 'βρεθεί').</w:t>
      </w:r>
    </w:p>
  </w:comment>
  <w:comment w:id="37" w:author="ProofreadAI" w:date="2026-02-22T18:22:29Z" w:initials="AI">
    <w:p>
      <w:r>
        <w:t>[core] Ορθογραφικό λάθος ('άκρος' αντί 'άκρως', 'σιμαντικό' αντί 'σημαντικό').</w:t>
      </w:r>
    </w:p>
  </w:comment>
  <w:comment w:id="38" w:author="ProofreadAI" w:date="2026-02-22T18:22:29Z" w:initials="AI">
    <w:p>
      <w:r>
        <w:t>[core] Ορθογραφικά λάθη: 'άκρος' πρέπει να είναι 'άκρως' (επίρρημα) και 'σιμαντικό' πρέπει να είναι 'σημαντικό'. Επίσης, 'βρεθή' πρέπει να είναι 'βρεθεί' (σωστή κατάληξη αορίστου).</w:t>
      </w:r>
    </w:p>
  </w:comment>
  <w:comment w:id="39" w:author="ProofreadAI" w:date="2026-02-22T18:22:29Z" w:initials="AI">
    <w:p>
      <w:r>
        <w:t>[core] Ορθογραφικό λάθος ('βρεθή' αντί 'βρεθεί').</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F9AFA" w14:textId="77777777" w:rsidR="004239A3" w:rsidRDefault="004239A3" w:rsidP="009B215D">
      <w:r>
        <w:separator/>
      </w:r>
    </w:p>
  </w:endnote>
  <w:endnote w:type="continuationSeparator" w:id="0">
    <w:p w14:paraId="4EF09887" w14:textId="77777777" w:rsidR="004239A3" w:rsidRDefault="004239A3" w:rsidP="009B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34D02" w14:textId="77777777" w:rsidR="004239A3" w:rsidRDefault="004239A3" w:rsidP="009B215D">
      <w:r>
        <w:separator/>
      </w:r>
    </w:p>
  </w:footnote>
  <w:footnote w:type="continuationSeparator" w:id="0">
    <w:p w14:paraId="4CB7FF0D" w14:textId="77777777" w:rsidR="004239A3" w:rsidRDefault="004239A3" w:rsidP="009B215D">
      <w:r>
        <w:continuationSeparator/>
      </w:r>
    </w:p>
  </w:footnote>
  <w:footnote w:id="1">
    <w:p w14:paraId="5DFC42C0" w14:textId="55EAD39F" w:rsidR="009B215D" w:rsidRPr="009B215D" w:rsidRDefault="009B215D">
      <w:pPr>
        <w:pStyle w:val="a3"/>
        <w:rPr>
          <w:b/>
          <w:bCs/>
          <w:i/>
          <w:iCs/>
        </w:rPr>
      </w:pPr>
      <w:r>
        <w:rPr>
          <w:rStyle w:val="a4"/>
        </w:rPr>
        <w:footnoteRef/>
      </w:r>
      <w:r>
        <w:t xml:space="preserve"> Καθόσον, είναι </w:t>
      </w:r>
      <w:del w:id="56" w:author="ProofreadAI" w:date="2026-02-22T18:22:29Z">
        <w:r>
          <w:rPr>
            <w:i/>
            <w:iCs/>
          </w:rPr>
          <w:delText xml:space="preserve">άκρος σιμαντικό</w:delText>
        </w:r>
      </w:del>
      <w:ins w:id="57" w:author="ProofreadAI" w:date="2026-02-22T18:22:29Z">
        <w:r>
          <w:rPr>
            <w:i/>
            <w:iCs/>
          </w:rPr>
          <w:t xml:space="preserve">άκρως σημαντικό</w:t>
        </w:r>
      </w:ins>
      <w:r>
        <w:rPr>
          <w:i/>
          <w:iCs/>
        </w:rPr>
        <w:t xml:space="preserve"> να </w:t>
      </w:r>
      <w:del w:id="58" w:author="ProofreadAI" w:date="2026-02-22T18:22:29Z">
        <w:r>
          <w:rPr>
            <w:b/>
            <w:bCs/>
            <w:i/>
            <w:iCs/>
          </w:rPr>
          <w:delText xml:space="preserve">βρεθή</w:delText>
        </w:r>
      </w:del>
      <w:ins w:id="59" w:author="ProofreadAI" w:date="2026-02-22T18:22:29Z">
        <w:r>
          <w:rPr>
            <w:b/>
            <w:bCs/>
            <w:i/>
            <w:iCs/>
          </w:rPr>
          <w:t xml:space="preserve">βρεθεί</w:t>
        </w:r>
      </w:ins>
      <w:r>
        <w:rPr>
          <w:b/>
          <w:bCs/>
          <w:i/>
          <w:iCs/>
        </w:rPr>
        <w:t xml:space="preserve"> λύση.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4239A3"/>
    <w:rsid w:val="00972BF3"/>
    <w:rsid w:val="009B215D"/>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a3">
    <w:name w:val="footnote text"/>
    <w:basedOn w:val="a"/>
    <w:link w:val="Char"/>
    <w:uiPriority w:val="99"/>
    <w:semiHidden/>
    <w:unhideWhenUsed/>
    <w:rsid w:val="009B215D"/>
    <w:rPr>
      <w:sz w:val="20"/>
      <w:szCs w:val="20"/>
    </w:rPr>
  </w:style>
  <w:style w:type="character" w:customStyle="1" w:styleId="Char">
    <w:name w:val="Κείμενο υποσημείωσης Char"/>
    <w:basedOn w:val="a0"/>
    <w:link w:val="a3"/>
    <w:uiPriority w:val="99"/>
    <w:semiHidden/>
    <w:rsid w:val="009B215D"/>
    <w:rPr>
      <w:kern w:val="2"/>
      <w:sz w:val="20"/>
      <w:szCs w:val="20"/>
      <w14:ligatures w14:val="standardContextual"/>
    </w:rPr>
  </w:style>
  <w:style w:type="character" w:styleId="a4">
    <w:name w:val="footnote reference"/>
    <w:basedOn w:val="a0"/>
    <w:uiPriority w:val="99"/>
    <w:semiHidden/>
    <w:unhideWhenUsed/>
    <w:rsid w:val="009B21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E1C70-C4BC-4D87-A3B4-E791C3FC9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2775</Words>
  <Characters>14985</Characters>
  <Application>Microsoft Office Word</Application>
  <DocSecurity>0</DocSecurity>
  <Lines>124</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4</cp:revision>
  <dcterms:created xsi:type="dcterms:W3CDTF">2026-02-21T11:54:00Z</dcterms:created>
  <dcterms:modified xsi:type="dcterms:W3CDTF">2026-02-22T18:01:00Z</dcterms:modified>
</cp:coreProperties>
</file>