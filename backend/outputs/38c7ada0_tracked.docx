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w:t>
      </w:r>
      <w:proofErr w:type="spellStart"/>
      <w:r w:rsidRPr="00021283">
        <w:rPr>
          <w:rFonts w:eastAsia="Times New Roman" w:cstheme="minorHAnsi"/>
          <w:b/>
          <w:bCs/>
          <w:i/>
          <w:iCs/>
          <w:color w:val="333333"/>
        </w:rPr>
        <w:t>Ατσαλάκη</w:t>
      </w:r>
      <w:proofErr w:type="spellEnd"/>
      <w:r w:rsidRPr="00021283">
        <w:rPr>
          <w:rFonts w:eastAsia="Times New Roman" w:cstheme="minorHAnsi"/>
          <w:b/>
          <w:bCs/>
          <w:i/>
          <w:iCs/>
          <w:color w:val="333333"/>
        </w:rPr>
        <w:t xml:space="preserve">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commentRangeStart w:id="0"/>
      <w:del w:id="0" w:author="ProofreadAI" w:date="2026-02-23T15:51:42.322780Z">
        <w:r>
          <w:rPr>
            <w:rFonts w:eastAsia="Times New Roman" w:cstheme="minorHAnsi"/>
            <w:i/>
            <w:iCs/>
            <w:color w:val="333333"/>
          </w:rPr>
          <w:delText xml:space="preserve">O Γιώργος</w:delText>
        </w:r>
      </w:del>
      <w:ins w:id="1" w:author="ProofreadAI" w:date="2026-02-23T15:51:42.322780Z">
        <w:r>
          <w:rPr>
            <w:rFonts w:eastAsia="Times New Roman" w:cstheme="minorHAnsi"/>
            <w:i/>
            <w:iCs/>
            <w:color w:val="333333"/>
          </w:rPr>
          <w:t xml:space="preserve">Ο Γιώργος</w:t>
        </w:r>
      </w:ins>
      <w:commentRangeEnd w:id="0"/>
      <w:r>
        <w:commentReference w:id="0"/>
      </w:r>
      <w:r>
        <w:rPr>
          <w:rFonts w:eastAsia="Times New Roman" w:cstheme="minorHAnsi"/>
          <w:i/>
          <w:iCs/>
          <w:color w:val="333333"/>
        </w:rPr>
        <w:t xml:space="preserve"> Σ. </w:t>
      </w:r>
      <w:proofErr w:type="spellStart"/>
      <w:r w:rsidRPr="00021283">
        <w:rPr>
          <w:rFonts w:eastAsia="Times New Roman" w:cstheme="minorHAnsi"/>
          <w:i/>
          <w:iCs/>
          <w:color w:val="333333"/>
        </w:rPr>
        <w:t>Ατσαλάκης</w:t>
      </w:r>
      <w:proofErr w:type="spellEnd"/>
      <w:r w:rsidRPr="00021283">
        <w:rPr>
          <w:rFonts w:eastAsia="Times New Roman" w:cstheme="minorHAnsi"/>
          <w:i/>
          <w:iCs/>
          <w:color w:val="333333"/>
        </w:rPr>
        <w:t xml:space="preserve">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w:t>
      </w:r>
      <w:r w:rsidR="00A012F2">
        <w:rPr>
          <w:rFonts w:eastAsia="Times New Roman" w:cstheme="minorHAnsi"/>
          <w:i/>
          <w:iCs/>
          <w:color w:val="333333"/>
        </w:rPr>
        <w:t xml:space="preserve"> </w:t>
      </w:r>
      <w:commentRangeStart w:id="1"/>
      <w:del w:id="2" w:author="ProofreadAI" w:date="2026-02-23T15:51:42.322780Z">
        <w:r>
          <w:rPr>
            <w:rFonts w:eastAsia="Times New Roman" w:cstheme="minorHAnsi"/>
            <w:i/>
            <w:iCs/>
            <w:color w:val="333333"/>
          </w:rPr>
          <w:delText xml:space="preserve">&amp;</w:delText>
        </w:r>
      </w:del>
      <w:ins w:id="3" w:author="ProofreadAI" w:date="2026-02-23T15:51:42.322780Z">
        <w:r>
          <w:rPr>
            <w:rFonts w:eastAsia="Times New Roman" w:cstheme="minorHAnsi"/>
            <w:i/>
            <w:iCs/>
            <w:color w:val="333333"/>
          </w:rPr>
          <w:t xml:space="preserve">και</w:t>
        </w:r>
      </w:ins>
      <w:commentRangeEnd w:id="1"/>
      <w:r>
        <w:commentReference w:id="1"/>
      </w:r>
      <w:r>
        <w:rPr>
          <w:rFonts w:eastAsia="Times New Roman" w:cstheme="minorHAnsi"/>
          <w:i/>
          <w:iCs/>
          <w:color w:val="333333"/>
        </w:rPr>
        <w:t xml:space="preserve"> περιοδικά. </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Έχει συμμετάσχει σε πάνω από 700 τηλεοπτικές και ραδιοφωνικές συνεντεύξεις και συζητήσεις</w:t>
      </w:r>
      <w:r w:rsidR="00A012F2">
        <w:rPr>
          <w:rFonts w:eastAsia="Times New Roman" w:cstheme="minorHAnsi"/>
          <w:i/>
          <w:iCs/>
          <w:color w:val="333333"/>
        </w:rPr>
        <w:t xml:space="preserve"> </w:t>
      </w:r>
      <w:r w:rsidRPr="00021283">
        <w:rPr>
          <w:rFonts w:eastAsia="Times New Roman" w:cstheme="minorHAnsi"/>
          <w:i/>
          <w:iCs/>
          <w:color w:val="333333"/>
        </w:rPr>
        <w:t>για τα θέματα σχετικά με την παγκόσμια οικονομία,</w:t>
      </w:r>
      <w:r w:rsidR="00A012F2">
        <w:rPr>
          <w:rFonts w:eastAsia="Times New Roman" w:cstheme="minorHAnsi"/>
          <w:i/>
          <w:iCs/>
          <w:color w:val="333333"/>
        </w:rPr>
        <w:t xml:space="preserve"> </w:t>
      </w:r>
      <w:r w:rsidRPr="00021283">
        <w:rPr>
          <w:rFonts w:eastAsia="Times New Roman" w:cstheme="minorHAnsi"/>
          <w:i/>
          <w:iCs/>
          <w:color w:val="333333"/>
        </w:rPr>
        <w:t xml:space="preserve">τις νέες τεχνολογίες, τον τουρισμό, τους Δρόμους του Μεταξιού, γεωοικονομικές αναλύσεις, προβλέψεις πανδημίας </w:t>
      </w:r>
      <w:commentRangeStart w:id="2"/>
      <w:del w:id="4" w:author="ProofreadAI" w:date="2026-02-23T15:51:42.322780Z">
        <w:r>
          <w:rPr>
            <w:rFonts w:eastAsia="Times New Roman" w:cstheme="minorHAnsi"/>
            <w:i/>
            <w:iCs/>
            <w:color w:val="333333"/>
          </w:rPr>
          <w:delText xml:space="preserve">κλπ.</w:delText>
        </w:r>
      </w:del>
      <w:ins w:id="5" w:author="ProofreadAI" w:date="2026-02-23T15:51:42.322780Z">
        <w:r>
          <w:rPr>
            <w:rFonts w:eastAsia="Times New Roman" w:cstheme="minorHAnsi"/>
            <w:i/>
            <w:iCs/>
            <w:color w:val="333333"/>
          </w:rPr>
          <w:t xml:space="preserve">κ.λπ.</w:t>
        </w:r>
      </w:ins>
      <w:commentRangeEnd w:id="2"/>
      <w:r>
        <w:commentReference w:id="2"/>
      </w:r>
      <w:r w:rsidR="00A012F2">
        <w:rPr>
          <w:rFonts w:eastAsia="Times New Roman" w:cstheme="minorHAnsi"/>
          <w:i/>
          <w:iCs/>
          <w:color w:val="333333"/>
        </w:rPr>
        <w:t xml:space="preserve"> </w:t>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w:t>
      </w:r>
      <w:commentRangeStart w:id="3"/>
      <w:del w:id="6" w:author="ProofreadAI" w:date="2026-02-23T15:51:42.322780Z">
        <w:r>
          <w:rPr>
            <w:rFonts w:eastAsia="Times New Roman" w:cstheme="minorHAnsi"/>
            <w:i/>
            <w:iCs/>
            <w:color w:val="333333"/>
          </w:rPr>
          <w:delText xml:space="preserve">Πανδημίας δ)</w:delText>
        </w:r>
      </w:del>
      <w:ins w:id="7" w:author="ProofreadAI" w:date="2026-02-23T15:51:42.322780Z">
        <w:r>
          <w:rPr>
            <w:rFonts w:eastAsia="Times New Roman" w:cstheme="minorHAnsi"/>
            <w:i/>
            <w:iCs/>
            <w:color w:val="333333"/>
          </w:rPr>
          <w:t xml:space="preserve">Πανδημίας, δ)</w:t>
        </w:r>
      </w:ins>
      <w:commentRangeEnd w:id="3"/>
      <w:r>
        <w:commentReference w:id="3"/>
      </w:r>
      <w:r>
        <w:rPr>
          <w:rFonts w:eastAsia="Times New Roman" w:cstheme="minorHAnsi"/>
          <w:i/>
          <w:iCs/>
          <w:color w:val="333333"/>
        </w:rPr>
        <w:t xml:space="preserve">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w:t>
      </w:r>
      <w:proofErr w:type="spellStart"/>
      <w:r w:rsidRPr="00021283">
        <w:rPr>
          <w:rFonts w:cstheme="minorHAnsi"/>
          <w:i/>
          <w:iCs/>
          <w:color w:val="212121"/>
        </w:rPr>
        <w:t>στ</w:t>
      </w:r>
      <w:proofErr w:type="spellEnd"/>
      <w:r w:rsidRPr="00021283">
        <w:rPr>
          <w:rFonts w:cstheme="minorHAnsi"/>
          <w:i/>
          <w:iCs/>
          <w:color w:val="212121"/>
        </w:rPr>
        <w:t xml:space="preserve">) </w:t>
      </w:r>
      <w:r w:rsidRPr="00021283">
        <w:rPr>
          <w:rFonts w:cstheme="minorHAnsi"/>
          <w:i/>
          <w:iCs/>
        </w:rPr>
        <w:t xml:space="preserve">Το στρατηγικό μέλλον της οικονομίας και της τεχνητής νοημοσύνης, ζ)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w:t>
      </w:r>
      <w:proofErr w:type="spellStart"/>
      <w:r w:rsidRPr="00021283">
        <w:rPr>
          <w:rFonts w:eastAsia="Times New Roman" w:cstheme="minorHAnsi"/>
          <w:b/>
          <w:bCs/>
          <w:i/>
          <w:iCs/>
          <w:color w:val="333333"/>
        </w:rPr>
        <w:t>Ατσαλάκη</w:t>
      </w:r>
      <w:proofErr w:type="spellEnd"/>
      <w:r w:rsidRPr="00021283">
        <w:rPr>
          <w:rFonts w:eastAsia="Times New Roman" w:cstheme="minorHAnsi"/>
          <w:b/>
          <w:bCs/>
          <w:i/>
          <w:iCs/>
          <w:color w:val="333333"/>
        </w:rPr>
        <w:t xml:space="preserve">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 xml:space="preserve">Η Ιωάννα </w:t>
      </w:r>
      <w:proofErr w:type="spellStart"/>
      <w:r w:rsidRPr="00021283">
        <w:rPr>
          <w:rFonts w:cstheme="minorHAnsi"/>
          <w:color w:val="000000"/>
        </w:rPr>
        <w:t>Ατσαλάκη</w:t>
      </w:r>
      <w:proofErr w:type="spellEnd"/>
      <w:r w:rsidRPr="00021283">
        <w:rPr>
          <w:rFonts w:cstheme="minorHAnsi"/>
          <w:color w:val="000000"/>
        </w:rPr>
        <w:t xml:space="preserve">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w:t>
      </w:r>
      <w:proofErr w:type="spellStart"/>
      <w:r w:rsidRPr="00021283">
        <w:rPr>
          <w:rFonts w:cstheme="minorHAnsi"/>
          <w:color w:val="000000"/>
        </w:rPr>
        <w:t>M.Sc</w:t>
      </w:r>
      <w:proofErr w:type="spellEnd"/>
      <w:r w:rsidRPr="00021283">
        <w:rPr>
          <w:rFonts w:cstheme="minorHAnsi"/>
          <w:color w:val="000000"/>
        </w:rPr>
        <w:t>.) στη Διοίκηση Επιχειρήσεων και το Διδακτορικό (</w:t>
      </w:r>
      <w:proofErr w:type="spellStart"/>
      <w:r w:rsidRPr="00021283">
        <w:rPr>
          <w:rFonts w:cstheme="minorHAnsi"/>
          <w:color w:val="000000"/>
        </w:rPr>
        <w:t>PhD</w:t>
      </w:r>
      <w:proofErr w:type="spellEnd"/>
      <w:r w:rsidRPr="00021283">
        <w:rPr>
          <w:rFonts w:cstheme="minorHAnsi"/>
          <w:color w:val="000000"/>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 xml:space="preserve">Τα ερευνητικά της ενδιαφέροντα επικεντρώνονται στην ανάλυση και την πρόβλεψη με ασαφή λογική, </w:t>
      </w:r>
      <w:proofErr w:type="spellStart"/>
      <w:r w:rsidRPr="00021283">
        <w:rPr>
          <w:rFonts w:cstheme="minorHAnsi"/>
          <w:color w:val="000000"/>
        </w:rPr>
        <w:t>νευρο</w:t>
      </w:r>
      <w:proofErr w:type="spellEnd"/>
      <w:r w:rsidRPr="00021283">
        <w:rPr>
          <w:rFonts w:cstheme="minorHAnsi"/>
          <w:color w:val="000000"/>
        </w:rPr>
        <w:t>-ασαφή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w:t>
      </w:r>
      <w:commentRangeStart w:id="4"/>
      <w:del w:id="8" w:author="ProofreadAI" w:date="2026-02-23T15:51:42.322780Z">
        <w:r>
          <w:rPr>
            <w:rFonts w:eastAsia="Times New Roman" w:cstheme="minorHAnsi"/>
            <w:i/>
            <w:iCs/>
            <w:color w:val="333333"/>
          </w:rPr>
          <w:delText xml:space="preserve">κλπ.</w:delText>
        </w:r>
      </w:del>
      <w:ins w:id="9" w:author="ProofreadAI" w:date="2026-02-23T15:51:42.322780Z">
        <w:r>
          <w:rPr>
            <w:rFonts w:eastAsia="Times New Roman" w:cstheme="minorHAnsi"/>
            <w:i/>
            <w:iCs/>
            <w:color w:val="333333"/>
          </w:rPr>
          <w:t xml:space="preserve">κ.λπ.</w:t>
        </w:r>
      </w:ins>
      <w:commentRangeEnd w:id="4"/>
      <w:r>
        <w:commentReference w:id="4"/>
      </w:r>
      <w:r>
        <w:rPr>
          <w:rFonts w:eastAsia="Times New Roman" w:cstheme="minorHAnsi"/>
          <w:i/>
          <w:iCs/>
          <w:color w:val="333333"/>
        </w:rPr>
        <w:t xml:space="preserve"> </w:t>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Θεσσαλονίκη,</w:t>
      </w:r>
      <w:r w:rsidR="00A012F2">
        <w:rPr>
          <w:rFonts w:cstheme="minorHAnsi"/>
          <w:i/>
          <w:iCs/>
        </w:rPr>
        <w:t xml:space="preserve"> </w:t>
      </w:r>
      <w:r w:rsidRPr="00021283">
        <w:rPr>
          <w:rFonts w:cstheme="minorHAnsi"/>
          <w:i/>
          <w:iCs/>
        </w:rPr>
        <w:t xml:space="preserve">γ) Το στρατηγικό μέλλον της οικονομίας και της τεχνητής </w:t>
      </w:r>
      <w:commentRangeStart w:id="5"/>
      <w:del w:id="10" w:author="ProofreadAI" w:date="2026-02-23T15:51:42.322780Z">
        <w:r>
          <w:rPr>
            <w:rFonts w:cstheme="minorHAnsi"/>
            <w:i/>
            <w:iCs/>
          </w:rPr>
          <w:delText xml:space="preserve">νοημοσύνης εκδόσεις</w:delText>
        </w:r>
      </w:del>
      <w:ins w:id="11" w:author="ProofreadAI" w:date="2026-02-23T15:51:42.322780Z">
        <w:r>
          <w:rPr>
            <w:rFonts w:cstheme="minorHAnsi"/>
            <w:i/>
            <w:iCs/>
          </w:rPr>
          <w:t xml:space="preserve">νοημοσύνης, εκδόσεις</w:t>
        </w:r>
      </w:ins>
      <w:commentRangeEnd w:id="5"/>
      <w:r>
        <w:commentReference w:id="5"/>
      </w:r>
      <w:r>
        <w:rPr>
          <w:rFonts w:cstheme="minorHAnsi"/>
          <w:i/>
          <w:iCs/>
        </w:rPr>
        <w:t xml:space="preserve">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proofErr w:type="spellStart"/>
      <w:r w:rsidRPr="00021283">
        <w:rPr>
          <w:rFonts w:cstheme="minorHAnsi"/>
          <w:color w:val="000000"/>
        </w:rPr>
        <w:t>Highlights</w:t>
      </w:r>
      <w:proofErr w:type="spellEnd"/>
      <w:r w:rsidRPr="00021283">
        <w:rPr>
          <w:rFonts w:cstheme="minorHAnsi"/>
          <w:color w:val="000000"/>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 xml:space="preserve">και </w:t>
      </w:r>
      <w:proofErr w:type="spellStart"/>
      <w:r w:rsidRPr="00021283">
        <w:rPr>
          <w:rFonts w:asciiTheme="minorHAnsi" w:hAnsiTheme="minorHAnsi" w:cstheme="minorHAnsi"/>
          <w:color w:val="000000"/>
        </w:rPr>
        <w:t>κρυπτονομίσματα</w:t>
      </w:r>
      <w:proofErr w:type="spellEnd"/>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w:t>
      </w:r>
      <w:proofErr w:type="spellStart"/>
      <w:r w:rsidRPr="00021283">
        <w:rPr>
          <w:rFonts w:asciiTheme="minorHAnsi" w:hAnsiTheme="minorHAnsi" w:cstheme="minorHAnsi"/>
          <w:color w:val="000000"/>
        </w:rPr>
        <w:t>risking</w:t>
      </w:r>
      <w:proofErr w:type="spellEnd"/>
      <w:r w:rsidRPr="00021283">
        <w:rPr>
          <w:rFonts w:asciiTheme="minorHAnsi" w:hAnsiTheme="minorHAnsi" w:cstheme="minorHAnsi"/>
          <w:color w:val="000000"/>
        </w:rPr>
        <w:t>»</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 xml:space="preserve">εωοικονομικοί </w:t>
      </w:r>
      <w:commentRangeStart w:id="6"/>
      <w:del w:id="12" w:author="ProofreadAI" w:date="2026-02-23T15:51:42.322780Z">
        <w:r>
          <w:rPr>
            <w:rFonts w:asciiTheme="minorHAnsi" w:hAnsiTheme="minorHAnsi" w:cstheme="minorHAnsi"/>
            <w:color w:val="000000"/>
          </w:rPr>
          <w:delText xml:space="preserve">ανταγωνισμοί ΗΠΑ</w:delText>
        </w:r>
      </w:del>
      <w:ins w:id="13" w:author="ProofreadAI" w:date="2026-02-23T15:51:42.322780Z">
        <w:r>
          <w:rPr>
            <w:rFonts w:asciiTheme="minorHAnsi" w:hAnsiTheme="minorHAnsi" w:cstheme="minorHAnsi"/>
            <w:color w:val="000000"/>
          </w:rPr>
          <w:t xml:space="preserve">ανταγωνισμοί των ΗΠΑ</w:t>
        </w:r>
      </w:ins>
      <w:commentRangeEnd w:id="6"/>
      <w:r>
        <w:commentReference w:id="6"/>
      </w:r>
      <w:r>
        <w:rPr>
          <w:rFonts w:asciiTheme="minorHAnsi" w:hAnsiTheme="minorHAnsi" w:cstheme="minorHAnsi"/>
          <w:color w:val="000000"/>
        </w:rPr>
        <w:t xml:space="preserve">–Κίνας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Κρίσιμες υποδομές, </w:t>
      </w:r>
      <w:proofErr w:type="spellStart"/>
      <w:r w:rsidRPr="00021283">
        <w:rPr>
          <w:rFonts w:asciiTheme="minorHAnsi" w:hAnsiTheme="minorHAnsi" w:cstheme="minorHAnsi"/>
          <w:color w:val="000000"/>
        </w:rPr>
        <w:t>logistics</w:t>
      </w:r>
      <w:proofErr w:type="spellEnd"/>
      <w:r w:rsidRPr="00021283">
        <w:rPr>
          <w:rFonts w:asciiTheme="minorHAnsi" w:hAnsiTheme="minorHAnsi" w:cstheme="minorHAnsi"/>
          <w:color w:val="000000"/>
        </w:rPr>
        <w:t>,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commentRangeStart w:id="7"/>
      <w:del w:id="14" w:author="ProofreadAI" w:date="2026-02-23T15:51:42.322780Z">
        <w:r>
          <w:rPr>
            <w:rFonts w:asciiTheme="minorHAnsi" w:hAnsiTheme="minorHAnsi" w:cstheme="minorHAnsi"/>
            <w:color w:val="000000"/>
          </w:rPr>
          <w:delText xml:space="preserve">μεταξύ άλλων την</w:delText>
        </w:r>
      </w:del>
      <w:ins w:id="15" w:author="ProofreadAI" w:date="2026-02-23T15:51:42.322780Z">
        <w:r>
          <w:rPr>
            <w:rFonts w:asciiTheme="minorHAnsi" w:hAnsiTheme="minorHAnsi" w:cstheme="minorHAnsi"/>
            <w:color w:val="000000"/>
          </w:rPr>
          <w:t xml:space="preserve">μεταξύ άλλων, την</w:t>
        </w:r>
      </w:ins>
      <w:commentRangeEnd w:id="7"/>
      <w:r>
        <w:commentReference w:id="7"/>
      </w:r>
      <w:r>
        <w:rPr>
          <w:rFonts w:asciiTheme="minorHAnsi" w:hAnsiTheme="minorHAnsi" w:cstheme="minorHAnsi"/>
          <w:color w:val="000000"/>
        </w:rPr>
        <w:t xml:space="preserve">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w:t>
      </w:r>
      <w:commentRangeStart w:id="8"/>
      <w:del w:id="16" w:author="ProofreadAI" w:date="2026-02-23T15:51:42.322780Z">
        <w:r>
          <w:rPr>
            <w:rFonts w:asciiTheme="minorHAnsi" w:hAnsiTheme="minorHAnsi" w:cstheme="minorHAnsi"/>
            <w:color w:val="000000"/>
          </w:rPr>
          <w:delText xml:space="preserve">συντελεστή</w:delText>
        </w:r>
      </w:del>
      <w:ins w:id="17" w:author="ProofreadAI" w:date="2026-02-23T15:51:42.322780Z">
        <w:r>
          <w:rPr>
            <w:rFonts w:asciiTheme="minorHAnsi" w:hAnsiTheme="minorHAnsi" w:cstheme="minorHAnsi"/>
            <w:color w:val="000000"/>
          </w:rPr>
          <w:t xml:space="preserve">stakeholder</w:t>
        </w:r>
      </w:ins>
      <w:commentRangeEnd w:id="8"/>
      <w:r>
        <w:commentReference w:id="8"/>
      </w:r>
      <w:r>
        <w:rPr>
          <w:rFonts w:asciiTheme="minorHAnsi" w:hAnsiTheme="minorHAnsi" w:cstheme="minorHAnsi"/>
          <w:color w:val="000000"/>
        </w:rPr>
        <w:t xml:space="preserve">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 xml:space="preserve">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commentRangeStart w:id="9"/>
      <w:del w:id="18" w:author="ProofreadAI" w:date="2026-02-23T15:51:42.322780Z">
        <w:r>
          <w:rPr>
            <w:rFonts w:eastAsia="Times New Roman" w:cstheme="minorHAnsi"/>
            <w:i/>
            <w:iCs/>
            <w:color w:val="000000"/>
          </w:rPr>
          <w:delText xml:space="preserve">Η Δημοκρατία στην Αμερική</w:delText>
        </w:r>
      </w:del>
      <w:ins w:id="19" w:author="ProofreadAI" w:date="2026-02-23T15:51:42.322780Z">
        <w:r>
          <w:rPr>
            <w:rFonts w:eastAsia="Times New Roman" w:cstheme="minorHAnsi"/>
            <w:i/>
            <w:iCs/>
            <w:color w:val="000000"/>
          </w:rPr>
          <w:t xml:space="preserve">«Η Δημοκρατία στην Αμερική»</w:t>
        </w:r>
      </w:ins>
      <w:commentRangeEnd w:id="9"/>
      <w:r>
        <w:commentReference w:id="9"/>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commentRangeStart w:id="10"/>
      <w:del w:id="20" w:author="ProofreadAI" w:date="2026-02-23T15:51:42.322780Z">
        <w:r>
          <w:rPr>
            <w:rFonts w:eastAsia="Times New Roman" w:cstheme="minorHAnsi"/>
            <w:i/>
            <w:iCs/>
            <w:color w:val="000000"/>
          </w:rPr>
          <w:delText xml:space="preserve">Ιππείς</w:delText>
        </w:r>
      </w:del>
      <w:ins w:id="21" w:author="ProofreadAI" w:date="2026-02-23T15:51:42.322780Z">
        <w:r>
          <w:rPr>
            <w:rFonts w:eastAsia="Times New Roman" w:cstheme="minorHAnsi"/>
            <w:i/>
            <w:iCs/>
            <w:color w:val="000000"/>
          </w:rPr>
          <w:t xml:space="preserve">«Ιππείς»</w:t>
        </w:r>
      </w:ins>
      <w:commentRangeEnd w:id="10"/>
      <w:r>
        <w:commentReference w:id="10"/>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w:t>
      </w:r>
      <w:commentRangeStart w:id="11"/>
      <w:del w:id="22" w:author="ProofreadAI" w:date="2026-02-23T15:51:42.322780Z">
        <w:r>
          <w:rPr>
            <w:rFonts w:cstheme="minorHAnsi"/>
            <w:color w:val="000000"/>
          </w:rPr>
          <w:delText xml:space="preserve">σε Ευρώπη και Αμερική</w:delText>
        </w:r>
      </w:del>
      <w:ins w:id="23" w:author="ProofreadAI" w:date="2026-02-23T15:51:42.322780Z">
        <w:r>
          <w:rPr>
            <w:rFonts w:cstheme="minorHAnsi"/>
            <w:color w:val="000000"/>
          </w:rPr>
          <w:t xml:space="preserve">στην Ευρώπη και την Αμερική</w:t>
        </w:r>
      </w:ins>
      <w:commentRangeEnd w:id="11"/>
      <w:r>
        <w:commentReference w:id="11"/>
      </w:r>
      <w:r>
        <w:rPr>
          <w:rFonts w:cstheme="minorHAnsi"/>
          <w:color w:val="000000"/>
        </w:rPr>
        <w:t xml:space="preserve">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sidR="00916E70">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Η άγνοια των πολιτών ενισχύεται όταν τα ΜΜΕ αποτυγχάνουν να παρέχουν πλουραλιστική, αξιόπιστη και </w:t>
      </w:r>
      <w:commentRangeStart w:id="12"/>
      <w:del w:id="24" w:author="ProofreadAI" w:date="2026-02-23T15:51:42.322780Z">
        <w:r>
          <w:rPr>
            <w:rFonts w:cstheme="minorHAnsi"/>
            <w:color w:val="000000"/>
          </w:rPr>
          <w:delText xml:space="preserve">ισορροπημένη</w:delText>
        </w:r>
      </w:del>
      <w:ins w:id="25" w:author="ProofreadAI" w:date="2026-02-23T15:51:42.322780Z">
        <w:r>
          <w:rPr>
            <w:rFonts w:cstheme="minorHAnsi"/>
            <w:color w:val="000000"/>
          </w:rPr>
          <w:t xml:space="preserve">ισόρροπημένη</w:t>
        </w:r>
      </w:ins>
      <w:commentRangeEnd w:id="12"/>
      <w:r>
        <w:commentReference w:id="12"/>
      </w:r>
      <w:r>
        <w:rPr>
          <w:rFonts w:cstheme="minorHAnsi"/>
          <w:color w:val="000000"/>
        </w:rPr>
        <w:t xml:space="preserve">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commentRangeStart w:id="13"/>
      <w:del w:id="26" w:author="ProofreadAI" w:date="2026-02-23T15:51:42.322780Z">
        <w:r>
          <w:rPr>
            <w:rFonts w:eastAsia="Times New Roman" w:cstheme="minorHAnsi"/>
            <w:kern w:val="0"/>
            <w:lang w:eastAsia="en-GB"/>
            <w14:ligatures w14:val="none"/>
          </w:rPr>
          <w:delText xml:space="preserve">Πρώτος,</w:delText>
        </w:r>
      </w:del>
      <w:ins w:id="27" w:author="ProofreadAI" w:date="2026-02-23T15:51:42.322780Z">
        <w:r>
          <w:rPr>
            <w:rFonts w:eastAsia="Times New Roman" w:cstheme="minorHAnsi"/>
            <w:kern w:val="0"/>
            <w:lang w:eastAsia="en-GB"/>
            <w14:ligatures w14:val="none"/>
          </w:rPr>
          <w:t xml:space="preserve">Ο πρώτος,</w:t>
        </w:r>
      </w:ins>
      <w:commentRangeEnd w:id="13"/>
      <w:r>
        <w:commentReference w:id="13"/>
      </w:r>
      <w:r>
        <w:rPr>
          <w:rFonts w:eastAsia="Times New Roman" w:cstheme="minorHAnsi"/>
          <w:kern w:val="0"/>
          <w:lang w:eastAsia="en-GB"/>
          <w14:ligatures w14:val="none"/>
        </w:rPr>
        <w:t xml:space="preserve">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59046B20"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commentRangeStart w:id="14"/>
      <w:del w:id="28" w:author="ProofreadAI" w:date="2026-02-23T15:51:42.322780Z">
        <w:r>
          <w:rPr>
            <w:rFonts w:eastAsia="Times New Roman" w:cstheme="minorHAnsi"/>
            <w:kern w:val="0"/>
            <w:lang w:eastAsia="en-GB"/>
            <w14:ligatures w14:val="none"/>
          </w:rPr>
          <w:delText xml:space="preserve">στη Κολομβία</w:delText>
        </w:r>
      </w:del>
      <w:ins w:id="29" w:author="ProofreadAI" w:date="2026-02-23T15:51:42.322780Z">
        <w:r>
          <w:rPr>
            <w:rFonts w:eastAsia="Times New Roman" w:cstheme="minorHAnsi"/>
            <w:kern w:val="0"/>
            <w:lang w:eastAsia="en-GB"/>
            <w14:ligatures w14:val="none"/>
          </w:rPr>
          <w:t xml:space="preserve">στην Κολομβία</w:t>
        </w:r>
      </w:ins>
      <w:commentRangeEnd w:id="14"/>
      <w:r>
        <w:commentReference w:id="14"/>
      </w:r>
      <w:r>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w:t>
      </w:r>
      <w:commentRangeStart w:id="15"/>
      <w:del w:id="30" w:author="ProofreadAI" w:date="2026-02-23T15:51:42.322780Z">
        <w:r>
          <w:rPr>
            <w:rFonts w:eastAsia="Times New Roman" w:cstheme="minorHAnsi"/>
            <w:kern w:val="0"/>
            <w:lang w:eastAsia="en-GB"/>
            <w14:ligatures w14:val="none"/>
          </w:rPr>
          <w:delText xml:space="preserve">εταιρίας</w:delText>
        </w:r>
      </w:del>
      <w:ins w:id="31" w:author="ProofreadAI" w:date="2026-02-23T15:51:42.322780Z">
        <w:r>
          <w:rPr>
            <w:rFonts w:eastAsia="Times New Roman" w:cstheme="minorHAnsi"/>
            <w:kern w:val="0"/>
            <w:lang w:eastAsia="en-GB"/>
            <w14:ligatures w14:val="none"/>
          </w:rPr>
          <w:t xml:space="preserve">εταιρείας</w:t>
        </w:r>
      </w:ins>
      <w:commentRangeEnd w:id="15"/>
      <w:r>
        <w:commentReference w:id="15"/>
      </w:r>
      <w:r>
        <w:rPr>
          <w:rFonts w:eastAsia="Times New Roman" w:cstheme="minorHAnsi"/>
          <w:kern w:val="0"/>
          <w:lang w:eastAsia="en-GB"/>
          <w14:ligatures w14:val="none"/>
        </w:rPr>
        <w:t xml:space="preserve"> του</w:t>
      </w:r>
      <w:r w:rsidR="00A012F2">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w:t>
      </w:r>
      <w:commentRangeStart w:id="16"/>
      <w:del w:id="32" w:author="ProofreadAI" w:date="2026-02-23T15:51:42.322780Z">
        <w:r>
          <w:rPr>
            <w:rFonts w:eastAsia="Times New Roman" w:cstheme="minorHAnsi"/>
            <w:kern w:val="0"/>
            <w:lang w:eastAsia="en-GB"/>
            <w14:ligatures w14:val="none"/>
          </w:rPr>
          <w:delText xml:space="preserve">είσοδο τους</w:delText>
        </w:r>
      </w:del>
      <w:ins w:id="33" w:author="ProofreadAI" w:date="2026-02-23T15:51:42.322780Z">
        <w:r>
          <w:rPr>
            <w:rFonts w:eastAsia="Times New Roman" w:cstheme="minorHAnsi"/>
            <w:kern w:val="0"/>
            <w:lang w:eastAsia="en-GB"/>
            <w14:ligatures w14:val="none"/>
          </w:rPr>
          <w:t xml:space="preserve">είσοδό τους</w:t>
        </w:r>
      </w:ins>
      <w:commentRangeEnd w:id="16"/>
      <w:r>
        <w:commentReference w:id="16"/>
      </w:r>
      <w:r>
        <w:rPr>
          <w:rFonts w:eastAsia="Times New Roman" w:cstheme="minorHAnsi"/>
          <w:kern w:val="0"/>
          <w:lang w:eastAsia="en-GB"/>
          <w14:ligatures w14:val="none"/>
        </w:rPr>
        <w:t xml:space="preserve">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δεξαμενή για να δεχθεί το επόμενο πλοίο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χύνονται στη θάλασσα περίπου 200 εκατομμύρια κιλά φρέσκου νερού προερχόμενο από τις κοντινές λίμνες που ισοδυναμούν με την ετήσια κατανάλωση νερού 2.000 </w:t>
      </w:r>
      <w:commentRangeStart w:id="17"/>
      <w:del w:id="34" w:author="ProofreadAI" w:date="2026-02-23T15:51:42.322780Z">
        <w:r>
          <w:rPr>
            <w:rFonts w:eastAsia="Times New Roman" w:cstheme="minorHAnsi"/>
            <w:kern w:val="0"/>
            <w:lang w:eastAsia="en-GB"/>
            <w14:ligatures w14:val="none"/>
          </w:rPr>
          <w:delText xml:space="preserve">ατόμων .</w:delText>
        </w:r>
      </w:del>
      <w:ins w:id="35" w:author="ProofreadAI" w:date="2026-02-23T15:51:42.322780Z">
        <w:r>
          <w:rPr>
            <w:rFonts w:eastAsia="Times New Roman" w:cstheme="minorHAnsi"/>
            <w:kern w:val="0"/>
            <w:lang w:eastAsia="en-GB"/>
            <w14:ligatures w14:val="none"/>
          </w:rPr>
          <w:t xml:space="preserve">ατόμων.</w:t>
        </w:r>
      </w:ins>
      <w:commentRangeEnd w:id="17"/>
      <w:r>
        <w:commentReference w:id="17"/>
      </w:r>
      <w:r>
        <w:rPr>
          <w:rFonts w:eastAsia="Times New Roman" w:cstheme="minorHAnsi"/>
          <w:kern w:val="0"/>
          <w:lang w:eastAsia="en-GB"/>
          <w14:ligatures w14:val="none"/>
        </w:rPr>
        <w:t xml:space="preserve"> Εάν έχει βροχές κάθε</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Απρίλιο-Νοέμβριο το νερό αναπληρώνεται στις λίμνες. Αλλά εάν έχει μείωση βροχοπτώσεων, όπως αυτή τον </w:t>
      </w:r>
      <w:commentRangeStart w:id="18"/>
      <w:del w:id="36" w:author="ProofreadAI" w:date="2026-02-23T15:51:42.322780Z">
        <w:r>
          <w:rPr>
            <w:rFonts w:eastAsia="Times New Roman" w:cstheme="minorHAnsi"/>
            <w:kern w:val="0"/>
            <w:lang w:eastAsia="en-GB"/>
            <w14:ligatures w14:val="none"/>
          </w:rPr>
          <w:delText xml:space="preserve">Οκτώβρη</w:delText>
        </w:r>
      </w:del>
      <w:ins w:id="37" w:author="ProofreadAI" w:date="2026-02-23T15:51:42.322780Z">
        <w:r>
          <w:rPr>
            <w:rFonts w:eastAsia="Times New Roman" w:cstheme="minorHAnsi"/>
            <w:kern w:val="0"/>
            <w:lang w:eastAsia="en-GB"/>
            <w14:ligatures w14:val="none"/>
          </w:rPr>
          <w:t xml:space="preserve">Οκτώβριο</w:t>
        </w:r>
      </w:ins>
      <w:commentRangeEnd w:id="18"/>
      <w:r>
        <w:commentReference w:id="18"/>
      </w:r>
      <w:r>
        <w:rPr>
          <w:rFonts w:eastAsia="Times New Roman" w:cstheme="minorHAnsi"/>
          <w:kern w:val="0"/>
          <w:lang w:eastAsia="en-GB"/>
          <w14:ligatures w14:val="none"/>
        </w:rPr>
        <w:t xml:space="preserve">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αριθμό πλοίων, και η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w:t>
      </w:r>
      <w:commentRangeStart w:id="19"/>
      <w:del w:id="38" w:author="ProofreadAI" w:date="2026-02-23T15:51:42.322780Z">
        <w:r>
          <w:rPr>
            <w:rFonts w:eastAsia="Times New Roman" w:cstheme="minorHAnsi"/>
            <w:kern w:val="0"/>
            <w:lang w:eastAsia="en-GB"/>
            <w14:ligatures w14:val="none"/>
          </w:rPr>
          <w:delText xml:space="preserve">θάλασσα</w:delText>
        </w:r>
      </w:del>
      <w:ins w:id="39" w:author="ProofreadAI" w:date="2026-02-23T15:51:42.322780Z">
        <w:r>
          <w:rPr>
            <w:rFonts w:eastAsia="Times New Roman" w:cstheme="minorHAnsi"/>
            <w:kern w:val="0"/>
            <w:lang w:eastAsia="en-GB"/>
            <w14:ligatures w14:val="none"/>
          </w:rPr>
          <w:t xml:space="preserve">Θάλασσα</w:t>
        </w:r>
      </w:ins>
      <w:commentRangeEnd w:id="19"/>
      <w:r>
        <w:commentReference w:id="19"/>
      </w:r>
      <w:r>
        <w:rPr>
          <w:rFonts w:eastAsia="Times New Roman" w:cstheme="minorHAnsi"/>
          <w:kern w:val="0"/>
          <w:lang w:eastAsia="en-GB"/>
          <w14:ligatures w14:val="none"/>
        </w:rPr>
        <w:t xml:space="preserve">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3E3EBC1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w:t>
      </w:r>
      <w:commentRangeStart w:id="20"/>
      <w:del w:id="40" w:author="ProofreadAI" w:date="2026-02-23T15:51:42.322780Z">
        <w:r>
          <w:rPr>
            <w:rFonts w:eastAsia="Times New Roman" w:cstheme="minorHAnsi"/>
            <w:kern w:val="0"/>
            <w:lang w:eastAsia="en-GB"/>
            <w14:ligatures w14:val="none"/>
          </w:rPr>
          <w:delText xml:space="preserve">εταιρείες,</w:delText>
        </w:r>
      </w:del>
      <w:ins w:id="41" w:author="ProofreadAI" w:date="2026-02-23T15:51:42.322780Z">
        <w:r>
          <w:rPr>
            <w:rFonts w:eastAsia="Times New Roman" w:cstheme="minorHAnsi"/>
            <w:kern w:val="0"/>
            <w:lang w:eastAsia="en-GB"/>
            <w14:ligatures w14:val="none"/>
          </w:rPr>
          <w:t xml:space="preserve">εταιρείες </w:t>
        </w:r>
      </w:ins>
      <w:commentRangeEnd w:id="20"/>
      <w:r>
        <w:commentReference w:id="20"/>
      </w:r>
      <w:r>
        <w:rPr>
          <w:rFonts w:eastAsia="Times New Roman" w:cstheme="minorHAnsi"/>
          <w:kern w:val="0"/>
          <w:lang w:eastAsia="en-GB"/>
          <w14:ligatures w14:val="none"/>
        </w:rPr>
        <w:t xml:space="preserve">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w:t>
      </w:r>
      <w:commentRangeStart w:id="21"/>
      <w:del w:id="42" w:author="ProofreadAI" w:date="2026-02-23T15:51:42.322780Z">
        <w:r>
          <w:rPr>
            <w:rFonts w:eastAsia="Times New Roman" w:cstheme="minorHAnsi"/>
            <w:kern w:val="0"/>
            <w:lang w:eastAsia="en-GB"/>
            <w14:ligatures w14:val="none"/>
          </w:rPr>
          <w:delText xml:space="preserve">απορριφθέντες</w:delText>
        </w:r>
      </w:del>
      <w:ins w:id="43" w:author="ProofreadAI" w:date="2026-02-23T15:51:42.322780Z">
        <w:r>
          <w:rPr>
            <w:rFonts w:eastAsia="Times New Roman" w:cstheme="minorHAnsi"/>
            <w:kern w:val="0"/>
            <w:lang w:eastAsia="en-GB"/>
            <w14:ligatures w14:val="none"/>
          </w:rPr>
          <w:t xml:space="preserve">απορριφθείσες</w:t>
        </w:r>
      </w:ins>
      <w:commentRangeEnd w:id="21"/>
      <w:r>
        <w:commentReference w:id="21"/>
      </w:r>
      <w:r>
        <w:rPr>
          <w:rFonts w:eastAsia="Times New Roman" w:cstheme="minorHAnsi"/>
          <w:kern w:val="0"/>
          <w:lang w:eastAsia="en-GB"/>
          <w14:ligatures w14:val="none"/>
        </w:rPr>
        <w:t xml:space="preserve">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w:t>
      </w:r>
      <w:commentRangeStart w:id="22"/>
      <w:del w:id="44" w:author="ProofreadAI" w:date="2026-02-23T15:51:42.322780Z">
        <w:r>
          <w:rPr>
            <w:rFonts w:eastAsia="Times New Roman" w:cstheme="minorHAnsi"/>
            <w:kern w:val="0"/>
            <w:lang w:eastAsia="en-GB"/>
            <w14:ligatures w14:val="none"/>
          </w:rPr>
          <w:delText xml:space="preserve">την μία ακτή στην άλλη ακτή</w:delText>
        </w:r>
      </w:del>
      <w:ins w:id="45" w:author="ProofreadAI" w:date="2026-02-23T15:51:42.322780Z">
        <w:r>
          <w:rPr>
            <w:rFonts w:eastAsia="Times New Roman" w:cstheme="minorHAnsi"/>
            <w:kern w:val="0"/>
            <w:lang w:eastAsia="en-GB"/>
            <w14:ligatures w14:val="none"/>
          </w:rPr>
          <w:t xml:space="preserve">τη μία ακτή στην άλλη</w:t>
        </w:r>
      </w:ins>
      <w:commentRangeEnd w:id="22"/>
      <w:r>
        <w:commentReference w:id="22"/>
      </w:r>
      <w:r>
        <w:rPr>
          <w:rFonts w:eastAsia="Times New Roman" w:cstheme="minorHAnsi"/>
          <w:kern w:val="0"/>
          <w:lang w:eastAsia="en-GB"/>
          <w14:ligatures w14:val="none"/>
        </w:rPr>
        <w:t xml:space="preserve">.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w:t>
      </w:r>
      <w:commentRangeStart w:id="23"/>
      <w:del w:id="46" w:author="ProofreadAI" w:date="2026-02-23T15:51:42.322780Z">
        <w:r>
          <w:rPr>
            <w:rFonts w:eastAsia="Times New Roman" w:cstheme="minorHAnsi"/>
            <w:kern w:val="0"/>
            <w:lang w:eastAsia="en-GB"/>
            <w14:ligatures w14:val="none"/>
          </w:rPr>
          <w:delText xml:space="preserve">χρόνια οπότε</w:delText>
        </w:r>
      </w:del>
      <w:ins w:id="47" w:author="ProofreadAI" w:date="2026-02-23T15:51:42.322780Z">
        <w:r>
          <w:rPr>
            <w:rFonts w:eastAsia="Times New Roman" w:cstheme="minorHAnsi"/>
            <w:kern w:val="0"/>
            <w:lang w:eastAsia="en-GB"/>
            <w14:ligatures w14:val="none"/>
          </w:rPr>
          <w:t xml:space="preserve">χρόνια, οπότε</w:t>
        </w:r>
      </w:ins>
      <w:commentRangeEnd w:id="23"/>
      <w:r>
        <w:commentReference w:id="23"/>
      </w:r>
      <w:r>
        <w:rPr>
          <w:rFonts w:eastAsia="Times New Roman" w:cstheme="minorHAnsi"/>
          <w:kern w:val="0"/>
          <w:lang w:eastAsia="en-GB"/>
          <w14:ligatures w14:val="none"/>
        </w:rPr>
        <w:t xml:space="preserve">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3B111145"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w:t>
      </w:r>
      <w:commentRangeStart w:id="24"/>
      <w:del w:id="48" w:author="ProofreadAI" w:date="2026-02-23T15:51:42.322780Z">
        <w:r>
          <w:rPr>
            <w:rFonts w:cstheme="minorHAnsi"/>
          </w:rPr>
          <w:delText xml:space="preserve">δισ..</w:delText>
        </w:r>
      </w:del>
      <w:ins w:id="49" w:author="ProofreadAI" w:date="2026-02-23T15:51:42.322780Z">
        <w:r>
          <w:rPr>
            <w:rFonts w:cstheme="minorHAnsi"/>
          </w:rPr>
          <w:t xml:space="preserve">δισ.</w:t>
        </w:r>
      </w:ins>
      <w:commentRangeEnd w:id="24"/>
      <w:r>
        <w:commentReference w:id="24"/>
      </w:r>
      <w:r>
        <w:rPr>
          <w:rFonts w:cstheme="minorHAnsi"/>
        </w:rPr>
        <w:t xml:space="preserve">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w:t>
      </w:r>
      <w:commentRangeStart w:id="25"/>
      <w:del w:id="50" w:author="ProofreadAI" w:date="2026-02-23T15:51:42.322780Z">
        <w:r>
          <w:rPr>
            <w:rFonts w:eastAsia="Times New Roman" w:cstheme="minorHAnsi"/>
            <w:kern w:val="0"/>
            <w:lang w:eastAsia="en-GB"/>
            <w14:ligatures w14:val="none"/>
          </w:rPr>
          <w:delText xml:space="preserve">εταιρία</w:delText>
        </w:r>
      </w:del>
      <w:ins w:id="51" w:author="ProofreadAI" w:date="2026-02-23T15:51:42.322780Z">
        <w:r>
          <w:rPr>
            <w:rFonts w:eastAsia="Times New Roman" w:cstheme="minorHAnsi"/>
            <w:kern w:val="0"/>
            <w:lang w:eastAsia="en-GB"/>
            <w14:ligatures w14:val="none"/>
          </w:rPr>
          <w:t xml:space="preserve">εταιρεία</w:t>
        </w:r>
      </w:ins>
      <w:commentRangeEnd w:id="25"/>
      <w:r>
        <w:commentReference w:id="25"/>
      </w:r>
      <w:r>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commentRangeStart w:id="26"/>
      <w:del w:id="52" w:author="ProofreadAI" w:date="2026-02-23T15:51:42.322780Z">
        <w:r>
          <w:rPr>
            <w:rFonts w:eastAsia="Times New Roman" w:cstheme="minorHAnsi"/>
            <w:kern w:val="0"/>
            <w:lang w:eastAsia="en-GB"/>
            <w14:ligatures w14:val="none"/>
          </w:rPr>
          <w:delText xml:space="preserve">Ορτέγκα</w:delText>
        </w:r>
      </w:del>
      <w:ins w:id="53" w:author="ProofreadAI" w:date="2026-02-23T15:51:42.322780Z">
        <w:r>
          <w:rPr>
            <w:rFonts w:eastAsia="Times New Roman" w:cstheme="minorHAnsi"/>
            <w:kern w:val="0"/>
            <w:lang w:eastAsia="en-GB"/>
            <w14:ligatures w14:val="none"/>
          </w:rPr>
          <w:t xml:space="preserve">Ορτέγα</w:t>
        </w:r>
      </w:ins>
      <w:commentRangeEnd w:id="26"/>
      <w:r>
        <w:commentReference w:id="26"/>
      </w:r>
      <w:proofErr w:type="spellEnd"/>
      <w:r w:rsidRPr="00021283">
        <w:rPr>
          <w:rFonts w:eastAsia="Times New Roman" w:cstheme="minorHAnsi"/>
          <w:kern w:val="0"/>
          <w:lang w:eastAsia="en-GB"/>
          <w14:ligatures w14:val="none"/>
        </w:rPr>
        <w:t xml:space="preserve"> συνεχίζει να υπόσχεται το έργο </w:t>
      </w:r>
      <w:commentRangeStart w:id="27"/>
      <w:del w:id="54" w:author="ProofreadAI" w:date="2026-02-23T15:51:42.322780Z">
        <w:r>
          <w:rPr>
            <w:rFonts w:eastAsia="Times New Roman" w:cstheme="minorHAnsi"/>
            <w:kern w:val="0"/>
            <w:lang w:eastAsia="en-GB"/>
            <w14:ligatures w14:val="none"/>
          </w:rPr>
          <w:delText xml:space="preserve">στην χώρα</w:delText>
        </w:r>
      </w:del>
      <w:ins w:id="55" w:author="ProofreadAI" w:date="2026-02-23T15:51:42.322780Z">
        <w:r>
          <w:rPr>
            <w:rFonts w:eastAsia="Times New Roman" w:cstheme="minorHAnsi"/>
            <w:kern w:val="0"/>
            <w:lang w:eastAsia="en-GB"/>
            <w14:ligatures w14:val="none"/>
          </w:rPr>
          <w:t xml:space="preserve">στη χώρα</w:t>
        </w:r>
      </w:ins>
      <w:commentRangeEnd w:id="27"/>
      <w:r>
        <w:commentReference w:id="27"/>
      </w:r>
      <w:r>
        <w:rPr>
          <w:rFonts w:eastAsia="Times New Roman" w:cstheme="minorHAnsi"/>
          <w:kern w:val="0"/>
          <w:lang w:eastAsia="en-GB"/>
          <w14:ligatures w14:val="none"/>
        </w:rPr>
        <w:t xml:space="preserve">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F659EF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υ βρίσκονται στα δύο άκρα των ωκεανών σε απόσταση 192 χιλιομέτρων.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έργο θα ολοκληρωθεί</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στην πλήρη του μορφή το 2030 με επένδυση κοντά στα 7,5 </w:t>
      </w:r>
      <w:commentRangeStart w:id="28"/>
      <w:del w:id="56" w:author="ProofreadAI" w:date="2026-02-23T15:51:42.322780Z">
        <w:r>
          <w:rPr>
            <w:rFonts w:eastAsia="Times New Roman" w:cstheme="minorHAnsi"/>
            <w:kern w:val="0"/>
            <w:lang w:eastAsia="en-GB"/>
            <w14:ligatures w14:val="none"/>
          </w:rPr>
          <w:delText xml:space="preserve">δισ..</w:delText>
        </w:r>
      </w:del>
      <w:ins w:id="57" w:author="ProofreadAI" w:date="2026-02-23T15:51:42.322780Z">
        <w:r>
          <w:rPr>
            <w:rFonts w:eastAsia="Times New Roman" w:cstheme="minorHAnsi"/>
            <w:kern w:val="0"/>
            <w:lang w:eastAsia="en-GB"/>
            <w14:ligatures w14:val="none"/>
          </w:rPr>
          <w:t xml:space="preserve">δισ.</w:t>
        </w:r>
      </w:ins>
      <w:commentRangeEnd w:id="28"/>
      <w:r>
        <w:commentReference w:id="28"/>
      </w:r>
      <w:r>
        <w:rPr>
          <w:rFonts w:eastAsia="Times New Roman" w:cstheme="minorHAnsi"/>
          <w:kern w:val="0"/>
          <w:lang w:eastAsia="en-GB"/>
          <w14:ligatures w14:val="none"/>
        </w:rPr>
        <w:t xml:space="preserve">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5EEDCEE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Ε) Ονδούρα. Η Ονδούρα σχεδιάζει να συνδέσει σιδηροδρομικά τους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δυο Ωκεανούς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538E26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έναντι </w:t>
      </w:r>
      <w:commentRangeStart w:id="29"/>
      <w:del w:id="58" w:author="ProofreadAI" w:date="2026-02-23T15:51:42.322780Z">
        <w:r>
          <w:rPr>
            <w:rFonts w:eastAsia="Times New Roman" w:cstheme="minorHAnsi"/>
            <w:kern w:val="0"/>
            <w:lang w:eastAsia="en-GB"/>
            <w14:ligatures w14:val="none"/>
          </w:rPr>
          <w:delText xml:space="preserve">1 δισ. δολάρια</w:delText>
        </w:r>
      </w:del>
      <w:ins w:id="59" w:author="ProofreadAI" w:date="2026-02-23T15:51:42.322780Z">
        <w:r>
          <w:rPr>
            <w:rFonts w:eastAsia="Times New Roman" w:cstheme="minorHAnsi"/>
            <w:kern w:val="0"/>
            <w:lang w:eastAsia="en-GB"/>
            <w14:ligatures w14:val="none"/>
          </w:rPr>
          <w:t xml:space="preserve">1 δισ. δολαρίων</w:t>
        </w:r>
      </w:ins>
      <w:commentRangeEnd w:id="29"/>
      <w:r>
        <w:commentReference w:id="29"/>
      </w:r>
      <w:r>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2E519652"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 xml:space="preserve">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proofErr w:type="spellStart"/>
      <w:commentRangeStart w:id="30"/>
      <w:del w:id="60" w:author="ProofreadAI" w:date="2026-02-23T15:51:42.322780Z">
        <w:r>
          <w:rPr>
            <w:rFonts w:cstheme="minorHAnsi"/>
          </w:rPr>
          <w:delText xml:space="preserve">δεκαετίες.ν</w:delText>
        </w:r>
      </w:del>
      <w:ins w:id="61" w:author="ProofreadAI" w:date="2026-02-23T15:51:42.322780Z">
        <w:r>
          <w:rPr>
            <w:rFonts w:cstheme="minorHAnsi"/>
          </w:rPr>
          <w:t xml:space="preserve">δεν</w:t>
        </w:r>
      </w:ins>
      <w:commentRangeEnd w:id="30"/>
      <w:r>
        <w:commentReference w:id="30"/>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commentRangeStart w:id="31"/>
      <w:del w:id="62" w:author="ProofreadAI" w:date="2026-02-23T15:51:42.322780Z">
        <w:r>
          <w:rPr>
            <w:rFonts w:cstheme="minorHAnsi"/>
          </w:rPr>
          <w:delText xml:space="preserve">δε</w:delText>
        </w:r>
      </w:del>
      <w:ins w:id="63" w:author="ProofreadAI" w:date="2026-02-23T15:51:42.322780Z">
        <w:r>
          <w:rPr>
            <w:rFonts w:cstheme="minorHAnsi"/>
          </w:rPr>
          <w:t xml:space="preserve">δεκαετίες.</w:t>
        </w:r>
      </w:ins>
      <w:commentRangeEnd w:id="31"/>
      <w:r>
        <w:commentReference w:id="31"/>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commentRangeStart w:id="32"/>
      <w:del w:id="64" w:author="ProofreadAI" w:date="2026-02-23T15:51:42.322780Z">
        <w:r>
          <w:rPr>
            <w:rFonts w:cstheme="minorHAnsi"/>
            <w:b/>
            <w:bCs/>
          </w:rPr>
          <w:delText xml:space="preserve">Η Γροιλανδία το παγκόσμιο οχυρό</w:delText>
        </w:r>
      </w:del>
      <w:ins w:id="65" w:author="ProofreadAI" w:date="2026-02-23T15:51:42.322780Z">
        <w:r>
          <w:rPr>
            <w:rFonts w:cstheme="minorHAnsi"/>
            <w:b/>
            <w:bCs/>
          </w:rPr>
          <w:t xml:space="preserve">Η Γροιλανδία: το παγκόσμιο οχυρό</w:t>
        </w:r>
      </w:ins>
      <w:commentRangeEnd w:id="32"/>
      <w:r>
        <w:commentReference w:id="32"/>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commentRangeStart w:id="33"/>
      <w:del w:id="66" w:author="ProofreadAI" w:date="2026-02-23T15:51:42.322780Z">
        <w:r>
          <w:rPr>
            <w:rFonts w:cstheme="minorHAnsi"/>
            <w:color w:val="000000" w:themeColor="text1"/>
          </w:rPr>
          <w:delText xml:space="preserve">Πολυτεχνείο Εργαστήριο Ανάλυσης Δεδομένων και Πρόβλεψης Πολυτεχνείου Κρήτης Ανάλυσης Δεδομένων και Πρόβλεψης</w:delText>
        </w:r>
      </w:del>
      <w:ins w:id="67" w:author="ProofreadAI" w:date="2026-02-23T15:51:42.322780Z">
        <w:r>
          <w:rPr>
            <w:rFonts w:cstheme="minorHAnsi"/>
            <w:color w:val="000000" w:themeColor="text1"/>
          </w:rPr>
          <w:t xml:space="preserve">Πολυτεχνείο Κρήτης, Εργαστήριο Ανάλυσης Δεδομένων και Πρόβλεψης</w:t>
        </w:r>
      </w:ins>
      <w:commentRangeEnd w:id="33"/>
      <w:r>
        <w:commentReference w:id="33"/>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 xml:space="preserve">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w:t>
      </w:r>
      <w:commentRangeStart w:id="34"/>
      <w:del w:id="68" w:author="ProofreadAI" w:date="2026-02-23T15:51:42.322780Z">
        <w:r>
          <w:rPr>
            <w:rFonts w:cstheme="minorHAnsi"/>
          </w:rPr>
          <w:delText xml:space="preserve">έκτασης της</w:delText>
        </w:r>
      </w:del>
      <w:ins w:id="69" w:author="ProofreadAI" w:date="2026-02-23T15:51:42.322780Z">
        <w:r>
          <w:rPr>
            <w:rFonts w:cstheme="minorHAnsi"/>
          </w:rPr>
          <w:t xml:space="preserve">έκτασής της</w:t>
        </w:r>
      </w:ins>
      <w:commentRangeEnd w:id="34"/>
      <w:r>
        <w:commentReference w:id="34"/>
      </w:r>
      <w:r>
        <w:rPr>
          <w:rFonts w:cstheme="minorHAnsi"/>
        </w:rPr>
        <w:t xml:space="preserve"> </w:t>
      </w:r>
      <w:commentRangeStart w:id="35"/>
      <w:del w:id="70" w:author="ProofreadAI" w:date="2026-02-23T15:51:42.322780Z">
        <w:r>
          <w:rPr>
            <w:rFonts w:cstheme="minorHAnsi"/>
          </w:rPr>
          <w:delText xml:space="preserve">ανήκουν στον Αρκτικό Κύκλο</w:delText>
        </w:r>
      </w:del>
      <w:ins w:id="71" w:author="ProofreadAI" w:date="2026-02-23T15:51:42.322780Z">
        <w:r>
          <w:rPr>
            <w:rFonts w:cstheme="minorHAnsi"/>
          </w:rPr>
          <w:t xml:space="preserve">βρίσκονται στον Αρκτικό Κύκλο</w:t>
        </w:r>
      </w:ins>
      <w:commentRangeEnd w:id="35"/>
      <w:r>
        <w:commentReference w:id="35"/>
      </w:r>
      <w:r>
        <w:rPr>
          <w:rFonts w:cstheme="minorHAnsi"/>
        </w:rPr>
        <w:t xml:space="preserve">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 xml:space="preserve">Βρίσκεται σχεδόν ακριβώς στο μέσο σημείο μεταξύ της </w:t>
      </w:r>
      <w:proofErr w:type="spellStart"/>
      <w:r w:rsidRPr="00021283">
        <w:rPr>
          <w:rFonts w:cstheme="minorHAnsi"/>
        </w:rPr>
        <w:t>Ουάσινγκτον</w:t>
      </w:r>
      <w:proofErr w:type="spellEnd"/>
      <w:r w:rsidRPr="00021283">
        <w:rPr>
          <w:rFonts w:cstheme="minorHAnsi"/>
        </w:rPr>
        <w:t xml:space="preserve">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27206A12" w:rsidR="002C6AA4" w:rsidRPr="00021283" w:rsidRDefault="002C6AA4" w:rsidP="00021283">
      <w:pPr>
        <w:spacing w:after="120" w:line="280" w:lineRule="exact"/>
        <w:jc w:val="both"/>
        <w:rPr>
          <w:rFonts w:cstheme="minorHAnsi"/>
        </w:rPr>
      </w:pPr>
      <w:r w:rsidRPr="00021283">
        <w:rPr>
          <w:rFonts w:cstheme="minorHAnsi"/>
        </w:rPr>
        <w:t>Στο πέρασμα των αιώνων δημιουργήθηκε ένα</w:t>
      </w:r>
      <w:r w:rsidR="00A012F2">
        <w:rPr>
          <w:rFonts w:cstheme="minorHAnsi"/>
        </w:rPr>
        <w:t xml:space="preserve"> </w:t>
      </w:r>
      <w:r w:rsidRPr="00021283">
        <w:rPr>
          <w:rFonts w:cstheme="minorHAnsi"/>
        </w:rPr>
        <w:t xml:space="preserve">στρώμα πάγου που καλύπτει το 80% της </w:t>
      </w:r>
      <w:commentRangeStart w:id="36"/>
      <w:del w:id="72" w:author="ProofreadAI" w:date="2026-02-23T15:51:42.322780Z">
        <w:r>
          <w:rPr>
            <w:rFonts w:cstheme="minorHAnsi"/>
          </w:rPr>
          <w:delText xml:space="preserve">Γροιλανδίας φθάνοντας</w:delText>
        </w:r>
      </w:del>
      <w:ins w:id="73" w:author="ProofreadAI" w:date="2026-02-23T15:51:42.322780Z">
        <w:r>
          <w:rPr>
            <w:rFonts w:cstheme="minorHAnsi"/>
          </w:rPr>
          <w:t xml:space="preserve">Γροιλανδίας, φθάνοντας</w:t>
        </w:r>
      </w:ins>
      <w:commentRangeEnd w:id="36"/>
      <w:r>
        <w:commentReference w:id="36"/>
      </w:r>
      <w:r>
        <w:rPr>
          <w:rFonts w:cstheme="minorHAnsi"/>
        </w:rPr>
        <w:t xml:space="preserve">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2D34496D"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οποία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w:t>
      </w:r>
      <w:proofErr w:type="spellStart"/>
      <w:r w:rsidRPr="00021283">
        <w:rPr>
          <w:rFonts w:cstheme="minorHAnsi"/>
        </w:rPr>
        <w:t>το</w:t>
      </w:r>
      <w:proofErr w:type="spellEnd"/>
      <w:r w:rsidRPr="00021283">
        <w:rPr>
          <w:rFonts w:cstheme="minorHAnsi"/>
        </w:rPr>
        <w:t xml:space="preserve">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w:t>
      </w:r>
      <w:proofErr w:type="spellStart"/>
      <w:r w:rsidRPr="00021283">
        <w:rPr>
          <w:rFonts w:cstheme="minorHAnsi"/>
        </w:rPr>
        <w:t>smartphones</w:t>
      </w:r>
      <w:proofErr w:type="spellEnd"/>
      <w:r w:rsidRPr="00021283">
        <w:rPr>
          <w:rFonts w:cstheme="minorHAnsi"/>
        </w:rPr>
        <w:t xml:space="preserve">,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τα 6</w:t>
      </w:r>
      <w:r w:rsidRPr="00021283">
        <w:rPr>
          <w:rFonts w:cstheme="minorHAnsi"/>
          <w:vertAlign w:val="superscript"/>
        </w:rPr>
        <w:t>α</w:t>
      </w:r>
      <w:r w:rsidRPr="00021283">
        <w:rPr>
          <w:rFonts w:cstheme="minorHAnsi"/>
        </w:rPr>
        <w:t xml:space="preserve"> μεγαλύτερα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57F4A63F" w:rsidR="002C6AA4" w:rsidRPr="00021283" w:rsidRDefault="002C6AA4" w:rsidP="00021283">
      <w:pPr>
        <w:spacing w:after="120" w:line="280" w:lineRule="exact"/>
        <w:jc w:val="both"/>
        <w:rPr>
          <w:rFonts w:cstheme="minorHAnsi"/>
        </w:rPr>
      </w:pPr>
      <w:r w:rsidRPr="00021283">
        <w:rPr>
          <w:rFonts w:cstheme="minorHAnsi"/>
        </w:rPr>
        <w:t>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w:t>
      </w:r>
      <w:r w:rsidR="00A012F2">
        <w:rPr>
          <w:rFonts w:cstheme="minorHAnsi"/>
        </w:rPr>
        <w:t xml:space="preserve"> </w:t>
      </w:r>
      <w:r w:rsidRPr="00021283">
        <w:rPr>
          <w:rFonts w:cstheme="minorHAnsi"/>
        </w:rPr>
        <w:t xml:space="preserve">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4BFE256B" w:rsidR="002C6AA4" w:rsidRPr="00021283" w:rsidRDefault="002C6AA4" w:rsidP="00021283">
      <w:pPr>
        <w:spacing w:after="120" w:line="280" w:lineRule="exact"/>
        <w:jc w:val="both"/>
        <w:rPr>
          <w:rFonts w:cstheme="minorHAnsi"/>
          <w:color w:val="000000" w:themeColor="text1"/>
        </w:rPr>
      </w:pPr>
      <w:r w:rsidRPr="00021283">
        <w:rPr>
          <w:rFonts w:cstheme="minorHAnsi"/>
        </w:rPr>
        <w:t>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w:t>
      </w:r>
      <w:r w:rsidR="00A012F2">
        <w:rPr>
          <w:rFonts w:cstheme="minorHAnsi"/>
        </w:rPr>
        <w:t xml:space="preserve"> </w:t>
      </w:r>
      <w:r w:rsidRPr="00021283">
        <w:rPr>
          <w:rFonts w:cstheme="minorHAnsi"/>
        </w:rPr>
        <w:t xml:space="preserve">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w:t>
      </w:r>
      <w:commentRangeStart w:id="37"/>
      <w:del w:id="74" w:author="ProofreadAI" w:date="2026-02-23T15:51:42.322780Z">
        <w:r>
          <w:rPr>
            <w:rFonts w:cstheme="minorHAnsi"/>
            <w:color w:val="000000" w:themeColor="text1"/>
          </w:rPr>
          <w:delText xml:space="preserve">και κάνοντάς τους κατοίκους</w:delText>
        </w:r>
      </w:del>
      <w:ins w:id="75" w:author="ProofreadAI" w:date="2026-02-23T15:51:42.322780Z">
        <w:r>
          <w:rPr>
            <w:rFonts w:cstheme="minorHAnsi"/>
            <w:color w:val="000000" w:themeColor="text1"/>
          </w:rPr>
          <w:t xml:space="preserve">και κάνοντας τους κατοίκους</w:t>
        </w:r>
      </w:ins>
      <w:commentRangeEnd w:id="37"/>
      <w:r>
        <w:commentReference w:id="37"/>
      </w:r>
      <w:r>
        <w:rPr>
          <w:rFonts w:cstheme="minorHAnsi"/>
          <w:color w:val="000000" w:themeColor="text1"/>
        </w:rPr>
        <w:t xml:space="preserve"> της Γροιλανδίας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46B93628"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w:t>
      </w:r>
      <w:commentRangeStart w:id="38"/>
      <w:del w:id="76" w:author="ProofreadAI" w:date="2026-02-23T15:51:42.322780Z">
        <w:r>
          <w:rPr>
            <w:rFonts w:cstheme="minorHAnsi"/>
          </w:rPr>
          <w:delText xml:space="preserve">ή τις Κάτω Χώρες</w:delText>
        </w:r>
      </w:del>
      <w:ins w:id="77" w:author="ProofreadAI" w:date="2026-02-23T15:51:42.322780Z">
        <w:r>
          <w:rPr>
            <w:rFonts w:cstheme="minorHAnsi"/>
          </w:rPr>
          <w:t xml:space="preserve">ή στις Κάτω Χώρες</w:t>
        </w:r>
      </w:ins>
      <w:commentRangeEnd w:id="38"/>
      <w:r>
        <w:commentReference w:id="38"/>
      </w:r>
      <w:r>
        <w:rPr>
          <w:rFonts w:cstheme="minorHAnsi"/>
        </w:rPr>
        <w:t xml:space="preserve">,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w:t>
      </w:r>
      <w:commentRangeStart w:id="39"/>
      <w:del w:id="78" w:author="ProofreadAI" w:date="2026-02-23T15:51:42.322780Z">
        <w:r>
          <w:rPr>
            <w:rFonts w:cstheme="minorHAnsi"/>
          </w:rPr>
          <w:delText xml:space="preserve">Γερμανοί και Γάλλοι</w:delText>
        </w:r>
      </w:del>
      <w:ins w:id="79" w:author="ProofreadAI" w:date="2026-02-23T15:51:42.322780Z">
        <w:r>
          <w:rPr>
            <w:rFonts w:cstheme="minorHAnsi"/>
          </w:rPr>
          <w:t xml:space="preserve">Γερμανοί και οι Γάλλοι</w:t>
        </w:r>
      </w:ins>
      <w:commentRangeEnd w:id="39"/>
      <w:r>
        <w:commentReference w:id="39"/>
      </w:r>
      <w:r>
        <w:rPr>
          <w:rFonts w:cstheme="minorHAnsi"/>
        </w:rPr>
        <w:t xml:space="preserve">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14524F8A"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w:t>
      </w:r>
      <w:proofErr w:type="spellStart"/>
      <w:r w:rsidRPr="00021283">
        <w:rPr>
          <w:rFonts w:cstheme="minorHAnsi"/>
        </w:rPr>
        <w:t>αποπαγκοσμιοποίησης</w:t>
      </w:r>
      <w:proofErr w:type="spellEnd"/>
      <w:r w:rsidRPr="00021283">
        <w:rPr>
          <w:rFonts w:cstheme="minorHAnsi"/>
        </w:rPr>
        <w:t xml:space="preserve">,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w:t>
      </w:r>
      <w:commentRangeStart w:id="40"/>
      <w:del w:id="80" w:author="ProofreadAI" w:date="2026-02-23T15:51:42.322780Z">
        <w:r>
          <w:rPr>
            <w:rFonts w:cstheme="minorHAnsi"/>
          </w:rPr>
          <w:delText xml:space="preserve">με την Κίνα με την οποία</w:delText>
        </w:r>
      </w:del>
      <w:ins w:id="81" w:author="ProofreadAI" w:date="2026-02-23T15:51:42.322780Z">
        <w:r>
          <w:rPr>
            <w:rFonts w:cstheme="minorHAnsi"/>
          </w:rPr>
          <w:t xml:space="preserve">με την Κίνα, η οποία</w:t>
        </w:r>
      </w:ins>
      <w:commentRangeEnd w:id="40"/>
      <w:r>
        <w:commentReference w:id="40"/>
      </w:r>
      <w:r>
        <w:rPr>
          <w:rFonts w:cstheme="minorHAnsi"/>
        </w:rPr>
        <w:t xml:space="preserve">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w:t>
      </w:r>
      <w:commentRangeStart w:id="41"/>
      <w:del w:id="82" w:author="ProofreadAI" w:date="2026-02-23T15:51:42.322780Z">
        <w:r>
          <w:rPr>
            <w:rFonts w:cstheme="minorHAnsi"/>
          </w:rPr>
          <w:delText xml:space="preserve">γαιών</w:delText>
        </w:r>
      </w:del>
      <w:ins w:id="83" w:author="ProofreadAI" w:date="2026-02-23T15:51:42.322780Z">
        <w:r>
          <w:rPr>
            <w:rFonts w:cstheme="minorHAnsi"/>
          </w:rPr>
          <w:t xml:space="preserve">γαίων</w:t>
        </w:r>
      </w:ins>
      <w:commentRangeEnd w:id="41"/>
      <w:r>
        <w:commentReference w:id="41"/>
      </w:r>
      <w:r>
        <w:rPr>
          <w:rFonts w:cstheme="minorHAnsi"/>
        </w:rPr>
        <w:t xml:space="preserve"> μετά την Κίνα. Αυτοί οι πόροι είναι </w:t>
      </w:r>
      <w:proofErr w:type="spellStart"/>
      <w:commentRangeStart w:id="42"/>
      <w:del w:id="84" w:author="ProofreadAI" w:date="2026-02-23T15:51:42.322780Z">
        <w:r>
          <w:rPr>
            <w:rFonts w:cstheme="minorHAnsi"/>
          </w:rPr>
          <w:delText xml:space="preserve">ζωτικης</w:delText>
        </w:r>
      </w:del>
      <w:ins w:id="85" w:author="ProofreadAI" w:date="2026-02-23T15:51:42.322780Z">
        <w:r>
          <w:rPr>
            <w:rFonts w:cstheme="minorHAnsi"/>
          </w:rPr>
          <w:t xml:space="preserve">ζωτικής</w:t>
        </w:r>
      </w:ins>
      <w:commentRangeEnd w:id="42"/>
      <w:r>
        <w:commentReference w:id="42"/>
      </w:r>
      <w:proofErr w:type="spellEnd"/>
      <w:r w:rsidRPr="00021283">
        <w:rPr>
          <w:rFonts w:cstheme="minorHAnsi"/>
        </w:rPr>
        <w:t xml:space="preserve">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w:t>
      </w:r>
      <w:proofErr w:type="spellStart"/>
      <w:r w:rsidRPr="00021283">
        <w:rPr>
          <w:rFonts w:cstheme="minorHAnsi"/>
        </w:rPr>
        <w:t>smartphones</w:t>
      </w:r>
      <w:proofErr w:type="spellEnd"/>
      <w:r w:rsidRPr="00021283">
        <w:rPr>
          <w:rFonts w:cstheme="minorHAnsi"/>
        </w:rPr>
        <w:t xml:space="preserve">,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w:t>
      </w:r>
      <w:commentRangeStart w:id="43"/>
      <w:del w:id="86" w:author="ProofreadAI" w:date="2026-02-23T15:51:42.322780Z">
        <w:r>
          <w:rPr>
            <w:rFonts w:cstheme="minorHAnsi"/>
          </w:rPr>
          <w:delText xml:space="preserve">ή ύπαρξη</w:delText>
        </w:r>
      </w:del>
      <w:ins w:id="87" w:author="ProofreadAI" w:date="2026-02-23T15:51:42.322780Z">
        <w:r>
          <w:rPr>
            <w:rFonts w:cstheme="minorHAnsi"/>
          </w:rPr>
          <w:t xml:space="preserve">η ύπαρξη</w:t>
        </w:r>
      </w:ins>
      <w:commentRangeEnd w:id="43"/>
      <w:r>
        <w:commentReference w:id="43"/>
      </w:r>
      <w:r>
        <w:rPr>
          <w:rFonts w:cstheme="minorHAnsi"/>
        </w:rPr>
        <w:t xml:space="preserve"> κοιτασμάτων ουρανίου περίπου 270.000 τόνων που τα καθιστά έκτ</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A012F2">
        <w:rPr>
          <w:rFonts w:cstheme="minorHAnsi"/>
        </w:rPr>
        <w:t xml:space="preserve">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w:t>
      </w:r>
      <w:proofErr w:type="spellStart"/>
      <w:r w:rsidRPr="00021283">
        <w:rPr>
          <w:rFonts w:cstheme="minorHAnsi"/>
        </w:rPr>
        <w:t>precision</w:t>
      </w:r>
      <w:proofErr w:type="spellEnd"/>
      <w:r w:rsidRPr="00021283">
        <w:rPr>
          <w:rFonts w:cstheme="minorHAnsi"/>
        </w:rPr>
        <w:t xml:space="preserve"> </w:t>
      </w:r>
      <w:proofErr w:type="spellStart"/>
      <w:r w:rsidRPr="00021283">
        <w:rPr>
          <w:rFonts w:cstheme="minorHAnsi"/>
        </w:rPr>
        <w:t>farming</w:t>
      </w:r>
      <w:proofErr w:type="spellEnd"/>
      <w:r w:rsidRPr="00021283">
        <w:rPr>
          <w:rFonts w:cstheme="minorHAnsi"/>
        </w:rPr>
        <w:t>).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w:t>
      </w:r>
      <w:proofErr w:type="spellStart"/>
      <w:r w:rsidRPr="00021283">
        <w:rPr>
          <w:rFonts w:cstheme="minorHAnsi"/>
        </w:rPr>
        <w:t>Precision</w:t>
      </w:r>
      <w:proofErr w:type="spellEnd"/>
      <w:r w:rsidRPr="00021283">
        <w:rPr>
          <w:rFonts w:cstheme="minorHAnsi"/>
        </w:rPr>
        <w:t xml:space="preserve"> </w:t>
      </w:r>
      <w:proofErr w:type="spellStart"/>
      <w:r w:rsidRPr="00021283">
        <w:rPr>
          <w:rFonts w:cstheme="minorHAnsi"/>
        </w:rPr>
        <w:t>Agriculture</w:t>
      </w:r>
      <w:proofErr w:type="spellEnd"/>
      <w:r w:rsidRPr="00021283">
        <w:rPr>
          <w:rFonts w:cstheme="minorHAnsi"/>
        </w:rPr>
        <w:t xml:space="preserv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w:t>
      </w:r>
      <w:proofErr w:type="spellStart"/>
      <w:r w:rsidRPr="00021283">
        <w:rPr>
          <w:rFonts w:cstheme="minorHAnsi"/>
        </w:rPr>
        <w:t>στοχευμένες</w:t>
      </w:r>
      <w:proofErr w:type="spellEnd"/>
      <w:r w:rsidRPr="00021283">
        <w:rPr>
          <w:rFonts w:cstheme="minorHAnsi"/>
        </w:rPr>
        <w:t xml:space="preserve">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 xml:space="preserve">Οι δορυφόροι και τα </w:t>
      </w:r>
      <w:proofErr w:type="spellStart"/>
      <w:r w:rsidRPr="00021283">
        <w:rPr>
          <w:rFonts w:cstheme="minorHAnsi"/>
        </w:rPr>
        <w:t>drones</w:t>
      </w:r>
      <w:proofErr w:type="spellEnd"/>
      <w:r w:rsidRPr="00021283">
        <w:rPr>
          <w:rFonts w:cstheme="minorHAnsi"/>
        </w:rPr>
        <w:t xml:space="preserve">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ΤΝ αξιοποιεί αισθητήρες, </w:t>
      </w:r>
      <w:proofErr w:type="spellStart"/>
      <w:r w:rsidRPr="00021283">
        <w:rPr>
          <w:rFonts w:cstheme="minorHAnsi"/>
        </w:rPr>
        <w:t>drones</w:t>
      </w:r>
      <w:proofErr w:type="spellEnd"/>
      <w:r w:rsidRPr="00021283">
        <w:rPr>
          <w:rFonts w:cstheme="minorHAnsi"/>
        </w:rPr>
        <w:t>,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 xml:space="preserve">3.2. </w:t>
      </w:r>
      <w:proofErr w:type="spellStart"/>
      <w:r w:rsidRPr="00021283">
        <w:rPr>
          <w:rFonts w:cstheme="minorHAnsi"/>
        </w:rPr>
        <w:t>Στοχευμένη</w:t>
      </w:r>
      <w:proofErr w:type="spellEnd"/>
      <w:r w:rsidRPr="00021283">
        <w:rPr>
          <w:rFonts w:cstheme="minorHAnsi"/>
        </w:rPr>
        <w:t xml:space="preserve">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 xml:space="preserve">5.3. Προστασία Δεδομένων: Η συλλογή και ανάλυση δεδομένων εγείρει ζητήματα </w:t>
      </w:r>
      <w:proofErr w:type="spellStart"/>
      <w:r w:rsidRPr="00021283">
        <w:rPr>
          <w:rFonts w:cstheme="minorHAnsi"/>
        </w:rPr>
        <w:t>ιδιωτικότητας</w:t>
      </w:r>
      <w:proofErr w:type="spellEnd"/>
      <w:r w:rsidRPr="00021283">
        <w:rPr>
          <w:rFonts w:cstheme="minorHAnsi"/>
        </w:rPr>
        <w:t xml:space="preserve">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w:t>
      </w:r>
      <w:proofErr w:type="spellStart"/>
      <w:r w:rsidRPr="00021283">
        <w:rPr>
          <w:rFonts w:cstheme="minorHAnsi"/>
        </w:rPr>
        <w:t>Blockchain</w:t>
      </w:r>
      <w:proofErr w:type="spellEnd"/>
      <w:r w:rsidRPr="00021283">
        <w:rPr>
          <w:rFonts w:cstheme="minorHAnsi"/>
        </w:rPr>
        <w:t xml:space="preserve">: Η ΤΝ μπορεί να συνδυαστεί με το </w:t>
      </w:r>
      <w:proofErr w:type="spellStart"/>
      <w:r w:rsidRPr="00021283">
        <w:rPr>
          <w:rFonts w:cstheme="minorHAnsi"/>
        </w:rPr>
        <w:t>blockchain</w:t>
      </w:r>
      <w:proofErr w:type="spellEnd"/>
      <w:r w:rsidRPr="00021283">
        <w:rPr>
          <w:rFonts w:cstheme="minorHAnsi"/>
        </w:rPr>
        <w:t xml:space="preserve">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το 65% του ΑΕΠ του Παναμά</w:t>
      </w:r>
      <w:r w:rsidR="00A012F2">
        <w:rPr>
          <w:rFonts w:cstheme="minorHAnsi"/>
        </w:rPr>
        <w:t xml:space="preserve"> </w:t>
      </w:r>
      <w:r w:rsidRPr="00021283">
        <w:rPr>
          <w:rFonts w:cstheme="minorHAnsi"/>
        </w:rPr>
        <w:t xml:space="preserve">(5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μια από τις 3 ανυψωτικές δεξαμενές για να ανυψώσει το επόμενο πλοίο στα 26 μέτρα,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χύνονται στη θάλασσα περίπου 200 εκατομμύρια κιλά νερού προερχόμενου από τις κοντινές λίμνες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w:t>
      </w:r>
      <w:commentRangeStart w:id="44"/>
      <w:del w:id="88" w:author="ProofreadAI" w:date="2026-02-23T15:51:42.322780Z">
        <w:r>
          <w:rPr>
            <w:rFonts w:eastAsia="Times New Roman" w:cstheme="minorHAnsi"/>
            <w:kern w:val="0"/>
            <w:lang w:eastAsia="en-GB"/>
            <w14:ligatures w14:val="none"/>
          </w:rPr>
          <w:delText xml:space="preserve">της διέλευσης του αριθμού των πλοίων</w:delText>
        </w:r>
      </w:del>
      <w:ins w:id="89" w:author="ProofreadAI" w:date="2026-02-23T15:51:42.322780Z">
        <w:r>
          <w:rPr>
            <w:rFonts w:eastAsia="Times New Roman" w:cstheme="minorHAnsi"/>
            <w:kern w:val="0"/>
            <w:lang w:eastAsia="en-GB"/>
            <w14:ligatures w14:val="none"/>
          </w:rPr>
          <w:t xml:space="preserve">του αριθμού των πλοίων</w:t>
        </w:r>
      </w:ins>
      <w:commentRangeEnd w:id="44"/>
      <w:r>
        <w:commentReference w:id="44"/>
      </w:r>
      <w:r>
        <w:rPr>
          <w:rFonts w:eastAsia="Times New Roman" w:cstheme="minorHAnsi"/>
          <w:kern w:val="0"/>
          <w:lang w:eastAsia="en-GB"/>
          <w14:ligatures w14:val="none"/>
        </w:rPr>
        <w:t xml:space="preserve"> στο μισό, και την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που μεταφέρουν έως και 40% λιγότερο φορτίο από ό,τι συνήθως. </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w:t>
      </w:r>
      <w:r w:rsidR="00A012F2">
        <w:rPr>
          <w:rFonts w:cstheme="minorHAnsi"/>
        </w:rPr>
        <w:t xml:space="preserve"> </w:t>
      </w:r>
      <w:r w:rsidRPr="00021283">
        <w:rPr>
          <w:rFonts w:cstheme="minorHAnsi"/>
        </w:rPr>
        <w:t xml:space="preserve">αποθεμάτων πετρελαίου </w:t>
      </w:r>
      <w:commentRangeStart w:id="45"/>
      <w:del w:id="90" w:author="ProofreadAI" w:date="2026-02-23T15:51:42.322780Z">
        <w:r>
          <w:rPr>
            <w:rFonts w:cstheme="minorHAnsi"/>
          </w:rPr>
          <w:delText xml:space="preserve">και το 30%</w:delText>
        </w:r>
      </w:del>
      <w:ins w:id="91" w:author="ProofreadAI" w:date="2026-02-23T15:51:42.322780Z">
        <w:r>
          <w:rPr>
            <w:rFonts w:cstheme="minorHAnsi"/>
          </w:rPr>
          <w:t xml:space="preserve">και στο 30%</w:t>
        </w:r>
      </w:ins>
      <w:commentRangeEnd w:id="45"/>
      <w:r>
        <w:commentReference w:id="45"/>
      </w:r>
      <w:r>
        <w:rPr>
          <w:rFonts w:cstheme="minorHAnsi"/>
        </w:rPr>
        <w:t xml:space="preserve">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w:t>
      </w:r>
      <w:r w:rsidR="00A012F2">
        <w:rPr>
          <w:rFonts w:cstheme="minorHAnsi"/>
        </w:rPr>
        <w:t xml:space="preserve"> </w:t>
      </w:r>
      <w:r w:rsidRPr="00021283">
        <w:rPr>
          <w:rFonts w:cstheme="minorHAnsi"/>
        </w:rPr>
        <w:t>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233F0DC7" w:rsidR="00285883" w:rsidRPr="00021283" w:rsidRDefault="00285883" w:rsidP="00021283">
      <w:pPr>
        <w:spacing w:after="120" w:line="280" w:lineRule="exact"/>
        <w:jc w:val="both"/>
        <w:rPr>
          <w:rFonts w:cstheme="minorHAnsi"/>
        </w:rPr>
      </w:pPr>
      <w:r w:rsidRPr="00021283">
        <w:rPr>
          <w:rFonts w:cstheme="minorHAnsi"/>
        </w:rPr>
        <w:t>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 xml:space="preserve">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w:t>
      </w:r>
      <w:commentRangeStart w:id="46"/>
      <w:del w:id="92" w:author="ProofreadAI" w:date="2026-02-23T15:51:42.322780Z">
        <w:r>
          <w:rPr>
            <w:rFonts w:cstheme="minorHAnsi"/>
          </w:rPr>
          <w:delText xml:space="preserve">περάσματος Βόρειου Θαλάσσιου Αρκτικού Διάδρομου</w:delText>
        </w:r>
      </w:del>
      <w:ins w:id="93" w:author="ProofreadAI" w:date="2026-02-23T15:51:42.322780Z">
        <w:r>
          <w:rPr>
            <w:rFonts w:cstheme="minorHAnsi"/>
          </w:rPr>
          <w:t xml:space="preserve">περάσματος του Βόρειου Θαλάσσιου Αρκτικού Διάδρομου</w:t>
        </w:r>
      </w:ins>
      <w:commentRangeEnd w:id="46"/>
      <w:r>
        <w:commentReference w:id="46"/>
      </w:r>
      <w:r>
        <w:rPr>
          <w:rFonts w:cstheme="minorHAnsi"/>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w:t>
      </w:r>
      <w:proofErr w:type="spellStart"/>
      <w:r w:rsidRPr="00021283">
        <w:rPr>
          <w:rFonts w:cstheme="minorHAnsi"/>
        </w:rPr>
        <w:t>πλοηγήσιμο</w:t>
      </w:r>
      <w:proofErr w:type="spellEnd"/>
      <w:r w:rsidRPr="00021283">
        <w:rPr>
          <w:rFonts w:cstheme="minorHAnsi"/>
        </w:rPr>
        <w:t xml:space="preserve">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commentRangeStart w:id="47"/>
      <w:del w:id="94" w:author="ProofreadAI" w:date="2026-02-23T15:51:42.322780Z">
        <w:r>
          <w:rPr>
            <w:rFonts w:cstheme="minorHAnsi"/>
          </w:rPr>
          <w:delText xml:space="preserve">χρηματοοικονομικών, οικονομικών, τεχνολογικών λύσεων</w:delText>
        </w:r>
      </w:del>
      <w:ins w:id="95" w:author="ProofreadAI" w:date="2026-02-23T15:51:42.322780Z">
        <w:r>
          <w:rPr>
            <w:rFonts w:cstheme="minorHAnsi"/>
          </w:rPr>
          <w:t xml:space="preserve">χρηματοοικονομικών λύσεων, οικονομικών λύσεων και τεχνολογικών λύσεων</w:t>
        </w:r>
      </w:ins>
      <w:commentRangeEnd w:id="47"/>
      <w:r>
        <w:commentReference w:id="47"/>
      </w:r>
      <w:r>
        <w:rPr>
          <w:rFonts w:cstheme="minorHAnsi"/>
        </w:rPr>
        <w:t xml:space="preserve"> είναι απαραίτητες για την προσαρμογή.</w:t>
      </w:r>
      <w:r w:rsidR="00A012F2">
        <w:rPr>
          <w:rFonts w:cstheme="minorHAnsi"/>
        </w:rPr>
        <w:t xml:space="preserve"> </w:t>
      </w:r>
      <w:r w:rsidRPr="00021283">
        <w:rPr>
          <w:rFonts w:cstheme="minorHAnsi"/>
        </w:rPr>
        <w:t>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w:t>
      </w:r>
      <w:r w:rsidR="00A012F2">
        <w:rPr>
          <w:rFonts w:cstheme="minorHAnsi"/>
        </w:rPr>
        <w:t xml:space="preserve">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xml:space="preserve">: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w:t>
      </w:r>
      <w:commentRangeStart w:id="48"/>
      <w:del w:id="96" w:author="ProofreadAI" w:date="2026-02-23T15:51:42.322780Z">
        <w:r>
          <w:rPr>
            <w:rFonts w:cstheme="minorHAnsi"/>
          </w:rPr>
          <w:delText xml:space="preserve">χαμηλό συντελεστή ισχύος</w:delText>
        </w:r>
      </w:del>
      <w:ins w:id="97" w:author="ProofreadAI" w:date="2026-02-23T15:51:42.322780Z">
        <w:r>
          <w:rPr>
            <w:rFonts w:cstheme="minorHAnsi"/>
          </w:rPr>
          <w:t xml:space="preserve">χαμηλού συντελεστή ισχύος</w:t>
        </w:r>
      </w:ins>
      <w:commentRangeEnd w:id="48"/>
      <w:r>
        <w:commentReference w:id="48"/>
      </w:r>
      <w:r>
        <w:rPr>
          <w:rFonts w:cstheme="minorHAnsi"/>
        </w:rPr>
        <w:t xml:space="preserve">,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xml:space="preserve">: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commentRangeStart w:id="49"/>
      <w:del w:id="98" w:author="ProofreadAI" w:date="2026-02-23T15:51:42.322780Z">
        <w:r>
          <w:rPr>
            <w:rFonts w:cstheme="minorHAnsi"/>
          </w:rPr>
          <w:delText xml:space="preserve">Προς το παρόν η</w:delText>
        </w:r>
      </w:del>
      <w:ins w:id="99" w:author="ProofreadAI" w:date="2026-02-23T15:51:42.322780Z">
        <w:r>
          <w:rPr>
            <w:rFonts w:cstheme="minorHAnsi"/>
          </w:rPr>
          <w:t xml:space="preserve">Προς το παρόν, η</w:t>
        </w:r>
      </w:ins>
      <w:commentRangeEnd w:id="49"/>
      <w:r>
        <w:commentReference w:id="49"/>
      </w:r>
      <w:r>
        <w:rPr>
          <w:rFonts w:cstheme="minorHAnsi"/>
        </w:rPr>
        <w:t xml:space="preserve">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w:t>
      </w:r>
      <w:proofErr w:type="spellStart"/>
      <w:r w:rsidRPr="00021283">
        <w:rPr>
          <w:rFonts w:cstheme="minorHAnsi"/>
        </w:rPr>
        <w:t>EVs</w:t>
      </w:r>
      <w:proofErr w:type="spellEnd"/>
      <w:r w:rsidRPr="00021283">
        <w:rPr>
          <w:rFonts w:cstheme="minorHAnsi"/>
        </w:rPr>
        <w:t xml:space="preserve">) στα δίκτυα διανομής ηλεκτρικής ενέργειας παρουσιάζει τόσο ευκαιρίες όσο και προκλήσεις. Ο κύριος αντίκτυπος των </w:t>
      </w:r>
      <w:proofErr w:type="spellStart"/>
      <w:r w:rsidRPr="00021283">
        <w:rPr>
          <w:rFonts w:cstheme="minorHAnsi"/>
        </w:rPr>
        <w:t>EVs</w:t>
      </w:r>
      <w:proofErr w:type="spellEnd"/>
      <w:r w:rsidRPr="00021283">
        <w:rPr>
          <w:rFonts w:cstheme="minorHAnsi"/>
        </w:rPr>
        <w:t xml:space="preserve"> στα δίκτυα αυτά είναι η αυξημένη ζήτηση φορτίου, η οποία μπορεί να οδηγήσει σε διάφορα λειτουργικά και </w:t>
      </w:r>
      <w:proofErr w:type="spellStart"/>
      <w:r w:rsidRPr="00021283">
        <w:rPr>
          <w:rFonts w:cstheme="minorHAnsi"/>
        </w:rPr>
        <w:t>υποδομικά</w:t>
      </w:r>
      <w:proofErr w:type="spellEnd"/>
      <w:r w:rsidRPr="00021283">
        <w:rPr>
          <w:rFonts w:cstheme="minorHAnsi"/>
        </w:rPr>
        <w:t xml:space="preserve">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w:t>
      </w:r>
      <w:proofErr w:type="spellStart"/>
      <w:r w:rsidRPr="00021283">
        <w:rPr>
          <w:rFonts w:cstheme="minorHAnsi"/>
        </w:rPr>
        <w:t>EVs</w:t>
      </w:r>
      <w:proofErr w:type="spellEnd"/>
      <w:r w:rsidRPr="00021283">
        <w:rPr>
          <w:rFonts w:cstheme="minorHAnsi"/>
        </w:rPr>
        <w:t xml:space="preserve">,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xml:space="preserve">: Η ενσωμάτωση </w:t>
      </w:r>
      <w:proofErr w:type="spellStart"/>
      <w:r w:rsidRPr="00021283">
        <w:rPr>
          <w:rFonts w:cstheme="minorHAnsi"/>
        </w:rPr>
        <w:t>EVs</w:t>
      </w:r>
      <w:proofErr w:type="spellEnd"/>
      <w:r w:rsidRPr="00021283">
        <w:rPr>
          <w:rFonts w:cstheme="minorHAnsi"/>
        </w:rPr>
        <w:t xml:space="preserve">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 xml:space="preserve">Τεχνολογία </w:t>
      </w:r>
      <w:proofErr w:type="spellStart"/>
      <w:r w:rsidRPr="00021283">
        <w:rPr>
          <w:rFonts w:cstheme="minorHAnsi"/>
        </w:rPr>
        <w:t>Vehicle-to-Grid</w:t>
      </w:r>
      <w:proofErr w:type="spellEnd"/>
      <w:r w:rsidRPr="00021283">
        <w:rPr>
          <w:rFonts w:cstheme="minorHAnsi"/>
        </w:rPr>
        <w:t xml:space="preserve">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w:t>
      </w:r>
      <w:proofErr w:type="spellStart"/>
      <w:r w:rsidRPr="00021283">
        <w:rPr>
          <w:rFonts w:cstheme="minorHAnsi"/>
        </w:rPr>
        <w:t>μονοκατευθυντική</w:t>
      </w:r>
      <w:proofErr w:type="spellEnd"/>
      <w:r w:rsidRPr="00021283">
        <w:rPr>
          <w:rFonts w:cstheme="minorHAnsi"/>
        </w:rPr>
        <w:t xml:space="preserve"> ροή ισχύος. </w:t>
      </w:r>
      <w:commentRangeStart w:id="50"/>
      <w:del w:id="100" w:author="ProofreadAI" w:date="2026-02-23T15:51:42.322780Z">
        <w:r>
          <w:rPr>
            <w:rFonts w:cstheme="minorHAnsi"/>
          </w:rPr>
          <w:delText xml:space="preserve">Η εισαγωγή κατανεμημένης παραγωγής</w:delText>
        </w:r>
      </w:del>
      <w:ins w:id="101" w:author="ProofreadAI" w:date="2026-02-23T15:51:42.322780Z">
        <w:r>
          <w:rPr>
            <w:rFonts w:cstheme="minorHAnsi"/>
          </w:rPr>
          <w:t xml:space="preserve">Η εισαγωγή της κατανεμημένης παραγωγής</w:t>
        </w:r>
      </w:ins>
      <w:commentRangeEnd w:id="50"/>
      <w:r>
        <w:commentReference w:id="50"/>
      </w:r>
      <w:r>
        <w:rPr>
          <w:rFonts w:cstheme="minorHAnsi"/>
        </w:rPr>
        <w:t xml:space="preserve">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w:t>
      </w:r>
      <w:commentRangeStart w:id="51"/>
      <w:del w:id="102" w:author="ProofreadAI" w:date="2026-02-23T15:51:42.322780Z">
        <w:r>
          <w:rPr>
            <w:rFonts w:cstheme="minorHAnsi"/>
          </w:rPr>
          <w:delText xml:space="preserve">τετραετία, ο υψηλός</w:delText>
        </w:r>
      </w:del>
      <w:ins w:id="103" w:author="ProofreadAI" w:date="2026-02-23T15:51:42.322780Z">
        <w:r>
          <w:rPr>
            <w:rFonts w:cstheme="minorHAnsi"/>
          </w:rPr>
          <w:t xml:space="preserve">τετραετία, και ο υψηλός</w:t>
        </w:r>
      </w:ins>
      <w:commentRangeEnd w:id="51"/>
      <w:r>
        <w:commentReference w:id="51"/>
      </w:r>
      <w:r>
        <w:rPr>
          <w:rFonts w:cstheme="minorHAnsi"/>
        </w:rPr>
        <w:t xml:space="preserve"> πληθωρισμός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w:t>
      </w:r>
      <w:commentRangeStart w:id="52"/>
      <w:del w:id="104" w:author="ProofreadAI" w:date="2026-02-23T15:51:42.322780Z">
        <w:r>
          <w:rPr>
            <w:rFonts w:cstheme="minorHAnsi"/>
          </w:rPr>
          <w:delText xml:space="preserve">2020), υπάρχουν</w:delText>
        </w:r>
      </w:del>
      <w:ins w:id="105" w:author="ProofreadAI" w:date="2026-02-23T15:51:42.322780Z">
        <w:r>
          <w:rPr>
            <w:rFonts w:cstheme="minorHAnsi"/>
          </w:rPr>
          <w:t xml:space="preserve">2020), και υπάρχουν</w:t>
        </w:r>
      </w:ins>
      <w:commentRangeEnd w:id="52"/>
      <w:r>
        <w:commentReference w:id="52"/>
      </w:r>
      <w:r>
        <w:rPr>
          <w:rFonts w:cstheme="minorHAnsi"/>
        </w:rPr>
        <w:t xml:space="preserve">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 xml:space="preserve">και τέλος οι περισσότερες οικονομίες βρίσκονται σε </w:t>
      </w:r>
      <w:commentRangeStart w:id="53"/>
      <w:del w:id="106" w:author="ProofreadAI" w:date="2026-02-23T15:51:42.322780Z">
        <w:r>
          <w:rPr>
            <w:rFonts w:cstheme="minorHAnsi"/>
          </w:rPr>
          <w:delText xml:space="preserve">στασιμοπληθωρισμό</w:delText>
        </w:r>
      </w:del>
      <w:ins w:id="107" w:author="ProofreadAI" w:date="2026-02-23T15:51:42.322780Z">
        <w:r>
          <w:rPr>
            <w:rFonts w:cstheme="minorHAnsi"/>
          </w:rPr>
          <w:t xml:space="preserve">στασιμωπληθωρισμό</w:t>
        </w:r>
      </w:ins>
      <w:commentRangeEnd w:id="53"/>
      <w:r>
        <w:commentReference w:id="53"/>
      </w:r>
      <w:r>
        <w:rPr>
          <w:rFonts w:cstheme="minorHAnsi"/>
        </w:rPr>
        <w:t xml:space="preserve">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w:t>
      </w:r>
      <w:proofErr w:type="spellStart"/>
      <w:r w:rsidRPr="00021283">
        <w:rPr>
          <w:rFonts w:cstheme="minorHAnsi"/>
        </w:rPr>
        <w:t>και</w:t>
      </w:r>
      <w:r w:rsidR="00FA713D">
        <w:rPr>
          <w:rFonts w:cstheme="minorHAnsi"/>
        </w:rPr>
        <w:t>της</w:t>
      </w:r>
      <w:proofErr w:type="spellEnd"/>
      <w:r w:rsidR="00FA713D">
        <w:rPr>
          <w:rFonts w:cstheme="minorHAnsi"/>
        </w:rPr>
        <w:t xml:space="preserve"> 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 τις</w:t>
      </w:r>
      <w:r w:rsidR="00A012F2">
        <w:rPr>
          <w:rStyle w:val="ts-alignment-element"/>
          <w:rFonts w:asciiTheme="minorHAnsi" w:eastAsiaTheme="majorEastAsia"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w:t>
      </w:r>
      <w:proofErr w:type="spellStart"/>
      <w:r w:rsidRPr="00021283">
        <w:rPr>
          <w:rFonts w:asciiTheme="minorHAnsi" w:hAnsiTheme="minorHAnsi" w:cstheme="minorHAnsi"/>
          <w:color w:val="212529"/>
        </w:rPr>
        <w:t>υπεραντισταθμίζουν</w:t>
      </w:r>
      <w:proofErr w:type="spellEnd"/>
      <w:r w:rsidRPr="00021283">
        <w:rPr>
          <w:rFonts w:asciiTheme="minorHAnsi" w:hAnsiTheme="minorHAnsi" w:cstheme="minorHAnsi"/>
          <w:color w:val="212529"/>
        </w:rPr>
        <w:t xml:space="preserve">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w:t>
      </w:r>
      <w:proofErr w:type="spellStart"/>
      <w:r w:rsidRPr="00021283">
        <w:rPr>
          <w:rFonts w:asciiTheme="minorHAnsi" w:hAnsiTheme="minorHAnsi" w:cstheme="minorHAnsi"/>
          <w:color w:val="212529"/>
        </w:rPr>
        <w:t>προσβάσιμη</w:t>
      </w:r>
      <w:proofErr w:type="spellEnd"/>
      <w:r w:rsidRPr="00021283">
        <w:rPr>
          <w:rFonts w:asciiTheme="minorHAnsi" w:hAnsiTheme="minorHAnsi" w:cstheme="minorHAnsi"/>
          <w:color w:val="212529"/>
        </w:rPr>
        <w:t>).</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Τα υψηλά επίπεδα χρέους, </w:t>
      </w:r>
      <w:commentRangeStart w:id="54"/>
      <w:del w:id="108" w:author="ProofreadAI" w:date="2026-02-23T15:51:42.322780Z">
        <w:r>
          <w:rPr>
            <w:rFonts w:asciiTheme="minorHAnsi" w:hAnsiTheme="minorHAnsi" w:cstheme="minorHAnsi"/>
            <w:color w:val="212529"/>
          </w:rPr>
          <w:delText xml:space="preserve">είτε σε ατομικό, εταιρικό ή εθνικό επίπεδο</w:delText>
        </w:r>
      </w:del>
      <w:ins w:id="109" w:author="ProofreadAI" w:date="2026-02-23T15:51:42.322780Z">
        <w:r>
          <w:rPr>
            <w:rFonts w:asciiTheme="minorHAnsi" w:hAnsiTheme="minorHAnsi" w:cstheme="minorHAnsi"/>
            <w:color w:val="212529"/>
          </w:rPr>
          <w:t xml:space="preserve">είτε σε ατομικό, είτε σε εταιρικό, είτε σε εθνικό επίπεδο</w:t>
        </w:r>
      </w:ins>
      <w:commentRangeEnd w:id="54"/>
      <w:r>
        <w:commentReference w:id="54"/>
      </w:r>
      <w:r>
        <w:rPr>
          <w:rFonts w:asciiTheme="minorHAnsi" w:hAnsiTheme="minorHAnsi" w:cstheme="minorHAnsi"/>
          <w:color w:val="212529"/>
        </w:rPr>
        <w:t xml:space="preserve">,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w:t>
      </w:r>
      <w:commentRangeStart w:id="55"/>
      <w:del w:id="110" w:author="ProofreadAI" w:date="2026-02-23T15:51:42.322780Z">
        <w:r>
          <w:rPr>
            <w:rFonts w:asciiTheme="minorHAnsi" w:hAnsiTheme="minorHAnsi" w:cstheme="minorHAnsi"/>
            <w:color w:val="212529"/>
          </w:rPr>
          <w:delText xml:space="preserve">έρευνα και ανάπτυξη ή απόκτηση ταλέντων</w:delText>
        </w:r>
      </w:del>
      <w:ins w:id="111" w:author="ProofreadAI" w:date="2026-02-23T15:51:42.322780Z">
        <w:r>
          <w:rPr>
            <w:rFonts w:asciiTheme="minorHAnsi" w:hAnsiTheme="minorHAnsi" w:cstheme="minorHAnsi"/>
            <w:color w:val="212529"/>
          </w:rPr>
          <w:t xml:space="preserve">έρευνα και ανάπτυξη, ή απόκτηση ταλέντων</w:t>
        </w:r>
      </w:ins>
      <w:commentRangeEnd w:id="55"/>
      <w:r>
        <w:commentReference w:id="55"/>
      </w:r>
      <w:r>
        <w:rPr>
          <w:rFonts w:asciiTheme="minorHAnsi" w:hAnsiTheme="minorHAnsi" w:cstheme="minorHAnsi"/>
          <w:color w:val="212529"/>
        </w:rPr>
        <w:t xml:space="preserve">.</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9. Κόστος ευκαιρίας: Τα χρήματα που χρησιμοποιούνται για την εξυπηρέτηση του χρέους θα μπορούσαν να χρησιμοποιηθούν αλλού, όπως επενδύσεις σε </w:t>
      </w:r>
      <w:commentRangeStart w:id="56"/>
      <w:del w:id="112" w:author="ProofreadAI" w:date="2026-02-23T15:51:42.322780Z">
        <w:r>
          <w:rPr>
            <w:rFonts w:asciiTheme="minorHAnsi" w:hAnsiTheme="minorHAnsi" w:cstheme="minorHAnsi"/>
            <w:color w:val="212529"/>
          </w:rPr>
          <w:delText xml:space="preserve">υποδομές, επιχειρήσεις ή εκπαίδευση</w:delText>
        </w:r>
      </w:del>
      <w:ins w:id="113" w:author="ProofreadAI" w:date="2026-02-23T15:51:42.322780Z">
        <w:r>
          <w:rPr>
            <w:rFonts w:asciiTheme="minorHAnsi" w:hAnsiTheme="minorHAnsi" w:cstheme="minorHAnsi"/>
            <w:color w:val="212529"/>
          </w:rPr>
          <w:t xml:space="preserve">υποδομές, επιχειρήσεις, ή εκπαίδευση</w:t>
        </w:r>
      </w:ins>
      <w:commentRangeEnd w:id="56"/>
      <w:r>
        <w:commentReference w:id="56"/>
      </w:r>
      <w:r>
        <w:rPr>
          <w:rFonts w:asciiTheme="minorHAnsi" w:hAnsiTheme="minorHAnsi" w:cstheme="minorHAnsi"/>
          <w:color w:val="212529"/>
        </w:rPr>
        <w:t xml:space="preserve">.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w:t>
      </w:r>
      <w:commentRangeStart w:id="57"/>
      <w:del w:id="114" w:author="ProofreadAI" w:date="2026-02-23T15:51:42.322780Z">
        <w:r>
          <w:rPr>
            <w:rFonts w:asciiTheme="minorHAnsi" w:hAnsiTheme="minorHAnsi" w:cstheme="minorHAnsi"/>
            <w:color w:val="212529"/>
          </w:rPr>
          <w:delText xml:space="preserve">έφθασε σε σχεδόν ρεκόρ τα 100</w:delText>
        </w:r>
      </w:del>
      <w:ins w:id="115" w:author="ProofreadAI" w:date="2026-02-23T15:51:42.322780Z">
        <w:r>
          <w:rPr>
            <w:rFonts w:asciiTheme="minorHAnsi" w:hAnsiTheme="minorHAnsi" w:cstheme="minorHAnsi"/>
            <w:color w:val="212529"/>
          </w:rPr>
          <w:t xml:space="preserve">έφθασε σχεδόν σε ρεκόρ τα 100</w:t>
        </w:r>
      </w:ins>
      <w:commentRangeEnd w:id="57"/>
      <w:r>
        <w:commentReference w:id="57"/>
      </w:r>
      <w:r>
        <w:rPr>
          <w:rFonts w:asciiTheme="minorHAnsi" w:hAnsiTheme="minorHAnsi" w:cstheme="minorHAnsi"/>
          <w:color w:val="212529"/>
        </w:rPr>
        <w:t xml:space="preserve"> τρισεκατομμύρια δολάρια</w:t>
      </w:r>
      <w:r w:rsidR="00A012F2">
        <w:rPr>
          <w:rFonts w:asciiTheme="minorHAnsi" w:hAnsiTheme="minorHAnsi" w:cstheme="minorHAnsi"/>
          <w:color w:val="212529"/>
        </w:rPr>
        <w:t xml:space="preserve"> </w:t>
      </w:r>
      <w:r w:rsidRPr="00021283">
        <w:rPr>
          <w:rFonts w:asciiTheme="minorHAnsi" w:hAnsiTheme="minorHAnsi" w:cstheme="minorHAnsi"/>
          <w:color w:val="212529"/>
        </w:rPr>
        <w:t xml:space="preserve">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w:t>
      </w:r>
      <w:proofErr w:type="spellStart"/>
      <w:r w:rsidRPr="00021283">
        <w:rPr>
          <w:rFonts w:asciiTheme="minorHAnsi" w:hAnsiTheme="minorHAnsi" w:cstheme="minorHAnsi"/>
          <w:color w:val="212529"/>
        </w:rPr>
        <w:t>μόχλευσης</w:t>
      </w:r>
      <w:proofErr w:type="spellEnd"/>
      <w:r w:rsidRPr="00021283">
        <w:rPr>
          <w:rFonts w:asciiTheme="minorHAnsi" w:hAnsiTheme="minorHAnsi" w:cstheme="minorHAnsi"/>
          <w:color w:val="212529"/>
        </w:rPr>
        <w:t xml:space="preserve">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 xml:space="preserve">διότι όπως αποδεικνύουν τα δεδομένα έχουμε εμφάνιση </w:t>
      </w:r>
      <w:commentRangeStart w:id="58"/>
      <w:del w:id="116" w:author="ProofreadAI" w:date="2026-02-23T15:51:42.322780Z">
        <w:r>
          <w:rPr>
            <w:rFonts w:asciiTheme="minorHAnsi" w:hAnsiTheme="minorHAnsi" w:cstheme="minorHAnsi"/>
          </w:rPr>
          <w:delText xml:space="preserve">στασιμοπληθωρισμού</w:delText>
        </w:r>
      </w:del>
      <w:ins w:id="117" w:author="ProofreadAI" w:date="2026-02-23T15:51:42.322780Z">
        <w:r>
          <w:rPr>
            <w:rFonts w:asciiTheme="minorHAnsi" w:hAnsiTheme="minorHAnsi" w:cstheme="minorHAnsi"/>
          </w:rPr>
          <w:t xml:space="preserve">στασιμωπληθωρισμού</w:t>
        </w:r>
      </w:ins>
      <w:commentRangeEnd w:id="58"/>
      <w:r>
        <w:commentReference w:id="58"/>
      </w:r>
      <w:r>
        <w:rPr>
          <w:rFonts w:asciiTheme="minorHAnsi" w:hAnsiTheme="minorHAnsi" w:cstheme="minorHAnsi"/>
        </w:rPr>
        <w:t xml:space="preserve">,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w:t>
      </w:r>
      <w:r w:rsidR="00A012F2">
        <w:rPr>
          <w:rFonts w:cstheme="minorHAnsi"/>
        </w:rPr>
        <w:t xml:space="preserve"> </w:t>
      </w:r>
      <w:r w:rsidRPr="00021283">
        <w:rPr>
          <w:rFonts w:cstheme="minorHAnsi"/>
        </w:rPr>
        <w:t>πράσινη οικονομία, στους</w:t>
      </w:r>
      <w:r w:rsidR="00A012F2">
        <w:rPr>
          <w:rFonts w:cstheme="minorHAnsi"/>
        </w:rPr>
        <w:t xml:space="preserve"> </w:t>
      </w:r>
      <w:r w:rsidRPr="00021283">
        <w:rPr>
          <w:rFonts w:cstheme="minorHAnsi"/>
        </w:rPr>
        <w:t>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Και όλα αυτά συμβαίνουν σε ένα περιβάλλον όπου</w:t>
      </w:r>
      <w:r w:rsidR="00A012F2">
        <w:rPr>
          <w:rFonts w:cstheme="minorHAnsi"/>
        </w:rPr>
        <w:t xml:space="preserve"> </w:t>
      </w:r>
      <w:r w:rsidRPr="00021283">
        <w:rPr>
          <w:rFonts w:cstheme="minorHAnsi"/>
        </w:rPr>
        <w:t xml:space="preserve">οι κυβερνήσεις δεν μπορούν πλέον να «εκτυπώνουν χρήμα» μέσω ποσοτικής χαλάρωσης </w:t>
      </w:r>
      <w:commentRangeStart w:id="59"/>
      <w:del w:id="118" w:author="ProofreadAI" w:date="2026-02-23T15:51:42.322780Z">
        <w:r>
          <w:rPr>
            <w:rFonts w:cstheme="minorHAnsi"/>
          </w:rPr>
          <w:delText xml:space="preserve">κλπ.</w:delText>
        </w:r>
      </w:del>
      <w:ins w:id="119" w:author="ProofreadAI" w:date="2026-02-23T15:51:42.322780Z">
        <w:r>
          <w:rPr>
            <w:rFonts w:cstheme="minorHAnsi"/>
          </w:rPr>
          <w:t xml:space="preserve">κ.λπ.</w:t>
        </w:r>
      </w:ins>
      <w:commentRangeEnd w:id="59"/>
      <w:r>
        <w:commentReference w:id="59"/>
      </w:r>
      <w:r>
        <w:rPr>
          <w:rFonts w:cstheme="minorHAnsi"/>
        </w:rPr>
        <w:t xml:space="preserve">,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w:t>
      </w:r>
      <w:commentRangeStart w:id="60"/>
      <w:del w:id="120" w:author="ProofreadAI" w:date="2026-02-23T15:51:42.322780Z">
        <w:r>
          <w:rPr>
            <w:rFonts w:cstheme="minorHAnsi"/>
          </w:rPr>
          <w:delText xml:space="preserve">στασιμοπληθωρισμό</w:delText>
        </w:r>
      </w:del>
      <w:ins w:id="121" w:author="ProofreadAI" w:date="2026-02-23T15:51:42.322780Z">
        <w:r>
          <w:rPr>
            <w:rFonts w:cstheme="minorHAnsi"/>
          </w:rPr>
          <w:t xml:space="preserve">στασιμωπληθωρισμό</w:t>
        </w:r>
      </w:ins>
      <w:commentRangeEnd w:id="60"/>
      <w:r>
        <w:commentReference w:id="60"/>
      </w:r>
      <w:r>
        <w:rPr>
          <w:rFonts w:cstheme="minorHAnsi"/>
        </w:rPr>
        <w:t xml:space="preserve">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δο</w:t>
      </w:r>
      <w:r w:rsidR="00FA713D">
        <w:rPr>
          <w:rFonts w:cstheme="minorHAnsi"/>
        </w:rPr>
        <w:t xml:space="preserve">λάρια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w:t>
      </w:r>
      <w:proofErr w:type="spellStart"/>
      <w:r w:rsidRPr="00021283">
        <w:rPr>
          <w:rFonts w:cstheme="minorHAnsi"/>
        </w:rPr>
        <w:t>Agents</w:t>
      </w:r>
      <w:proofErr w:type="spellEnd"/>
      <w:r w:rsidRPr="00021283">
        <w:rPr>
          <w:rFonts w:cstheme="minorHAnsi"/>
        </w:rPr>
        <w:t>)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w:t>
      </w:r>
      <w:commentRangeStart w:id="61"/>
      <w:del w:id="122" w:author="ProofreadAI" w:date="2026-02-23T15:51:42.322780Z">
        <w:r>
          <w:rPr>
            <w:rFonts w:cstheme="minorHAnsi"/>
          </w:rPr>
          <w:delText xml:space="preserve">Πρακτόρων</w:delText>
        </w:r>
      </w:del>
      <w:ins w:id="123" w:author="ProofreadAI" w:date="2026-02-23T15:51:42.322780Z">
        <w:r>
          <w:rPr>
            <w:rFonts w:cstheme="minorHAnsi"/>
          </w:rPr>
          <w:t xml:space="preserve">Πράκτορων</w:t>
        </w:r>
      </w:ins>
      <w:commentRangeEnd w:id="61"/>
      <w:r>
        <w:commentReference w:id="61"/>
      </w:r>
      <w:r>
        <w:rPr>
          <w:rFonts w:cstheme="minorHAnsi"/>
        </w:rPr>
        <w:t xml:space="preserve">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w:t>
      </w:r>
      <w:proofErr w:type="spellStart"/>
      <w:r w:rsidRPr="00021283">
        <w:rPr>
          <w:rFonts w:cstheme="minorHAnsi"/>
        </w:rPr>
        <w:t>αλληλεπιδρά</w:t>
      </w:r>
      <w:proofErr w:type="spellEnd"/>
      <w:r w:rsidRPr="00021283">
        <w:rPr>
          <w:rFonts w:cstheme="minorHAnsi"/>
        </w:rPr>
        <w:t xml:space="preserve">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 xml:space="preserve">3. Πλαίσια Λογικής των </w:t>
      </w:r>
      <w:commentRangeStart w:id="62"/>
      <w:del w:id="124" w:author="ProofreadAI" w:date="2026-02-23T15:51:42.322780Z">
        <w:r>
          <w:rPr>
            <w:rFonts w:cstheme="minorHAnsi"/>
          </w:rPr>
          <w:delText xml:space="preserve">Πρακτόρων</w:delText>
        </w:r>
      </w:del>
      <w:ins w:id="125" w:author="ProofreadAI" w:date="2026-02-23T15:51:42.322780Z">
        <w:r>
          <w:rPr>
            <w:rFonts w:cstheme="minorHAnsi"/>
          </w:rPr>
          <w:t xml:space="preserve">Πράκτορων</w:t>
        </w:r>
      </w:ins>
      <w:commentRangeEnd w:id="62"/>
      <w:r>
        <w:commentReference w:id="62"/>
      </w:r>
      <w:r>
        <w:rPr>
          <w:rFonts w:cstheme="minorHAnsi"/>
        </w:rPr>
        <w:t xml:space="preserve">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r w:rsidR="00A012F2">
        <w:rPr>
          <w:rFonts w:cstheme="minorHAnsi"/>
        </w:rPr>
        <w:t xml:space="preserve"> </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w:t>
      </w:r>
      <w:commentRangeStart w:id="63"/>
      <w:del w:id="126" w:author="ProofreadAI" w:date="2026-02-23T15:51:42.322780Z">
        <w:r>
          <w:rPr>
            <w:rFonts w:cstheme="minorHAnsi"/>
          </w:rPr>
          <w:delText xml:space="preserve">Πρακτόρων</w:delText>
        </w:r>
      </w:del>
      <w:ins w:id="127" w:author="ProofreadAI" w:date="2026-02-23T15:51:42.322780Z">
        <w:r>
          <w:rPr>
            <w:rFonts w:cstheme="minorHAnsi"/>
          </w:rPr>
          <w:t xml:space="preserve">Πράκτορων</w:t>
        </w:r>
      </w:ins>
      <w:commentRangeEnd w:id="63"/>
      <w:r>
        <w:commentReference w:id="63"/>
      </w:r>
      <w:r>
        <w:rPr>
          <w:rFonts w:cstheme="minorHAnsi"/>
        </w:rPr>
        <w:t xml:space="preserve">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έχουν ήδη αρχίσει να επηρεάζουν σημαντικά τον τρόπο με τον οποίο εργαζόμαστε, </w:t>
      </w:r>
      <w:proofErr w:type="spellStart"/>
      <w:r w:rsidRPr="00021283">
        <w:rPr>
          <w:rFonts w:cstheme="minorHAnsi"/>
        </w:rPr>
        <w:t>αλληλεπιδρούμε</w:t>
      </w:r>
      <w:proofErr w:type="spellEnd"/>
      <w:r w:rsidRPr="00021283">
        <w:rPr>
          <w:rFonts w:cstheme="minorHAnsi"/>
        </w:rPr>
        <w:t xml:space="preserve">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 xml:space="preserve">Επιπλέον, η συνεργασία ανθρώπων και </w:t>
      </w:r>
      <w:commentRangeStart w:id="64"/>
      <w:del w:id="128" w:author="ProofreadAI" w:date="2026-02-23T15:51:42.322780Z">
        <w:r>
          <w:rPr>
            <w:rFonts w:cstheme="minorHAnsi"/>
          </w:rPr>
          <w:delText xml:space="preserve">Πρακτόρων</w:delText>
        </w:r>
      </w:del>
      <w:ins w:id="129" w:author="ProofreadAI" w:date="2026-02-23T15:51:42.322780Z">
        <w:r>
          <w:rPr>
            <w:rFonts w:cstheme="minorHAnsi"/>
          </w:rPr>
          <w:t xml:space="preserve">Πρακτόρων</w:t>
        </w:r>
      </w:ins>
      <w:commentRangeEnd w:id="64"/>
      <w:r>
        <w:commentReference w:id="64"/>
      </w:r>
      <w:r>
        <w:rPr>
          <w:rFonts w:cstheme="minorHAnsi"/>
        </w:rPr>
        <w:t xml:space="preserve">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w:t>
      </w:r>
      <w:commentRangeStart w:id="65"/>
      <w:del w:id="130" w:author="ProofreadAI" w:date="2026-02-23T15:51:42.322780Z">
        <w:r>
          <w:rPr>
            <w:rFonts w:cstheme="minorHAnsi"/>
          </w:rPr>
          <w:delText xml:space="preserve">Πρακτόρων</w:delText>
        </w:r>
      </w:del>
      <w:ins w:id="131" w:author="ProofreadAI" w:date="2026-02-23T15:51:42.322780Z">
        <w:r>
          <w:rPr>
            <w:rFonts w:cstheme="minorHAnsi"/>
          </w:rPr>
          <w:t xml:space="preserve">Πρακτόρων</w:t>
        </w:r>
      </w:ins>
      <w:commentRangeEnd w:id="65"/>
      <w:r>
        <w:commentReference w:id="65"/>
      </w:r>
      <w:r>
        <w:rPr>
          <w:rFonts w:cstheme="minorHAnsi"/>
        </w:rPr>
        <w:t xml:space="preserve"> ΤΝ συνοδεύεται από προκλήσεις. Ζητήματα όπως η ηθική χρήση της τεχνητής νοημοσύνης, η προστασία της </w:t>
      </w:r>
      <w:proofErr w:type="spellStart"/>
      <w:r w:rsidRPr="00021283">
        <w:rPr>
          <w:rFonts w:cstheme="minorHAnsi"/>
        </w:rPr>
        <w:t>ιδιωτικότητας</w:t>
      </w:r>
      <w:proofErr w:type="spellEnd"/>
      <w:r w:rsidRPr="00021283">
        <w:rPr>
          <w:rFonts w:cstheme="minorHAnsi"/>
        </w:rPr>
        <w:t>, η ασφάλεια δεδομένων και η μεροληψία αλγορίθμων πρέπει να αντιμετωπιστούν.</w:t>
      </w:r>
      <w:r w:rsidR="00A012F2">
        <w:rPr>
          <w:rFonts w:cstheme="minorHAnsi"/>
        </w:rPr>
        <w:t xml:space="preserve"> </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 xml:space="preserve">Καθώς προχωρούμε στο 2025 και πέρα, η κατανόηση, η ανάπτυξη και η ενσωμάτωση των </w:t>
      </w:r>
      <w:commentRangeStart w:id="66"/>
      <w:del w:id="132" w:author="ProofreadAI" w:date="2026-02-23T15:51:42.322780Z">
        <w:r>
          <w:rPr>
            <w:rFonts w:cstheme="minorHAnsi"/>
          </w:rPr>
          <w:delText xml:space="preserve">Πρακτόρων</w:delText>
        </w:r>
      </w:del>
      <w:ins w:id="133" w:author="ProofreadAI" w:date="2026-02-23T15:51:42.322780Z">
        <w:r>
          <w:rPr>
            <w:rFonts w:cstheme="minorHAnsi"/>
          </w:rPr>
          <w:t xml:space="preserve">Πρακτόρων</w:t>
        </w:r>
      </w:ins>
      <w:commentRangeEnd w:id="66"/>
      <w:r>
        <w:commentReference w:id="66"/>
      </w:r>
      <w:r>
        <w:rPr>
          <w:rFonts w:cstheme="minorHAnsi"/>
        </w:rPr>
        <w:t xml:space="preserve">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 xml:space="preserve">Στην πλευρά των δαπανών, η κατανομή είναι η εξής: 22% για την κοινωνική ασφάλιση, 14% για την υγεία, 13% για την εξυπηρέτηση τόκων του χρέους, 29% για το </w:t>
      </w:r>
      <w:proofErr w:type="spellStart"/>
      <w:r w:rsidRPr="00021283">
        <w:rPr>
          <w:rFonts w:asciiTheme="minorHAnsi" w:hAnsiTheme="minorHAnsi" w:cstheme="minorHAnsi"/>
          <w:color w:val="000000" w:themeColor="text1"/>
        </w:rPr>
        <w:t>Medicare</w:t>
      </w:r>
      <w:proofErr w:type="spellEnd"/>
      <w:r w:rsidRPr="00021283">
        <w:rPr>
          <w:rFonts w:asciiTheme="minorHAnsi" w:hAnsiTheme="minorHAnsi" w:cstheme="minorHAnsi"/>
          <w:color w:val="000000" w:themeColor="text1"/>
        </w:rPr>
        <w:t>,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proofErr w:type="spellStart"/>
      <w:commentRangeStart w:id="67"/>
      <w:del w:id="134" w:author="ProofreadAI" w:date="2026-02-23T15:51:42.322780Z">
        <w:r>
          <w:rPr>
            <w:rFonts w:cstheme="minorHAnsi"/>
            <w:color w:val="000000" w:themeColor="text1"/>
          </w:rPr>
          <w:delText xml:space="preserve">τρισεκ</w:delText>
        </w:r>
      </w:del>
      <w:ins w:id="135" w:author="ProofreadAI" w:date="2026-02-23T15:51:42.322780Z">
        <w:r>
          <w:rPr>
            <w:rFonts w:cstheme="minorHAnsi"/>
            <w:color w:val="000000" w:themeColor="text1"/>
          </w:rPr>
          <w:t xml:space="preserve">τρισ. εκ.</w:t>
        </w:r>
      </w:ins>
      <w:commentRangeEnd w:id="67"/>
      <w:r>
        <w:commentReference w:id="67"/>
      </w:r>
      <w:proofErr w:type="spellEnd"/>
      <w:r w:rsidRPr="00021283">
        <w:rPr>
          <w:rFonts w:cstheme="minorHAnsi"/>
          <w:color w:val="000000" w:themeColor="text1"/>
        </w:rPr>
        <w:t xml:space="preserve"> το 2020 έχει φθάσει στα $36,1 </w:t>
      </w:r>
      <w:proofErr w:type="spellStart"/>
      <w:r w:rsidRPr="00021283">
        <w:rPr>
          <w:rFonts w:cstheme="minorHAnsi"/>
          <w:color w:val="000000" w:themeColor="text1"/>
        </w:rPr>
        <w:t>τρισεκ</w:t>
      </w:r>
      <w:proofErr w:type="spellEnd"/>
      <w:r w:rsidRPr="00021283">
        <w:rPr>
          <w:rFonts w:cstheme="minorHAnsi"/>
          <w:color w:val="000000" w:themeColor="text1"/>
        </w:rPr>
        <w:t>.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w:t>
      </w:r>
      <w:proofErr w:type="spellStart"/>
      <w:r w:rsidRPr="00021283">
        <w:rPr>
          <w:rFonts w:cstheme="minorHAnsi"/>
          <w:color w:val="000000" w:themeColor="text1"/>
        </w:rPr>
        <w:t>αναχρηματοδοτήσουν</w:t>
      </w:r>
      <w:proofErr w:type="spellEnd"/>
      <w:r w:rsidRPr="00021283">
        <w:rPr>
          <w:rFonts w:cstheme="minorHAnsi"/>
          <w:color w:val="000000" w:themeColor="text1"/>
        </w:rPr>
        <w:t xml:space="preserve">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commentRangeStart w:id="68"/>
      <w:del w:id="136" w:author="ProofreadAI" w:date="2026-02-23T15:51:42.322780Z">
        <w:r>
          <w:rPr>
            <w:rFonts w:asciiTheme="minorHAnsi" w:hAnsiTheme="minorHAnsi" w:cstheme="minorHAnsi"/>
            <w:color w:val="000000" w:themeColor="text1"/>
          </w:rPr>
          <w:delText xml:space="preserve">για να αντιμετωπιστεί</w:delText>
        </w:r>
      </w:del>
      <w:ins w:id="137" w:author="ProofreadAI" w:date="2026-02-23T15:51:42.322780Z">
        <w:r>
          <w:rPr>
            <w:rFonts w:asciiTheme="minorHAnsi" w:hAnsiTheme="minorHAnsi" w:cstheme="minorHAnsi"/>
            <w:color w:val="000000" w:themeColor="text1"/>
          </w:rPr>
          <w:t xml:space="preserve">για να αντιμετωπίσει</w:t>
        </w:r>
      </w:ins>
      <w:commentRangeEnd w:id="68"/>
      <w:r>
        <w:commentReference w:id="68"/>
      </w:r>
      <w:r>
        <w:rPr>
          <w:rFonts w:asciiTheme="minorHAnsi" w:hAnsiTheme="minorHAnsi" w:cstheme="minorHAnsi"/>
          <w:color w:val="000000" w:themeColor="text1"/>
        </w:rPr>
        <w:t xml:space="preserve">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commentRangeStart w:id="69"/>
      <w:del w:id="138" w:author="ProofreadAI" w:date="2026-02-23T15:51:42.322780Z">
        <w:r>
          <w:rPr>
            <w:rFonts w:asciiTheme="minorHAnsi" w:hAnsiTheme="minorHAnsi" w:cstheme="minorHAnsi"/>
            <w:color w:val="000000" w:themeColor="text1"/>
            <w:u w:val="single"/>
          </w:rPr>
          <w:delText xml:space="preserve">Για Την</w:delText>
        </w:r>
      </w:del>
      <w:ins w:id="139" w:author="ProofreadAI" w:date="2026-02-23T15:51:42.322780Z">
        <w:r>
          <w:rPr>
            <w:rFonts w:asciiTheme="minorHAnsi" w:hAnsiTheme="minorHAnsi" w:cstheme="minorHAnsi"/>
            <w:color w:val="000000" w:themeColor="text1"/>
            <w:u w:val="single"/>
          </w:rPr>
          <w:t xml:space="preserve">Για την</w:t>
        </w:r>
      </w:ins>
      <w:commentRangeEnd w:id="69"/>
      <w:r>
        <w:commentReference w:id="69"/>
      </w:r>
      <w:r>
        <w:rPr>
          <w:rFonts w:asciiTheme="minorHAnsi" w:hAnsiTheme="minorHAnsi" w:cstheme="minorHAnsi"/>
          <w:color w:val="000000" w:themeColor="text1"/>
          <w:u w:val="single"/>
        </w:rPr>
        <w:t xml:space="preserve"> μείωση των δαπανών</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w:t>
      </w:r>
      <w:proofErr w:type="spellEnd"/>
      <w:r w:rsidRPr="00021283">
        <w:rPr>
          <w:rFonts w:asciiTheme="minorHAnsi" w:hAnsiTheme="minorHAnsi" w:cstheme="minorHAnsi"/>
          <w:color w:val="000000" w:themeColor="text1"/>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Ουσιαστικά δεν προβλέπεται αύξηση των εσόδων από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Ηνωμένες Πολιτείες έχουν μια πολύ ανοδική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οικονομία, της οποίας η άνοδος οφείλεται στην αύξηση του δανεισμού κατά 12 τρισεκατομμύρια την τελευταία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πενταετία. </w:t>
      </w:r>
      <w:commentRangeStart w:id="70"/>
      <w:del w:id="140" w:author="ProofreadAI" w:date="2026-02-23T15:51:42.322780Z">
        <w:r>
          <w:rPr>
            <w:rFonts w:eastAsia="Times New Roman" w:cstheme="minorHAnsi"/>
            <w:color w:val="000000" w:themeColor="text1"/>
            <w:kern w:val="0"/>
            <w:lang w:eastAsia="en-GB"/>
            <w14:ligatures w14:val="none"/>
          </w:rPr>
          <w:delText xml:space="preserve">Για αυτό</w:delText>
        </w:r>
      </w:del>
      <w:ins w:id="141" w:author="ProofreadAI" w:date="2026-02-23T15:51:42.322780Z">
        <w:r>
          <w:rPr>
            <w:rFonts w:eastAsia="Times New Roman" w:cstheme="minorHAnsi"/>
            <w:color w:val="000000" w:themeColor="text1"/>
            <w:kern w:val="0"/>
            <w:lang w:eastAsia="en-GB"/>
            <w14:ligatures w14:val="none"/>
          </w:rPr>
          <w:t xml:space="preserve">Γι' αυτό</w:t>
        </w:r>
      </w:ins>
      <w:commentRangeEnd w:id="70"/>
      <w:r>
        <w:commentReference w:id="70"/>
      </w:r>
      <w:r>
        <w:rPr>
          <w:rFonts w:eastAsia="Times New Roman" w:cstheme="minorHAnsi"/>
          <w:color w:val="000000" w:themeColor="text1"/>
          <w:kern w:val="0"/>
          <w:lang w:eastAsia="en-GB"/>
          <w14:ligatures w14:val="none"/>
        </w:rPr>
        <w:t xml:space="preserve"> η ανάπτυξή τους ξεπερνά τις άλλες μεγάλες αγορές της Ευρώπης και της Κίνας </w:t>
      </w:r>
      <w:commentRangeStart w:id="71"/>
      <w:del w:id="142" w:author="ProofreadAI" w:date="2026-02-23T15:51:42.322780Z">
        <w:r>
          <w:rPr>
            <w:rFonts w:eastAsia="Times New Roman" w:cstheme="minorHAnsi"/>
            <w:color w:val="000000" w:themeColor="text1"/>
            <w:kern w:val="0"/>
            <w:lang w:eastAsia="en-GB"/>
            <w14:ligatures w14:val="none"/>
          </w:rPr>
          <w:delText xml:space="preserve">κλπ.</w:delText>
        </w:r>
      </w:del>
      <w:ins w:id="143" w:author="ProofreadAI" w:date="2026-02-23T15:51:42.322780Z">
        <w:r>
          <w:rPr>
            <w:rFonts w:eastAsia="Times New Roman" w:cstheme="minorHAnsi"/>
            <w:color w:val="000000" w:themeColor="text1"/>
            <w:kern w:val="0"/>
            <w:lang w:eastAsia="en-GB"/>
            <w14:ligatures w14:val="none"/>
          </w:rPr>
          <w:t xml:space="preserve">κ.λπ.</w:t>
        </w:r>
      </w:ins>
      <w:commentRangeEnd w:id="71"/>
      <w:r>
        <w:commentReference w:id="71"/>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t xml:space="preserve">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w:t>
      </w:r>
      <w:proofErr w:type="spellStart"/>
      <w:r w:rsidRPr="00021283">
        <w:rPr>
          <w:rFonts w:eastAsia="Times New Roman" w:cstheme="minorHAnsi"/>
          <w:color w:val="000000" w:themeColor="text1"/>
          <w:kern w:val="0"/>
          <w:lang w:eastAsia="en-GB"/>
          <w14:ligatures w14:val="none"/>
        </w:rPr>
        <w:t>Oracle</w:t>
      </w:r>
      <w:proofErr w:type="spellEnd"/>
      <w:r w:rsidRPr="00021283">
        <w:rPr>
          <w:rFonts w:eastAsia="Times New Roman" w:cstheme="minorHAnsi"/>
          <w:color w:val="000000" w:themeColor="text1"/>
          <w:kern w:val="0"/>
          <w:lang w:eastAsia="en-GB"/>
          <w14:ligatures w14:val="none"/>
        </w:rPr>
        <w:t xml:space="preserve">, η </w:t>
      </w:r>
      <w:proofErr w:type="spellStart"/>
      <w:r w:rsidRPr="00021283">
        <w:rPr>
          <w:rFonts w:eastAsia="Times New Roman" w:cstheme="minorHAnsi"/>
          <w:color w:val="000000" w:themeColor="text1"/>
          <w:kern w:val="0"/>
          <w:lang w:eastAsia="en-GB"/>
          <w14:ligatures w14:val="none"/>
        </w:rPr>
        <w:t>SoftBank</w:t>
      </w:r>
      <w:proofErr w:type="spellEnd"/>
      <w:r w:rsidRPr="00021283">
        <w:rPr>
          <w:rFonts w:eastAsia="Times New Roman" w:cstheme="minorHAnsi"/>
          <w:color w:val="000000" w:themeColor="text1"/>
          <w:kern w:val="0"/>
          <w:lang w:eastAsia="en-GB"/>
          <w14:ligatures w14:val="none"/>
        </w:rPr>
        <w:t xml:space="preserve"> και η </w:t>
      </w:r>
      <w:proofErr w:type="spellStart"/>
      <w:r w:rsidRPr="00021283">
        <w:rPr>
          <w:rFonts w:eastAsia="Times New Roman" w:cstheme="minorHAnsi"/>
          <w:color w:val="000000" w:themeColor="text1"/>
          <w:kern w:val="0"/>
          <w:lang w:eastAsia="en-GB"/>
          <w14:ligatures w14:val="none"/>
        </w:rPr>
        <w:t>OpenAI</w:t>
      </w:r>
      <w:proofErr w:type="spellEnd"/>
      <w:r w:rsidRPr="00021283">
        <w:rPr>
          <w:rFonts w:eastAsia="Times New Roman" w:cstheme="minorHAnsi"/>
          <w:color w:val="000000" w:themeColor="text1"/>
          <w:kern w:val="0"/>
          <w:lang w:eastAsia="en-GB"/>
          <w14:ligatures w14:val="none"/>
        </w:rPr>
        <w:t xml:space="preserve">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Όλοι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επενδύουν στους τομείς ανάπτυξης του μέλλοντος,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στην τεχνητή νοημοσύνη (ΤΝ), τις </w:t>
      </w:r>
      <w:proofErr w:type="spellStart"/>
      <w:r w:rsidRPr="00021283">
        <w:rPr>
          <w:rFonts w:eastAsia="Times New Roman" w:cstheme="minorHAnsi"/>
          <w:color w:val="000000" w:themeColor="text1"/>
          <w:kern w:val="0"/>
          <w:lang w:eastAsia="en-GB"/>
          <w14:ligatures w14:val="none"/>
        </w:rPr>
        <w:t>βιοεπιστήμες</w:t>
      </w:r>
      <w:proofErr w:type="spellEnd"/>
      <w:r w:rsidRPr="00021283">
        <w:rPr>
          <w:rFonts w:eastAsia="Times New Roman" w:cstheme="minorHAnsi"/>
          <w:color w:val="000000" w:themeColor="text1"/>
          <w:kern w:val="0"/>
          <w:lang w:eastAsia="en-GB"/>
          <w14:ligatures w14:val="none"/>
        </w:rPr>
        <w:t xml:space="preserve">, την άμυνα, την υγεία, την κβαντική υπολογιστική </w:t>
      </w:r>
      <w:commentRangeStart w:id="72"/>
      <w:del w:id="144" w:author="ProofreadAI" w:date="2026-02-23T15:51:42.322780Z">
        <w:r>
          <w:rPr>
            <w:rFonts w:eastAsia="Times New Roman" w:cstheme="minorHAnsi"/>
            <w:color w:val="000000" w:themeColor="text1"/>
            <w:kern w:val="0"/>
            <w:lang w:eastAsia="en-GB"/>
            <w14:ligatures w14:val="none"/>
          </w:rPr>
          <w:delText xml:space="preserve">κλπ.</w:delText>
        </w:r>
      </w:del>
      <w:ins w:id="145" w:author="ProofreadAI" w:date="2026-02-23T15:51:42.322780Z">
        <w:r>
          <w:rPr>
            <w:rFonts w:eastAsia="Times New Roman" w:cstheme="minorHAnsi"/>
            <w:color w:val="000000" w:themeColor="text1"/>
            <w:kern w:val="0"/>
            <w:lang w:eastAsia="en-GB"/>
            <w14:ligatures w14:val="none"/>
          </w:rPr>
          <w:t xml:space="preserve">κ.λπ.</w:t>
        </w:r>
      </w:ins>
      <w:commentRangeEnd w:id="72"/>
      <w:r>
        <w:commentReference w:id="72"/>
      </w:r>
      <w:r>
        <w:rPr>
          <w:rFonts w:eastAsia="Times New Roman" w:cstheme="minorHAnsi"/>
          <w:color w:val="000000" w:themeColor="text1"/>
          <w:kern w:val="0"/>
          <w:lang w:eastAsia="en-GB"/>
          <w14:ligatures w14:val="none"/>
        </w:rPr>
        <w:t xml:space="preserve"> Η πλειοψηφία αυτών των επενδύσεων πραγματοποιείται στις ΗΠΑ, επειδή καθοδηγούνται από μια χούφτα μεγάλων αμερικανικών εταιρειών.</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Θα προσφέρει πολύ γρήγορες εγκρίσεις στα σχέδια για την τεχνητή νοημοσύνη (ΤΝ) για να μπορεί να</w:t>
      </w:r>
      <w:r w:rsidR="00A012F2">
        <w:rPr>
          <w:rFonts w:cstheme="minorHAnsi"/>
          <w:color w:val="000000" w:themeColor="text1"/>
        </w:rPr>
        <w:t xml:space="preserve"> </w:t>
      </w:r>
      <w:r w:rsidRPr="00021283">
        <w:rPr>
          <w:rFonts w:cstheme="minorHAnsi"/>
          <w:color w:val="000000" w:themeColor="text1"/>
        </w:rPr>
        <w:t xml:space="preserve">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χρηματιστηριακών αγορών και των αγορών των εμπορευμάτων. Θα εισάγει νέες τεχνολογίες για να επενδύει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xml:space="preserve">»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w:t>
      </w:r>
      <w:proofErr w:type="spellStart"/>
      <w:r w:rsidRPr="00021283">
        <w:rPr>
          <w:rFonts w:eastAsia="Times New Roman" w:cstheme="minorHAnsi"/>
          <w:color w:val="000000" w:themeColor="text1"/>
          <w:kern w:val="0"/>
          <w:lang w:eastAsia="en-GB"/>
          <w14:ligatures w14:val="none"/>
        </w:rPr>
        <w:t>κρυπτονομίσματα</w:t>
      </w:r>
      <w:proofErr w:type="spellEnd"/>
      <w:r w:rsidRPr="00021283">
        <w:rPr>
          <w:rFonts w:eastAsia="Times New Roman" w:cstheme="minorHAnsi"/>
          <w:color w:val="000000" w:themeColor="text1"/>
          <w:kern w:val="0"/>
          <w:lang w:eastAsia="en-GB"/>
          <w14:ligatures w14:val="none"/>
        </w:rPr>
        <w:t xml:space="preserve"> θα αγοράζονται και τα ψηφιακά δολάρια, ο ψηφιακός χρυσός και πολλά άλλα ψηφιακά προϊόντα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σημερινής κατανάλωσης. </w:t>
      </w:r>
      <w:commentRangeStart w:id="73"/>
      <w:del w:id="146" w:author="ProofreadAI" w:date="2026-02-23T15:51:42.322780Z">
        <w:r>
          <w:rPr>
            <w:rFonts w:cstheme="minorHAnsi"/>
            <w:color w:val="000000" w:themeColor="text1"/>
          </w:rPr>
          <w:delText xml:space="preserve">Για αυτό</w:delText>
        </w:r>
      </w:del>
      <w:ins w:id="147" w:author="ProofreadAI" w:date="2026-02-23T15:51:42.322780Z">
        <w:r>
          <w:rPr>
            <w:rFonts w:cstheme="minorHAnsi"/>
            <w:color w:val="000000" w:themeColor="text1"/>
          </w:rPr>
          <w:t xml:space="preserve">Γι' αυτό</w:t>
        </w:r>
      </w:ins>
      <w:commentRangeEnd w:id="73"/>
      <w:r>
        <w:commentReference w:id="73"/>
      </w:r>
      <w:r>
        <w:rPr>
          <w:rFonts w:cstheme="minorHAnsi"/>
          <w:color w:val="000000" w:themeColor="text1"/>
        </w:rPr>
        <w:t xml:space="preserve">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w:t>
      </w:r>
      <w:r w:rsidR="00A012F2">
        <w:rPr>
          <w:rFonts w:cstheme="minorHAnsi"/>
          <w:color w:val="000000" w:themeColor="text1"/>
        </w:rPr>
        <w:t xml:space="preserve"> </w:t>
      </w:r>
      <w:r w:rsidRPr="00021283">
        <w:rPr>
          <w:rFonts w:cstheme="minorHAnsi"/>
          <w:color w:val="000000" w:themeColor="text1"/>
        </w:rPr>
        <w:t xml:space="preserve">ως εφεδρική πηγή ενέργειας για λόγους ασφαλείας. </w:t>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ισχυρίζονται ότι εάν οι τιμές της ενέργειας μειώνονταν,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μειωθούν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τιμές σε πολλά αγαθά και να καταπολεμηθεί ο πληθωρισμός. Οπότε θα μπορούν να μειωθούν τα επιτόκια ώστε να τονωθεί η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Περαιτέρω αυτό θα βοηθήσει να μειωθούν τα επιτόκια και στις άλλες χώρες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w:t>
      </w:r>
      <w:commentRangeStart w:id="74"/>
      <w:del w:id="148" w:author="ProofreadAI" w:date="2026-02-23T15:51:42.322780Z">
        <w:r>
          <w:rPr>
            <w:rFonts w:eastAsia="Times New Roman" w:cstheme="minorHAnsi"/>
            <w:color w:val="000000" w:themeColor="text1"/>
            <w:kern w:val="0"/>
            <w:lang w:eastAsia="en-GB"/>
            <w14:ligatures w14:val="none"/>
          </w:rPr>
          <w:delText xml:space="preserve">εργασίας έχει</w:delText>
        </w:r>
      </w:del>
      <w:ins w:id="149" w:author="ProofreadAI" w:date="2026-02-23T15:51:42.322780Z">
        <w:r>
          <w:rPr>
            <w:rFonts w:eastAsia="Times New Roman" w:cstheme="minorHAnsi"/>
            <w:color w:val="000000" w:themeColor="text1"/>
            <w:kern w:val="0"/>
            <w:lang w:eastAsia="en-GB"/>
            <w14:ligatures w14:val="none"/>
          </w:rPr>
          <w:t xml:space="preserve">εργασίας, έχει</w:t>
        </w:r>
      </w:ins>
      <w:commentRangeEnd w:id="74"/>
      <w:r>
        <w:commentReference w:id="74"/>
      </w:r>
      <w:r>
        <w:rPr>
          <w:rFonts w:eastAsia="Times New Roman" w:cstheme="minorHAnsi"/>
          <w:color w:val="000000" w:themeColor="text1"/>
          <w:kern w:val="0"/>
          <w:lang w:eastAsia="en-GB"/>
          <w14:ligatures w14:val="none"/>
        </w:rPr>
        <w:t xml:space="preserve"> μεγάλη σημασία καθώς οι παραπάνω επενδύσεις θα χρειαστούν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w:t>
      </w:r>
      <w:commentRangeStart w:id="75"/>
      <w:del w:id="150" w:author="ProofreadAI" w:date="2026-02-23T15:51:42.322780Z">
        <w:r>
          <w:rPr>
            <w:rFonts w:eastAsia="Times New Roman" w:cstheme="minorHAnsi"/>
            <w:color w:val="000000" w:themeColor="text1"/>
            <w:kern w:val="0"/>
            <w:lang w:eastAsia="en-GB"/>
            <w14:ligatures w14:val="none"/>
          </w:rPr>
          <w:delText xml:space="preserve">κυκλοφορήσουν θα</w:delText>
        </w:r>
      </w:del>
      <w:ins w:id="151" w:author="ProofreadAI" w:date="2026-02-23T15:51:42.322780Z">
        <w:r>
          <w:rPr>
            <w:rFonts w:eastAsia="Times New Roman" w:cstheme="minorHAnsi"/>
            <w:color w:val="000000" w:themeColor="text1"/>
            <w:kern w:val="0"/>
            <w:lang w:eastAsia="en-GB"/>
            <w14:ligatures w14:val="none"/>
          </w:rPr>
          <w:t xml:space="preserve">κυκλοφορήσουν, θα</w:t>
        </w:r>
      </w:ins>
      <w:commentRangeEnd w:id="75"/>
      <w:r>
        <w:commentReference w:id="75"/>
      </w:r>
      <w:r>
        <w:rPr>
          <w:rFonts w:eastAsia="Times New Roman" w:cstheme="minorHAnsi"/>
          <w:color w:val="000000" w:themeColor="text1"/>
          <w:kern w:val="0"/>
          <w:lang w:eastAsia="en-GB"/>
          <w14:ligatures w14:val="none"/>
        </w:rPr>
        <w:t xml:space="preserve">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w:t>
      </w:r>
      <w:r w:rsidR="00A012F2">
        <w:rPr>
          <w:rFonts w:cstheme="minorHAnsi"/>
          <w:color w:val="000000" w:themeColor="text1"/>
        </w:rPr>
        <w:t xml:space="preserve"> </w:t>
      </w:r>
      <w:r w:rsidRPr="00021283">
        <w:rPr>
          <w:rFonts w:cstheme="minorHAnsi"/>
          <w:color w:val="000000" w:themeColor="text1"/>
        </w:rPr>
        <w:t>των ΗΠΑ στην Ευρώπη.</w:t>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commentRangeStart w:id="76"/>
      <w:del w:id="152" w:author="ProofreadAI" w:date="2026-02-23T15:51:42.322780Z">
        <w:r>
          <w:rPr>
            <w:rFonts w:eastAsia="Times New Roman" w:cstheme="minorHAnsi"/>
            <w:color w:val="000000" w:themeColor="text1"/>
            <w:kern w:val="0"/>
            <w:lang w:eastAsia="en-GB"/>
            <w14:ligatures w14:val="none"/>
          </w:rPr>
          <w:delText xml:space="preserve">Στην παγκόσμια</w:delText>
        </w:r>
      </w:del>
      <w:ins w:id="153" w:author="ProofreadAI" w:date="2026-02-23T15:51:42.322780Z">
        <w:r>
          <w:rPr>
            <w:rFonts w:eastAsia="Times New Roman" w:cstheme="minorHAnsi"/>
            <w:color w:val="000000" w:themeColor="text1"/>
            <w:kern w:val="0"/>
            <w:lang w:eastAsia="en-GB"/>
            <w14:ligatures w14:val="none"/>
          </w:rPr>
          <w:t xml:space="preserve">Στη παγκόσμια</w:t>
        </w:r>
      </w:ins>
      <w:commentRangeEnd w:id="76"/>
      <w:r>
        <w:commentReference w:id="76"/>
      </w:r>
      <w:r>
        <w:rPr>
          <w:rFonts w:eastAsia="Times New Roman" w:cstheme="minorHAnsi"/>
          <w:color w:val="000000" w:themeColor="text1"/>
          <w:kern w:val="0"/>
          <w:lang w:eastAsia="en-GB"/>
          <w14:ligatures w14:val="none"/>
        </w:rPr>
        <w:t xml:space="preserve">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w:t>
      </w:r>
      <w:commentRangeStart w:id="77"/>
      <w:del w:id="154" w:author="ProofreadAI" w:date="2026-02-23T15:51:42.322780Z">
        <w:r>
          <w:rPr>
            <w:rFonts w:eastAsia="Times New Roman" w:cstheme="minorHAnsi"/>
            <w:color w:val="000000" w:themeColor="text1"/>
            <w:kern w:val="0"/>
            <w:lang w:eastAsia="en-GB"/>
            <w14:ligatures w14:val="none"/>
          </w:rPr>
          <w:delText xml:space="preserve">την παγκόσμια</w:delText>
        </w:r>
      </w:del>
      <w:ins w:id="155" w:author="ProofreadAI" w:date="2026-02-23T15:51:42.322780Z">
        <w:r>
          <w:rPr>
            <w:rFonts w:eastAsia="Times New Roman" w:cstheme="minorHAnsi"/>
            <w:color w:val="000000" w:themeColor="text1"/>
            <w:kern w:val="0"/>
            <w:lang w:eastAsia="en-GB"/>
            <w14:ligatures w14:val="none"/>
          </w:rPr>
          <w:t xml:space="preserve">τη παγκόσμια</w:t>
        </w:r>
      </w:ins>
      <w:commentRangeEnd w:id="77"/>
      <w:r>
        <w:commentReference w:id="77"/>
      </w:r>
      <w:r>
        <w:rPr>
          <w:rFonts w:eastAsia="Times New Roman" w:cstheme="minorHAnsi"/>
          <w:color w:val="000000" w:themeColor="text1"/>
          <w:kern w:val="0"/>
          <w:lang w:eastAsia="en-GB"/>
          <w14:ligatures w14:val="none"/>
        </w:rPr>
        <w:t xml:space="preserve">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απορρύθμιση</w:t>
      </w:r>
      <w:r w:rsidR="00A012F2">
        <w:rPr>
          <w:rFonts w:eastAsia="Times New Roman" w:cstheme="minorHAnsi"/>
          <w:b/>
          <w:bCs/>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 xml:space="preserve">για τη μείωση της γραφειοκρατίας και ώθηση της οικονομίας. </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επέβαλε η κυβέρνηση </w:t>
      </w:r>
      <w:proofErr w:type="spellStart"/>
      <w:r w:rsidRPr="00021283">
        <w:rPr>
          <w:rFonts w:eastAsia="Times New Roman" w:cstheme="minorHAnsi"/>
          <w:color w:val="000000" w:themeColor="text1"/>
          <w:kern w:val="0"/>
          <w:lang w:eastAsia="en-GB"/>
          <w14:ligatures w14:val="none"/>
        </w:rPr>
        <w:t>Μπάιντεν</w:t>
      </w:r>
      <w:proofErr w:type="spellEnd"/>
      <w:r w:rsidRPr="00021283">
        <w:rPr>
          <w:rFonts w:eastAsia="Times New Roman" w:cstheme="minorHAnsi"/>
          <w:color w:val="000000" w:themeColor="text1"/>
          <w:kern w:val="0"/>
          <w:lang w:eastAsia="en-GB"/>
          <w14:ligatures w14:val="none"/>
        </w:rPr>
        <w:t xml:space="preserve"> σε κάθε αμερικανικό νοικοκυριό τα τελευταία τέσσερα χρόνια. Υπόσχονται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Ο συντελεστής φορολογίας</w:t>
      </w:r>
      <w:r w:rsidR="00A012F2">
        <w:rPr>
          <w:rFonts w:cstheme="minorHAnsi"/>
          <w:color w:val="000000" w:themeColor="text1"/>
        </w:rPr>
        <w:t xml:space="preserve"> </w:t>
      </w:r>
      <w:r w:rsidRPr="00021283">
        <w:rPr>
          <w:rFonts w:cstheme="minorHAnsi"/>
          <w:color w:val="000000" w:themeColor="text1"/>
        </w:rPr>
        <w:t xml:space="preserve">από 21% που είναι σήμερα, θα μειωθεί ακόμα περισσότερο, στο 15%, με μια βασική προϋπόθεση – εάν </w:t>
      </w:r>
      <w:commentRangeStart w:id="78"/>
      <w:del w:id="156" w:author="ProofreadAI" w:date="2026-02-23T15:51:42.322780Z">
        <w:r>
          <w:rPr>
            <w:rFonts w:cstheme="minorHAnsi"/>
            <w:color w:val="000000" w:themeColor="text1"/>
          </w:rPr>
          <w:delText xml:space="preserve">κατασκευάζετε</w:delText>
        </w:r>
      </w:del>
      <w:ins w:id="157" w:author="ProofreadAI" w:date="2026-02-23T15:51:42.322780Z">
        <w:r>
          <w:rPr>
            <w:rFonts w:cstheme="minorHAnsi"/>
            <w:color w:val="000000" w:themeColor="text1"/>
          </w:rPr>
          <w:t xml:space="preserve">κατασκευάζεται</w:t>
        </w:r>
      </w:ins>
      <w:commentRangeEnd w:id="78"/>
      <w:r>
        <w:commentReference w:id="78"/>
      </w:r>
      <w:r>
        <w:rPr>
          <w:rFonts w:cstheme="minorHAnsi"/>
          <w:color w:val="000000" w:themeColor="text1"/>
        </w:rPr>
        <w:t xml:space="preserve"> το προϊόν στις Ηνωμένες Πολιτείες.</w:t>
      </w:r>
      <w:r w:rsidR="00A012F2">
        <w:rPr>
          <w:rFonts w:cstheme="minorHAnsi"/>
          <w:color w:val="000000" w:themeColor="text1"/>
        </w:rPr>
        <w:t xml:space="preserve"> </w:t>
      </w:r>
      <w:r w:rsidRPr="00021283">
        <w:rPr>
          <w:rFonts w:cstheme="minorHAnsi"/>
          <w:color w:val="000000" w:themeColor="text1"/>
        </w:rPr>
        <w:t xml:space="preserve">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w:t>
      </w:r>
      <w:commentRangeStart w:id="79"/>
      <w:del w:id="158" w:author="ProofreadAI" w:date="2026-02-23T15:51:42.322780Z">
        <w:r>
          <w:rPr>
            <w:rFonts w:cstheme="minorHAnsi"/>
            <w:color w:val="000000" w:themeColor="text1"/>
          </w:rPr>
          <w:delText xml:space="preserve">αυτοκίνητα, ανανεώσιμες</w:delText>
        </w:r>
      </w:del>
      <w:ins w:id="159" w:author="ProofreadAI" w:date="2026-02-23T15:51:42.322780Z">
        <w:r>
          <w:rPr>
            <w:rFonts w:cstheme="minorHAnsi"/>
            <w:color w:val="000000" w:themeColor="text1"/>
          </w:rPr>
          <w:t xml:space="preserve">αυτοκίνητα και ανανεώσιμες</w:t>
        </w:r>
      </w:ins>
      <w:commentRangeEnd w:id="79"/>
      <w:r>
        <w:commentReference w:id="79"/>
      </w:r>
      <w:r>
        <w:rPr>
          <w:rFonts w:cstheme="minorHAnsi"/>
          <w:color w:val="000000" w:themeColor="text1"/>
        </w:rPr>
        <w:t xml:space="preserve"> πηγές ενέργειας δεν μπορούν να αναπτυχθούν χωρίς οι ΗΠΑ να</w:t>
      </w:r>
      <w:r w:rsidR="00A012F2">
        <w:rPr>
          <w:rFonts w:cstheme="minorHAnsi"/>
          <w:color w:val="000000" w:themeColor="text1"/>
        </w:rPr>
        <w:t xml:space="preserve"> </w:t>
      </w:r>
      <w:r w:rsidRPr="00021283">
        <w:rPr>
          <w:rFonts w:cstheme="minorHAnsi"/>
          <w:color w:val="000000" w:themeColor="text1"/>
        </w:rPr>
        <w:t xml:space="preserve">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w:t>
      </w:r>
      <w:r w:rsidR="00A012F2">
        <w:rPr>
          <w:rFonts w:cstheme="minorHAnsi"/>
          <w:color w:val="000000" w:themeColor="text1"/>
        </w:rPr>
        <w:t xml:space="preserve"> </w:t>
      </w:r>
      <w:r w:rsidRPr="00021283">
        <w:rPr>
          <w:rFonts w:cstheme="minorHAnsi"/>
          <w:color w:val="000000" w:themeColor="text1"/>
        </w:rPr>
        <w:t xml:space="preserve">για νέες εξορύξεις, αλλιώς δεν μπορούν να </w:t>
      </w:r>
      <w:proofErr w:type="spellStart"/>
      <w:r w:rsidRPr="00021283">
        <w:rPr>
          <w:rFonts w:cstheme="minorHAnsi"/>
          <w:color w:val="000000" w:themeColor="text1"/>
        </w:rPr>
        <w:t>εξορυχθούν</w:t>
      </w:r>
      <w:proofErr w:type="spellEnd"/>
      <w:r w:rsidRPr="00021283">
        <w:rPr>
          <w:rFonts w:cstheme="minorHAnsi"/>
          <w:color w:val="000000" w:themeColor="text1"/>
        </w:rPr>
        <w:t xml:space="preserve">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w:t>
      </w:r>
      <w:proofErr w:type="spellStart"/>
      <w:r w:rsidRPr="00021283">
        <w:rPr>
          <w:rFonts w:cstheme="minorHAnsi"/>
          <w:color w:val="000000" w:themeColor="text1"/>
        </w:rPr>
        <w:t>τρισ</w:t>
      </w:r>
      <w:proofErr w:type="spellEnd"/>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Πολλές από αυτές τις πολιτικές για</w:t>
      </w:r>
      <w:r w:rsidR="00A012F2">
        <w:rPr>
          <w:rFonts w:cstheme="minorHAnsi"/>
          <w:color w:val="000000" w:themeColor="text1"/>
        </w:rPr>
        <w:t xml:space="preserve"> </w:t>
      </w:r>
      <w:r w:rsidRPr="00021283">
        <w:rPr>
          <w:rFonts w:cstheme="minorHAnsi"/>
          <w:color w:val="000000" w:themeColor="text1"/>
        </w:rPr>
        <w:t xml:space="preserve">να επιτευχθούν οι στόχοι, δεν συνάδουν με τις συμμαχικές αντιλήψεις. Οι Κινέζοι βλέπουν τον Ντόναλντ </w:t>
      </w:r>
      <w:bookmarkStart w:id="7" w:name="OLE_LINK55"/>
      <w:proofErr w:type="spellStart"/>
      <w:r w:rsidRPr="00021283">
        <w:rPr>
          <w:rFonts w:cstheme="minorHAnsi"/>
          <w:color w:val="000000" w:themeColor="text1"/>
        </w:rPr>
        <w:t>Τραμπ</w:t>
      </w:r>
      <w:proofErr w:type="spellEnd"/>
      <w:r w:rsidRPr="00021283">
        <w:rPr>
          <w:rFonts w:cstheme="minorHAnsi"/>
          <w:color w:val="000000" w:themeColor="text1"/>
        </w:rPr>
        <w:t xml:space="preserve"> περισσότερο ως απειλή για τη συνοχή των συμμαχιών παρά για την ίδια την Κίνα</w:t>
      </w:r>
      <w:bookmarkEnd w:id="7"/>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w:t>
      </w:r>
      <w:commentRangeStart w:id="80"/>
      <w:del w:id="160" w:author="ProofreadAI" w:date="2026-02-23T15:51:42.322780Z">
        <w:r>
          <w:rPr>
            <w:rFonts w:cstheme="minorHAnsi"/>
            <w:color w:val="000000" w:themeColor="text1"/>
          </w:rPr>
          <w:delText xml:space="preserve">κατοίκους, βελτιώνοντας</w:delText>
        </w:r>
      </w:del>
      <w:ins w:id="161" w:author="ProofreadAI" w:date="2026-02-23T15:51:42.322780Z">
        <w:r>
          <w:rPr>
            <w:rFonts w:cstheme="minorHAnsi"/>
            <w:color w:val="000000" w:themeColor="text1"/>
          </w:rPr>
          <w:t xml:space="preserve">κατοίκους και βελτιώνοντας</w:t>
        </w:r>
      </w:ins>
      <w:commentRangeEnd w:id="80"/>
      <w:r>
        <w:commentReference w:id="80"/>
      </w:r>
      <w:r>
        <w:rPr>
          <w:rFonts w:cstheme="minorHAnsi"/>
          <w:color w:val="000000" w:themeColor="text1"/>
        </w:rPr>
        <w:t xml:space="preserve">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w:t>
      </w:r>
      <w:r w:rsidR="00A012F2">
        <w:rPr>
          <w:rFonts w:cstheme="minorHAnsi"/>
        </w:rPr>
        <w:t xml:space="preserve"> </w:t>
      </w:r>
      <w:r w:rsidRPr="00021283">
        <w:rPr>
          <w:rFonts w:cstheme="minorHAnsi"/>
        </w:rPr>
        <w:t>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w:t>
      </w:r>
      <w:r w:rsidR="00A012F2">
        <w:rPr>
          <w:rFonts w:cstheme="minorHAnsi"/>
        </w:rPr>
        <w:t xml:space="preserve"> </w:t>
      </w:r>
      <w:r w:rsidRPr="00021283">
        <w:rPr>
          <w:rFonts w:cstheme="minorHAnsi"/>
        </w:rPr>
        <w:t>Η διαδικασία αυτή είναι</w:t>
      </w:r>
      <w:r w:rsidR="00A012F2">
        <w:rPr>
          <w:rFonts w:cstheme="minorHAnsi"/>
        </w:rPr>
        <w:t xml:space="preserve"> </w:t>
      </w:r>
      <w:r w:rsidRPr="00021283">
        <w:rPr>
          <w:rFonts w:cstheme="minorHAnsi"/>
        </w:rPr>
        <w:t>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w:t>
      </w:r>
      <w:commentRangeStart w:id="81"/>
      <w:del w:id="162" w:author="ProofreadAI" w:date="2026-02-23T15:51:42.322780Z">
        <w:r>
          <w:rPr>
            <w:rFonts w:eastAsia="Times New Roman" w:cstheme="minorHAnsi"/>
            <w:kern w:val="0"/>
            <w:lang w:eastAsia="en-GB"/>
            <w14:ligatures w14:val="none"/>
          </w:rPr>
          <w:delText xml:space="preserve">πληροφορικής οι</w:delText>
        </w:r>
      </w:del>
      <w:ins w:id="163" w:author="ProofreadAI" w:date="2026-02-23T15:51:42.322780Z">
        <w:r>
          <w:rPr>
            <w:rFonts w:eastAsia="Times New Roman" w:cstheme="minorHAnsi"/>
            <w:kern w:val="0"/>
            <w:lang w:eastAsia="en-GB"/>
            <w14:ligatures w14:val="none"/>
          </w:rPr>
          <w:t xml:space="preserve">πληροφορικής, οι</w:t>
        </w:r>
      </w:ins>
      <w:commentRangeEnd w:id="81"/>
      <w:r>
        <w:commentReference w:id="81"/>
      </w:r>
      <w:r>
        <w:rPr>
          <w:rFonts w:eastAsia="Times New Roman" w:cstheme="minorHAnsi"/>
          <w:kern w:val="0"/>
          <w:lang w:eastAsia="en-GB"/>
          <w14:ligatures w14:val="none"/>
        </w:rPr>
        <w:t xml:space="preserve">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proofErr w:type="spellStart"/>
      <w:r w:rsidRPr="00021283">
        <w:rPr>
          <w:rFonts w:eastAsia="Times New Roman" w:cstheme="minorHAnsi"/>
          <w:kern w:val="0"/>
          <w:lang w:eastAsia="en-GB"/>
          <w14:ligatures w14:val="none"/>
        </w:rPr>
        <w:t>κάποιαs</w:t>
      </w:r>
      <w:r w:rsidRPr="00021283">
        <w:rPr>
          <w:rFonts w:eastAsia="Times New Roman" w:cstheme="minorHAnsi"/>
          <w:kern w:val="0"/>
          <w:lang w:val="en-US" w:eastAsia="en-GB"/>
          <w14:ligatures w14:val="none"/>
        </w:rPr>
        <w:t>tartup</w:t>
      </w:r>
      <w:proofErr w:type="spellEnd"/>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proofErr w:type="spellStart"/>
      <w:r w:rsidRPr="00021283">
        <w:rPr>
          <w:rFonts w:eastAsia="Times New Roman" w:cstheme="minorHAnsi"/>
          <w:b/>
          <w:bCs/>
          <w:kern w:val="0"/>
          <w:lang w:val="en-US" w:eastAsia="en-GB"/>
          <w14:ligatures w14:val="none"/>
        </w:rPr>
        <w:t>DeepSeek</w:t>
      </w:r>
      <w:proofErr w:type="spellEnd"/>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proofErr w:type="spellStart"/>
      <w:r w:rsidRPr="00021283">
        <w:rPr>
          <w:rFonts w:eastAsia="Times New Roman" w:cstheme="minorHAnsi"/>
          <w:b/>
          <w:bCs/>
          <w:kern w:val="0"/>
          <w:lang w:val="en-US" w:eastAsia="en-GB"/>
          <w14:ligatures w14:val="none"/>
        </w:rPr>
        <w:t>DeepSeek</w:t>
      </w:r>
      <w:proofErr w:type="spellEnd"/>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 xml:space="preserve">Εκτέλεση &amp; εντοπισμός σφαλμάτων κώδικα – Δεν δημιουργεί </w:t>
      </w:r>
      <w:commentRangeStart w:id="82"/>
      <w:del w:id="164" w:author="ProofreadAI" w:date="2026-02-23T15:51:42.322780Z">
        <w:r>
          <w:rPr>
            <w:rFonts w:cstheme="minorHAnsi"/>
          </w:rPr>
          <w:delText xml:space="preserve">απλά</w:delText>
        </w:r>
      </w:del>
      <w:ins w:id="165" w:author="ProofreadAI" w:date="2026-02-23T15:51:42.322780Z">
        <w:r>
          <w:rPr>
            <w:rFonts w:cstheme="minorHAnsi"/>
          </w:rPr>
          <w:t xml:space="preserve">απλώς</w:t>
        </w:r>
      </w:ins>
      <w:commentRangeEnd w:id="82"/>
      <w:r>
        <w:commentReference w:id="82"/>
      </w:r>
      <w:r>
        <w:rPr>
          <w:rFonts w:cstheme="minorHAnsi"/>
        </w:rPr>
        <w:t xml:space="preserve">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PDFs</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proofErr w:type="spellStart"/>
      <w:r w:rsidRPr="00021283">
        <w:rPr>
          <w:rFonts w:eastAsia="Times New Roman" w:cstheme="minorHAnsi"/>
          <w:color w:val="212121"/>
          <w:kern w:val="0"/>
          <w:lang w:eastAsia="en-GB"/>
          <w14:ligatures w14:val="none"/>
        </w:rPr>
        <w:t>Rubio</w:t>
      </w:r>
      <w:proofErr w:type="spellEnd"/>
      <w:r w:rsidRPr="00021283">
        <w:rPr>
          <w:rFonts w:eastAsia="Times New Roman" w:cstheme="minorHAnsi"/>
          <w:color w:val="212121"/>
          <w:kern w:val="0"/>
          <w:lang w:eastAsia="en-GB"/>
          <w14:ligatures w14:val="none"/>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w:t>
      </w:r>
      <w:commentRangeStart w:id="83"/>
      <w:del w:id="166" w:author="ProofreadAI" w:date="2026-02-23T15:51:42.322780Z">
        <w:r>
          <w:rPr>
            <w:rFonts w:eastAsia="Times New Roman" w:cstheme="minorHAnsi"/>
            <w:color w:val="212121"/>
            <w:kern w:val="0"/>
            <w:lang w:eastAsia="en-GB"/>
            <w14:ligatures w14:val="none"/>
          </w:rPr>
          <w:delText xml:space="preserve">ΗΠΑ.</w:delText>
        </w:r>
      </w:del>
      <w:ins w:id="167" w:author="ProofreadAI" w:date="2026-02-23T15:51:42.322780Z">
        <w:r>
          <w:rPr>
            <w:rFonts w:eastAsia="Times New Roman" w:cstheme="minorHAnsi"/>
            <w:color w:val="212121"/>
            <w:kern w:val="0"/>
            <w:lang w:eastAsia="en-GB"/>
            <w14:ligatures w14:val="none"/>
          </w:rPr>
          <w:t xml:space="preserve">ΗΠΑ.»</w:t>
        </w:r>
      </w:ins>
      <w:commentRangeEnd w:id="83"/>
      <w:r>
        <w:commentReference w:id="83"/>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w:t>
      </w:r>
      <w:commentRangeStart w:id="84"/>
      <w:del w:id="168" w:author="ProofreadAI" w:date="2026-02-23T15:51:42.322780Z">
        <w:r>
          <w:rPr>
            <w:rFonts w:eastAsia="Times New Roman" w:cstheme="minorHAnsi"/>
            <w:color w:val="212121"/>
            <w:kern w:val="0"/>
            <w:lang w:eastAsia="en-GB"/>
            <w14:ligatures w14:val="none"/>
          </w:rPr>
          <w:delText xml:space="preserve">εννοεί ότι δεν είναι βιώσιμο είναι</w:delText>
        </w:r>
      </w:del>
      <w:ins w:id="169" w:author="ProofreadAI" w:date="2026-02-23T15:51:42.322780Z">
        <w:r>
          <w:rPr>
            <w:rFonts w:eastAsia="Times New Roman" w:cstheme="minorHAnsi"/>
            <w:color w:val="212121"/>
            <w:kern w:val="0"/>
            <w:lang w:eastAsia="en-GB"/>
            <w14:ligatures w14:val="none"/>
          </w:rPr>
          <w:t xml:space="preserve">εννοεί, ότι δεν είναι βιώσιμο, είναι</w:t>
        </w:r>
      </w:ins>
      <w:commentRangeEnd w:id="84"/>
      <w:r>
        <w:commentReference w:id="84"/>
      </w:r>
      <w:r>
        <w:rPr>
          <w:rFonts w:eastAsia="Times New Roman" w:cstheme="minorHAnsi"/>
          <w:color w:val="212121"/>
          <w:kern w:val="0"/>
          <w:lang w:eastAsia="en-GB"/>
          <w14:ligatures w14:val="none"/>
        </w:rPr>
        <w:t xml:space="preserve"> το έλλειμμα του κρατικού προϋπολογισμού των ΗΠΑ που ανέρχεται στα $1,8 </w:t>
      </w:r>
      <w:proofErr w:type="spellStart"/>
      <w:r w:rsidRPr="00021283">
        <w:rPr>
          <w:rFonts w:eastAsia="Times New Roman" w:cstheme="minorHAnsi"/>
          <w:color w:val="212121"/>
          <w:kern w:val="0"/>
          <w:lang w:eastAsia="en-GB"/>
          <w14:ligatures w14:val="none"/>
        </w:rPr>
        <w:t>τρισ</w:t>
      </w:r>
      <w:proofErr w:type="spellEnd"/>
      <w:r w:rsidRPr="00021283">
        <w:rPr>
          <w:rFonts w:eastAsia="Times New Roman" w:cstheme="minorHAnsi"/>
          <w:color w:val="212121"/>
          <w:kern w:val="0"/>
          <w:lang w:eastAsia="en-GB"/>
          <w14:ligatures w14:val="none"/>
        </w:rPr>
        <w:t xml:space="preserve">., του δημόσιου χρέους των $36 τρις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commentRangeStart w:id="85"/>
      <w:del w:id="170" w:author="ProofreadAI" w:date="2026-02-23T15:51:42.322780Z">
        <w:r>
          <w:rPr>
            <w:rFonts w:eastAsia="Times New Roman" w:cstheme="minorHAnsi"/>
            <w:color w:val="212121"/>
            <w:kern w:val="0"/>
            <w:lang w:eastAsia="en-GB"/>
            <w14:ligatures w14:val="none"/>
          </w:rPr>
          <w:delText xml:space="preserve">ΗΠΑ :</w:delText>
        </w:r>
      </w:del>
      <w:ins w:id="171" w:author="ProofreadAI" w:date="2026-02-23T15:51:42.322780Z">
        <w:r>
          <w:rPr>
            <w:rFonts w:eastAsia="Times New Roman" w:cstheme="minorHAnsi"/>
            <w:color w:val="212121"/>
            <w:kern w:val="0"/>
            <w:lang w:eastAsia="en-GB"/>
            <w14:ligatures w14:val="none"/>
          </w:rPr>
          <w:t xml:space="preserve">ΗΠΑ:</w:t>
        </w:r>
      </w:ins>
      <w:commentRangeEnd w:id="85"/>
      <w:r>
        <w:commentReference w:id="85"/>
      </w:r>
      <w:r>
        <w:rPr>
          <w:rFonts w:eastAsia="Times New Roman" w:cstheme="minorHAnsi"/>
          <w:color w:val="212121"/>
          <w:kern w:val="0"/>
          <w:lang w:eastAsia="en-GB"/>
          <w14:ligatures w14:val="none"/>
        </w:rPr>
        <w:t xml:space="preserve">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w:t>
      </w:r>
      <w:commentRangeStart w:id="86"/>
      <w:del w:id="172" w:author="ProofreadAI" w:date="2026-02-23T15:51:42.322780Z">
        <w:r>
          <w:rPr>
            <w:rFonts w:cstheme="minorHAnsi"/>
          </w:rPr>
          <w:delText xml:space="preserve">προσδοκά έσοδα $116 δις</w:delText>
        </w:r>
      </w:del>
      <w:ins w:id="173" w:author="ProofreadAI" w:date="2026-02-23T15:51:42.322780Z">
        <w:r>
          <w:rPr>
            <w:rFonts w:cstheme="minorHAnsi"/>
          </w:rPr>
          <w:t xml:space="preserve">προσδοκώνται έσοδα $116 δις</w:t>
        </w:r>
      </w:ins>
      <w:commentRangeEnd w:id="86"/>
      <w:r>
        <w:commentReference w:id="86"/>
      </w:r>
      <w:r>
        <w:rPr>
          <w:rFonts w:cstheme="minorHAnsi"/>
        </w:rPr>
        <w:t xml:space="preserve">. Οι εισαγωγές από τον Καναδά ήταν $421 </w:t>
      </w:r>
      <w:r w:rsidR="00FA713D">
        <w:rPr>
          <w:rFonts w:cstheme="minorHAnsi"/>
        </w:rPr>
        <w:t xml:space="preserve">δισ. </w:t>
      </w:r>
      <w:r w:rsidRPr="00021283">
        <w:rPr>
          <w:rFonts w:cstheme="minorHAnsi"/>
        </w:rPr>
        <w:t xml:space="preserve">με δασμούς 25% </w:t>
      </w:r>
      <w:commentRangeStart w:id="87"/>
      <w:del w:id="174" w:author="ProofreadAI" w:date="2026-02-23T15:51:42.322780Z">
        <w:r>
          <w:rPr>
            <w:rFonts w:cstheme="minorHAnsi"/>
          </w:rPr>
          <w:delText xml:space="preserve">προσδοκά έσοδα $105 δις</w:delText>
        </w:r>
      </w:del>
      <w:ins w:id="175" w:author="ProofreadAI" w:date="2026-02-23T15:51:42.322780Z">
        <w:r>
          <w:rPr>
            <w:rFonts w:cstheme="minorHAnsi"/>
          </w:rPr>
          <w:t xml:space="preserve">προσδοκώνται έσοδα $105 δις</w:t>
        </w:r>
      </w:ins>
      <w:commentRangeEnd w:id="87"/>
      <w:r>
        <w:commentReference w:id="87"/>
      </w:r>
      <w:r>
        <w:rPr>
          <w:rFonts w:cstheme="minorHAnsi"/>
        </w:rPr>
        <w:t xml:space="preserve">. Οι εισαγωγές από την Κίνα ήταν $427 </w:t>
      </w:r>
      <w:r w:rsidR="00FA713D">
        <w:rPr>
          <w:rFonts w:cstheme="minorHAnsi"/>
        </w:rPr>
        <w:t xml:space="preserve">δισ. </w:t>
      </w:r>
      <w:r w:rsidRPr="00021283">
        <w:rPr>
          <w:rFonts w:cstheme="minorHAnsi"/>
        </w:rPr>
        <w:t xml:space="preserve">με 10% δασμούς </w:t>
      </w:r>
      <w:commentRangeStart w:id="88"/>
      <w:del w:id="176" w:author="ProofreadAI" w:date="2026-02-23T15:51:42.322780Z">
        <w:r>
          <w:rPr>
            <w:rFonts w:cstheme="minorHAnsi"/>
          </w:rPr>
          <w:delText xml:space="preserve">προσδοκά έσοδα $42 δις</w:delText>
        </w:r>
      </w:del>
      <w:ins w:id="177" w:author="ProofreadAI" w:date="2026-02-23T15:51:42.322780Z">
        <w:r>
          <w:rPr>
            <w:rFonts w:cstheme="minorHAnsi"/>
          </w:rPr>
          <w:t xml:space="preserve">προσδοκώνται έσοδα $42 δις</w:t>
        </w:r>
      </w:ins>
      <w:commentRangeEnd w:id="88"/>
      <w:r>
        <w:commentReference w:id="88"/>
      </w:r>
      <w:r>
        <w:rPr>
          <w:rFonts w:cstheme="minorHAnsi"/>
        </w:rPr>
        <w:t xml:space="preserve">. </w:t>
      </w:r>
    </w:p>
    <w:p w14:paraId="7DD3F020" w14:textId="793C593E" w:rsidR="004B0335" w:rsidRPr="00021283" w:rsidRDefault="004B0335" w:rsidP="00021283">
      <w:pPr>
        <w:spacing w:after="120" w:line="280" w:lineRule="exact"/>
        <w:jc w:val="both"/>
        <w:rPr>
          <w:rFonts w:cstheme="minorHAnsi"/>
        </w:rPr>
      </w:pPr>
      <w:r w:rsidRPr="00021283">
        <w:rPr>
          <w:rFonts w:cstheme="minorHAnsi"/>
        </w:rPr>
        <w:t>Προσδοκόμενα έσοδα από δασμούς</w:t>
      </w:r>
      <w:r w:rsidR="00A012F2">
        <w:rPr>
          <w:rFonts w:cstheme="minorHAnsi"/>
        </w:rPr>
        <w:t xml:space="preserve"> </w:t>
      </w:r>
      <w:r w:rsidRPr="00021283">
        <w:rPr>
          <w:rFonts w:cstheme="minorHAnsi"/>
        </w:rPr>
        <w:t xml:space="preserve">από αυτές τις 3 </w:t>
      </w:r>
      <w:commentRangeStart w:id="89"/>
      <w:del w:id="178" w:author="ProofreadAI" w:date="2026-02-23T15:51:42.322780Z">
        <w:r>
          <w:rPr>
            <w:rFonts w:cstheme="minorHAnsi"/>
          </w:rPr>
          <w:delText xml:space="preserve">χώρες 263 δις</w:delText>
        </w:r>
      </w:del>
      <w:ins w:id="179" w:author="ProofreadAI" w:date="2026-02-23T15:51:42.322780Z">
        <w:r>
          <w:rPr>
            <w:rFonts w:cstheme="minorHAnsi"/>
          </w:rPr>
          <w:t xml:space="preserve">χώρες στα 263 δις</w:t>
        </w:r>
      </w:ins>
      <w:commentRangeEnd w:id="89"/>
      <w:r>
        <w:commentReference w:id="89"/>
      </w:r>
      <w:r>
        <w:rPr>
          <w:rFonts w:cstheme="minorHAnsi"/>
        </w:rPr>
        <w:t xml:space="preserve">.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w:t>
      </w:r>
      <w:r w:rsidR="00A012F2">
        <w:rPr>
          <w:rFonts w:cstheme="minorHAnsi"/>
        </w:rPr>
        <w:t xml:space="preserve"> </w:t>
      </w:r>
      <w:r w:rsidRPr="00021283">
        <w:rPr>
          <w:rFonts w:cstheme="minorHAnsi"/>
        </w:rPr>
        <w:t xml:space="preserve">επιβάλει 10% δασμούς </w:t>
      </w:r>
      <w:commentRangeStart w:id="90"/>
      <w:del w:id="180" w:author="ProofreadAI" w:date="2026-02-23T15:51:42.322780Z">
        <w:r>
          <w:rPr>
            <w:rFonts w:cstheme="minorHAnsi"/>
          </w:rPr>
          <w:delText xml:space="preserve">προσδοκά έσοδα $57 δις</w:delText>
        </w:r>
      </w:del>
      <w:ins w:id="181" w:author="ProofreadAI" w:date="2026-02-23T15:51:42.322780Z">
        <w:r>
          <w:rPr>
            <w:rFonts w:cstheme="minorHAnsi"/>
          </w:rPr>
          <w:t xml:space="preserve">προσδοκώνται έσοδα $57 δις</w:t>
        </w:r>
      </w:ins>
      <w:commentRangeEnd w:id="90"/>
      <w:r>
        <w:commentReference w:id="90"/>
      </w:r>
      <w:r>
        <w:rPr>
          <w:rFonts w:cstheme="minorHAnsi"/>
        </w:rPr>
        <w:t xml:space="preserve">. Οπότε το σύνολο των προσδοκώμενων εσόδων από δασμούς μπορεί να ανέλθει σε $320 δις. Το ποσό είναι πολύ μικρό να καλύψει </w:t>
      </w:r>
      <w:bookmarkStart w:id="9" w:name="OLE_LINK198"/>
      <w:r w:rsidRPr="00021283">
        <w:rPr>
          <w:rFonts w:cstheme="minorHAnsi"/>
        </w:rPr>
        <w:t xml:space="preserve">το τεράστιο έλλειμμα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9"/>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00A012F2">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w:t>
      </w:r>
      <w:commentRangeStart w:id="91"/>
      <w:del w:id="182" w:author="ProofreadAI" w:date="2026-02-23T15:51:42.322780Z">
        <w:r>
          <w:rPr>
            <w:rFonts w:asciiTheme="minorHAnsi" w:hAnsiTheme="minorHAnsi" w:cstheme="minorHAnsi"/>
            <w:color w:val="000000" w:themeColor="text1"/>
          </w:rPr>
          <w:delText xml:space="preserve">1% μικρότερα ποσά</w:delText>
        </w:r>
      </w:del>
      <w:ins w:id="183" w:author="ProofreadAI" w:date="2026-02-23T15:51:42.322780Z">
        <w:r>
          <w:rPr>
            <w:rFonts w:asciiTheme="minorHAnsi" w:hAnsiTheme="minorHAnsi" w:cstheme="minorHAnsi"/>
            <w:color w:val="000000" w:themeColor="text1"/>
          </w:rPr>
          <w:t xml:space="preserve">και 1% σε μικρότερα ποσά</w:t>
        </w:r>
      </w:ins>
      <w:commentRangeEnd w:id="91"/>
      <w:r>
        <w:commentReference w:id="91"/>
      </w:r>
      <w:r>
        <w:rPr>
          <w:rFonts w:asciiTheme="minorHAnsi" w:hAnsiTheme="minorHAnsi" w:cstheme="minorHAnsi"/>
          <w:color w:val="000000" w:themeColor="text1"/>
        </w:rPr>
        <w:t xml:space="preserve">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commentRangeStart w:id="92"/>
      <w:del w:id="184" w:author="ProofreadAI" w:date="2026-02-23T15:51:42.322780Z">
        <w:r>
          <w:rPr>
            <w:rFonts w:asciiTheme="minorHAnsi" w:hAnsiTheme="minorHAnsi" w:cstheme="minorHAnsi"/>
            <w:color w:val="000000" w:themeColor="text1"/>
          </w:rPr>
          <w:delText xml:space="preserve">με δανεισμό από την κυβέρνηση</w:delText>
        </w:r>
      </w:del>
      <w:ins w:id="185" w:author="ProofreadAI" w:date="2026-02-23T15:51:42.322780Z">
        <w:r>
          <w:rPr>
            <w:rFonts w:asciiTheme="minorHAnsi" w:hAnsiTheme="minorHAnsi" w:cstheme="minorHAnsi"/>
            <w:color w:val="000000" w:themeColor="text1"/>
          </w:rPr>
          <w:t xml:space="preserve">με δανεισμό της κυβέρνησης</w:t>
        </w:r>
      </w:ins>
      <w:commentRangeEnd w:id="92"/>
      <w:r>
        <w:commentReference w:id="92"/>
      </w:r>
      <w:r>
        <w:rPr>
          <w:rFonts w:asciiTheme="minorHAnsi" w:hAnsiTheme="minorHAnsi" w:cstheme="minorHAnsi"/>
          <w:color w:val="000000" w:themeColor="text1"/>
        </w:rPr>
        <w:t xml:space="preserve"> με την έκδοση ομολόγων. </w:t>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2020 έχει φθάσει στα $36,1 </w:t>
      </w:r>
      <w:proofErr w:type="spellStart"/>
      <w:r w:rsidRPr="00021283">
        <w:rPr>
          <w:rFonts w:cstheme="minorHAnsi"/>
          <w:color w:val="000000" w:themeColor="text1"/>
        </w:rPr>
        <w:t>τρισ</w:t>
      </w:r>
      <w:proofErr w:type="spellEnd"/>
      <w:r w:rsidRPr="00021283">
        <w:rPr>
          <w:rFonts w:cstheme="minorHAnsi"/>
          <w:color w:val="000000" w:themeColor="text1"/>
        </w:rPr>
        <w:t>. που αντιστοιχεί στο 1/3 του παγκόσμιου ΑΕΠ και σε 123% του ΑΕΠ των ΗΠΑ πιο πάνω από το επίπεδο του 119% που είχε φθάσει το 1946.</w:t>
      </w:r>
      <w:r w:rsidR="00A012F2">
        <w:rPr>
          <w:rFonts w:cstheme="minorHAnsi"/>
          <w:color w:val="000000" w:themeColor="text1"/>
        </w:rPr>
        <w:t xml:space="preserve"> </w:t>
      </w: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w:t>
      </w:r>
      <w:r w:rsidR="00A012F2">
        <w:rPr>
          <w:rFonts w:cstheme="minorHAnsi"/>
          <w:color w:val="000000" w:themeColor="text1"/>
        </w:rPr>
        <w:t xml:space="preserve"> </w:t>
      </w:r>
      <w:r w:rsidRPr="00021283">
        <w:rPr>
          <w:rFonts w:cstheme="minorHAnsi"/>
          <w:color w:val="000000" w:themeColor="text1"/>
        </w:rPr>
        <w:t>Η τεράστια αυτή αύξηση του χρέους των ΗΠΑ από το 2020 κατά 55%,</w:t>
      </w:r>
      <w:r w:rsidR="00A012F2">
        <w:rPr>
          <w:rFonts w:cstheme="minorHAnsi"/>
          <w:color w:val="000000" w:themeColor="text1"/>
        </w:rPr>
        <w:t xml:space="preserve"> </w:t>
      </w:r>
      <w:r w:rsidRPr="00021283">
        <w:rPr>
          <w:rFonts w:cstheme="minorHAnsi"/>
          <w:color w:val="000000" w:themeColor="text1"/>
        </w:rPr>
        <w:t>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w:t>
      </w:r>
      <w:r w:rsidR="00A012F2">
        <w:rPr>
          <w:rFonts w:cstheme="minorHAnsi"/>
          <w:color w:val="000000" w:themeColor="text1"/>
        </w:rPr>
        <w:t xml:space="preserve"> </w:t>
      </w:r>
      <w:r w:rsidRPr="00021283">
        <w:rPr>
          <w:rFonts w:cstheme="minorHAnsi"/>
          <w:color w:val="000000" w:themeColor="text1"/>
        </w:rPr>
        <w:t xml:space="preserve">χρέος απαιτεί την πληρωμή μονίμως </w:t>
      </w:r>
      <w:commentRangeStart w:id="93"/>
      <w:del w:id="186" w:author="ProofreadAI" w:date="2026-02-23T15:51:42.322780Z">
        <w:r>
          <w:rPr>
            <w:rFonts w:cstheme="minorHAnsi"/>
            <w:color w:val="000000" w:themeColor="text1"/>
          </w:rPr>
          <w:delText xml:space="preserve">ετήσιων τόκων 13% των κρατικών δαπανών, μεγαλύτερων</w:delText>
        </w:r>
      </w:del>
      <w:ins w:id="187" w:author="ProofreadAI" w:date="2026-02-23T15:51:42.322780Z">
        <w:r>
          <w:rPr>
            <w:rFonts w:cstheme="minorHAnsi"/>
            <w:color w:val="000000" w:themeColor="text1"/>
          </w:rPr>
          <w:t xml:space="preserve">ετήσιων τόκων (13% των κρατικών δαπανών), μεγαλύτερων</w:t>
        </w:r>
      </w:ins>
      <w:commentRangeEnd w:id="93"/>
      <w:r>
        <w:commentReference w:id="93"/>
      </w:r>
      <w:r>
        <w:rPr>
          <w:rFonts w:cstheme="minorHAnsi"/>
          <w:color w:val="000000" w:themeColor="text1"/>
        </w:rPr>
        <w:t xml:space="preserve">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commentRangeStart w:id="94"/>
      <w:del w:id="188" w:author="ProofreadAI" w:date="2026-02-23T15:51:42.322780Z">
        <w:r>
          <w:rPr>
            <w:rFonts w:eastAsia="Times New Roman" w:cstheme="minorHAnsi"/>
            <w:kern w:val="0"/>
            <w:lang w:eastAsia="en-GB"/>
            <w14:ligatures w14:val="none"/>
          </w:rPr>
          <w:delText xml:space="preserve">από Κίνα, Μεξικό και Καναδά</w:delText>
        </w:r>
      </w:del>
      <w:ins w:id="189" w:author="ProofreadAI" w:date="2026-02-23T15:51:42.322780Z">
        <w:r>
          <w:rPr>
            <w:rFonts w:eastAsia="Times New Roman" w:cstheme="minorHAnsi"/>
            <w:kern w:val="0"/>
            <w:lang w:eastAsia="en-GB"/>
            <w14:ligatures w14:val="none"/>
          </w:rPr>
          <w:t xml:space="preserve">από την Κίνα, το Μεξικό και τον Καναδά</w:t>
        </w:r>
      </w:ins>
      <w:commentRangeEnd w:id="94"/>
      <w:r>
        <w:commentReference w:id="94"/>
      </w:r>
      <w:r>
        <w:rPr>
          <w:rFonts w:eastAsia="Times New Roman" w:cstheme="minorHAnsi"/>
          <w:kern w:val="0"/>
          <w:lang w:eastAsia="en-GB"/>
          <w14:ligatures w14:val="none"/>
        </w:rPr>
        <w:t xml:space="preserve">.</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εισαγωγές της </w:t>
      </w:r>
      <w:proofErr w:type="spellStart"/>
      <w:r w:rsidRPr="00021283">
        <w:rPr>
          <w:rFonts w:eastAsia="Times New Roman" w:cstheme="minorHAnsi"/>
          <w:kern w:val="0"/>
          <w:lang w:eastAsia="en-GB"/>
          <w14:ligatures w14:val="none"/>
        </w:rPr>
        <w:t>Walmart</w:t>
      </w:r>
      <w:proofErr w:type="spellEnd"/>
      <w:r w:rsidRPr="00021283">
        <w:rPr>
          <w:rFonts w:eastAsia="Times New Roman" w:cstheme="minorHAnsi"/>
          <w:kern w:val="0"/>
          <w:lang w:eastAsia="en-GB"/>
          <w14:ligatures w14:val="none"/>
        </w:rPr>
        <w:t xml:space="preserve"> από την Κίνα αυξήθηκαν κατά 33%.</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εισαγωγές της </w:t>
      </w:r>
      <w:proofErr w:type="spellStart"/>
      <w:r w:rsidRPr="00021283">
        <w:rPr>
          <w:rFonts w:eastAsia="Times New Roman" w:cstheme="minorHAnsi"/>
          <w:kern w:val="0"/>
          <w:lang w:eastAsia="en-GB"/>
          <w14:ligatures w14:val="none"/>
        </w:rPr>
        <w:t>Columbia</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Sportswear</w:t>
      </w:r>
      <w:proofErr w:type="spellEnd"/>
      <w:r w:rsidRPr="00021283">
        <w:rPr>
          <w:rFonts w:eastAsia="Times New Roman" w:cstheme="minorHAnsi"/>
          <w:kern w:val="0"/>
          <w:lang w:eastAsia="en-GB"/>
          <w14:ligatures w14:val="none"/>
        </w:rPr>
        <w:t xml:space="preserve"> αυξήθηκαν κατά 50% από το 2023 έως το 2024.</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και αποθήκευση προϊόντων ώστε να αποφευχθεί η επιβάρυνση από μελλοντικούς δασμούς.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εταιρείες προσπαθούν να προστατεύσουν τους προϋπολογισμούς τους, ιδιαίτερα για έργα υποδομών που σχεδιάζονται 2-3 χρόνια νωρίτερα.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Χωρίς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t xml:space="preserve"> </w:t>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w:t>
      </w:r>
      <w:proofErr w:type="spellStart"/>
      <w:r w:rsidRPr="00021283">
        <w:rPr>
          <w:rFonts w:eastAsia="Times New Roman" w:cstheme="minorHAnsi"/>
          <w:kern w:val="0"/>
          <w:lang w:eastAsia="en-GB"/>
          <w14:ligatures w14:val="none"/>
        </w:rPr>
        <w:t>προφόρτωσης</w:t>
      </w:r>
      <w:proofErr w:type="spellEnd"/>
      <w:r w:rsidRPr="00021283">
        <w:rPr>
          <w:rFonts w:eastAsia="Times New Roman" w:cstheme="minorHAnsi"/>
          <w:kern w:val="0"/>
          <w:lang w:eastAsia="en-GB"/>
          <w14:ligatures w14:val="none"/>
        </w:rPr>
        <w:t xml:space="preserve">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w:t>
      </w:r>
      <w:proofErr w:type="spellStart"/>
      <w:r w:rsidRPr="00021283">
        <w:rPr>
          <w:rFonts w:eastAsia="Times New Roman" w:cstheme="minorHAnsi"/>
          <w:kern w:val="0"/>
          <w:lang w:eastAsia="en-GB"/>
          <w14:ligatures w14:val="none"/>
        </w:rPr>
        <w:t>προφόρτωσης</w:t>
      </w:r>
      <w:proofErr w:type="spellEnd"/>
      <w:r w:rsidRPr="00021283">
        <w:rPr>
          <w:rFonts w:eastAsia="Times New Roman" w:cstheme="minorHAnsi"/>
          <w:kern w:val="0"/>
          <w:lang w:eastAsia="en-GB"/>
          <w14:ligatures w14:val="none"/>
        </w:rPr>
        <w:t>, οι δασμοί τελικά αυξάνουν τις τιμές για τους καταναλωτές των ΗΠΑ.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Όλα τα κόστη της εφοδιαστικής αλυσίδας, συμπεριλαμβανομένων αυτών που σχετίζονται με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συνήθως </w:t>
      </w:r>
      <w:proofErr w:type="spellStart"/>
      <w:r w:rsidRPr="00021283">
        <w:rPr>
          <w:rFonts w:eastAsia="Times New Roman" w:cstheme="minorHAnsi"/>
          <w:kern w:val="0"/>
          <w:lang w:eastAsia="en-GB"/>
          <w14:ligatures w14:val="none"/>
        </w:rPr>
        <w:t>μετακυλίονται</w:t>
      </w:r>
      <w:proofErr w:type="spellEnd"/>
      <w:r w:rsidRPr="00021283">
        <w:rPr>
          <w:rFonts w:eastAsia="Times New Roman" w:cstheme="minorHAnsi"/>
          <w:kern w:val="0"/>
          <w:lang w:eastAsia="en-GB"/>
          <w14:ligatures w14:val="none"/>
        </w:rPr>
        <w:t xml:space="preserve"> στους καταναλωτές.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εταιρείες χρησιμοποιούν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για να εξομαλύνουν τις αυξήσεις των τιμών και να αποτρέψουν ξαφνικές, απότομες αυξήσεις στο κόστος των καταναλωτών.</w:t>
      </w:r>
      <w:r w:rsidR="00A012F2">
        <w:rPr>
          <w:rFonts w:eastAsia="Times New Roman" w:cstheme="minorHAnsi"/>
          <w:kern w:val="0"/>
          <w:lang w:eastAsia="en-GB"/>
          <w14:ligatures w14:val="none"/>
        </w:rPr>
        <w:t xml:space="preserve"> </w:t>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Το λιμάνι του </w:t>
      </w:r>
      <w:proofErr w:type="spellStart"/>
      <w:r w:rsidRPr="00021283">
        <w:rPr>
          <w:rFonts w:eastAsia="Times New Roman" w:cstheme="minorHAnsi"/>
          <w:kern w:val="0"/>
          <w:lang w:eastAsia="en-GB"/>
          <w14:ligatures w14:val="none"/>
        </w:rPr>
        <w:t>Laredo</w:t>
      </w:r>
      <w:proofErr w:type="spellEnd"/>
      <w:r w:rsidRPr="00021283">
        <w:rPr>
          <w:rFonts w:eastAsia="Times New Roman" w:cstheme="minorHAnsi"/>
          <w:kern w:val="0"/>
          <w:lang w:eastAsia="en-GB"/>
          <w14:ligatures w14:val="none"/>
        </w:rPr>
        <w:t xml:space="preserve">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είναι πιθανή απώλεια 400.000 θέσεων εργασίας, κυρίως σε εταιρείες των ΗΠΑ που δραστηριοποιούνται στο Μεξικό.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Μείωση του ΑΕΠ του Μεξικού κατά 1,7% σε βάθος πενταετίας.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Αύξηση του πληθωρισμού στο Μεξικό κατά 2,3% λόγω της αύξησης του κόστους των εισαγωγών.</w:t>
      </w:r>
      <w:r w:rsidR="00A012F2">
        <w:rPr>
          <w:rFonts w:eastAsia="Times New Roman" w:cstheme="minorHAnsi"/>
          <w:kern w:val="0"/>
          <w:lang w:eastAsia="en-GB"/>
          <w14:ligatures w14:val="none"/>
        </w:rPr>
        <w:t xml:space="preserve">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 xml:space="preserve">Qwen2.5-Max </w:t>
      </w:r>
      <w:commentRangeStart w:id="95"/>
      <w:del w:id="190" w:author="ProofreadAI" w:date="2026-02-23T15:51:42.322780Z">
        <w:r>
          <w:rPr>
            <w:rFonts w:cstheme="minorHAnsi"/>
          </w:rPr>
          <w:delText xml:space="preserve">στρατηγική τεχνολογία</w:delText>
        </w:r>
      </w:del>
      <w:ins w:id="191" w:author="ProofreadAI" w:date="2026-02-23T15:51:42.322780Z">
        <w:r>
          <w:rPr>
            <w:rFonts w:cstheme="minorHAnsi"/>
          </w:rPr>
          <w:t xml:space="preserve">στρατηγικές τεχνολογίες</w:t>
        </w:r>
      </w:ins>
      <w:commentRangeEnd w:id="95"/>
      <w:r>
        <w:commentReference w:id="95"/>
      </w:r>
      <w:r>
        <w:rPr>
          <w:rFonts w:cstheme="minorHAnsi"/>
        </w:rPr>
        <w:t xml:space="preserve">;</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 xml:space="preserve">Γιώργος </w:t>
      </w:r>
      <w:proofErr w:type="spellStart"/>
      <w:r>
        <w:rPr>
          <w:rFonts w:cstheme="minorHAnsi"/>
          <w:color w:val="000000" w:themeColor="text1"/>
        </w:rPr>
        <w:t>Ατσαλάκης</w:t>
      </w:r>
      <w:proofErr w:type="spellEnd"/>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ΗΠΑ και Κίνας για την τεχνολογική υπεροχή </w:t>
      </w:r>
      <w:commentRangeStart w:id="96"/>
      <w:del w:id="192" w:author="ProofreadAI" w:date="2026-02-23T15:51:42.322780Z">
        <w:r>
          <w:rPr>
            <w:rFonts w:cstheme="minorHAnsi"/>
          </w:rPr>
          <w:delText xml:space="preserve">και ο έλεγχος</w:delText>
        </w:r>
      </w:del>
      <w:ins w:id="193" w:author="ProofreadAI" w:date="2026-02-23T15:51:42.322780Z">
        <w:r>
          <w:rPr>
            <w:rFonts w:cstheme="minorHAnsi"/>
          </w:rPr>
          <w:t xml:space="preserve">και τον έλεγχο</w:t>
        </w:r>
      </w:ins>
      <w:commentRangeEnd w:id="96"/>
      <w:r>
        <w:commentReference w:id="96"/>
      </w:r>
      <w:r>
        <w:rPr>
          <w:rFonts w:cstheme="minorHAnsi"/>
        </w:rPr>
        <w:t xml:space="preserve">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r w:rsidR="00A012F2">
        <w:rPr>
          <w:rFonts w:cstheme="minorHAnsi"/>
        </w:rPr>
        <w:t xml:space="preserve"> </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w:t>
      </w:r>
      <w:proofErr w:type="spellStart"/>
      <w:r w:rsidRPr="00021283">
        <w:rPr>
          <w:rFonts w:cstheme="minorHAnsi"/>
        </w:rPr>
        <w:t>Made</w:t>
      </w:r>
      <w:proofErr w:type="spellEnd"/>
      <w:r w:rsidRPr="00021283">
        <w:rPr>
          <w:rFonts w:cstheme="minorHAnsi"/>
        </w:rPr>
        <w:t xml:space="preserve"> in </w:t>
      </w:r>
      <w:proofErr w:type="spellStart"/>
      <w:r w:rsidRPr="00021283">
        <w:rPr>
          <w:rFonts w:cstheme="minorHAnsi"/>
        </w:rPr>
        <w:t>China</w:t>
      </w:r>
      <w:proofErr w:type="spellEnd"/>
      <w:r w:rsidRPr="00021283">
        <w:rPr>
          <w:rFonts w:cstheme="minorHAnsi"/>
        </w:rPr>
        <w:t xml:space="preserve">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w:t>
      </w:r>
      <w:proofErr w:type="spellStart"/>
      <w:r w:rsidRPr="00021283">
        <w:rPr>
          <w:rFonts w:cstheme="minorHAnsi"/>
        </w:rPr>
        <w:t>εξωτερικότητες</w:t>
      </w:r>
      <w:proofErr w:type="spellEnd"/>
      <w:r w:rsidRPr="00021283">
        <w:rPr>
          <w:rFonts w:cstheme="minorHAnsi"/>
        </w:rPr>
        <w:t>,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w:t>
      </w:r>
      <w:proofErr w:type="spellStart"/>
      <w:r w:rsidRPr="00021283">
        <w:rPr>
          <w:rFonts w:cstheme="minorHAnsi"/>
        </w:rPr>
        <w:t>smartphones</w:t>
      </w:r>
      <w:proofErr w:type="spellEnd"/>
      <w:r w:rsidRPr="00021283">
        <w:rPr>
          <w:rFonts w:cstheme="minorHAnsi"/>
        </w:rPr>
        <w:t xml:space="preserve"> μέχρι στρατιωτικά συστήματα. Η εξάρτηση της Κίνας από αμερικανικές και </w:t>
      </w:r>
      <w:proofErr w:type="spellStart"/>
      <w:r w:rsidRPr="00021283">
        <w:rPr>
          <w:rFonts w:cstheme="minorHAnsi"/>
        </w:rPr>
        <w:t>ταϊβανέζικες</w:t>
      </w:r>
      <w:proofErr w:type="spellEnd"/>
      <w:r w:rsidRPr="00021283">
        <w:rPr>
          <w:rFonts w:cstheme="minorHAnsi"/>
        </w:rPr>
        <w:t xml:space="preserve">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w:t>
      </w:r>
      <w:proofErr w:type="spellStart"/>
      <w:r w:rsidRPr="00021283">
        <w:rPr>
          <w:rFonts w:cstheme="minorHAnsi"/>
        </w:rPr>
        <w:t>Nvidia</w:t>
      </w:r>
      <w:proofErr w:type="spellEnd"/>
      <w:r w:rsidRPr="00021283">
        <w:rPr>
          <w:rFonts w:cstheme="minorHAnsi"/>
        </w:rPr>
        <w:t xml:space="preserve">, η </w:t>
      </w:r>
      <w:proofErr w:type="spellStart"/>
      <w:r w:rsidRPr="00021283">
        <w:rPr>
          <w:rFonts w:cstheme="minorHAnsi"/>
        </w:rPr>
        <w:t>Intel</w:t>
      </w:r>
      <w:proofErr w:type="spellEnd"/>
      <w:r w:rsidRPr="00021283">
        <w:rPr>
          <w:rFonts w:cstheme="minorHAnsi"/>
        </w:rPr>
        <w:t xml:space="preserve">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w:t>
      </w:r>
      <w:proofErr w:type="spellStart"/>
      <w:r w:rsidRPr="00021283">
        <w:rPr>
          <w:rFonts w:cstheme="minorHAnsi"/>
        </w:rPr>
        <w:t>Huawei</w:t>
      </w:r>
      <w:proofErr w:type="spellEnd"/>
      <w:r w:rsidRPr="00021283">
        <w:rPr>
          <w:rFonts w:cstheme="minorHAnsi"/>
        </w:rPr>
        <w:t xml:space="preserve">, την </w:t>
      </w:r>
      <w:proofErr w:type="spellStart"/>
      <w:r w:rsidRPr="00021283">
        <w:rPr>
          <w:rFonts w:cstheme="minorHAnsi"/>
        </w:rPr>
        <w:t>Alibaba</w:t>
      </w:r>
      <w:proofErr w:type="spellEnd"/>
      <w:r w:rsidRPr="00021283">
        <w:rPr>
          <w:rFonts w:cstheme="minorHAnsi"/>
        </w:rPr>
        <w:t xml:space="preserve">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w:t>
      </w:r>
      <w:r w:rsidR="00A012F2">
        <w:rPr>
          <w:rFonts w:cstheme="minorHAnsi"/>
        </w:rPr>
        <w:t xml:space="preserve"> </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w:t>
      </w:r>
      <w:commentRangeStart w:id="97"/>
      <w:del w:id="194" w:author="ProofreadAI" w:date="2026-02-23T15:51:42.322780Z">
        <w:r>
          <w:rPr>
            <w:rFonts w:eastAsia="Times New Roman" w:cstheme="minorHAnsi"/>
            <w:kern w:val="0"/>
            <w:lang w:eastAsia="en-GB"/>
            <w14:ligatures w14:val="none"/>
          </w:rPr>
          <w:delText xml:space="preserve">κυρίαρχοι</w:delText>
        </w:r>
      </w:del>
      <w:ins w:id="195" w:author="ProofreadAI" w:date="2026-02-23T15:51:42.322780Z">
        <w:r>
          <w:rPr>
            <w:rFonts w:eastAsia="Times New Roman" w:cstheme="minorHAnsi"/>
            <w:kern w:val="0"/>
            <w:lang w:eastAsia="en-GB"/>
            <w14:ligatures w14:val="none"/>
          </w:rPr>
          <w:t xml:space="preserve">κυρίαρχες</w:t>
        </w:r>
      </w:ins>
      <w:commentRangeEnd w:id="97"/>
      <w:r>
        <w:commentReference w:id="97"/>
      </w:r>
      <w:r>
        <w:rPr>
          <w:rFonts w:eastAsia="Times New Roman" w:cstheme="minorHAnsi"/>
          <w:kern w:val="0"/>
          <w:lang w:eastAsia="en-GB"/>
          <w14:ligatures w14:val="none"/>
        </w:rPr>
        <w:t xml:space="preserve"> της αγοράς ή κάποια </w:t>
      </w:r>
      <w:r w:rsidRPr="00021283">
        <w:rPr>
          <w:rFonts w:eastAsia="Times New Roman" w:cstheme="minorHAnsi"/>
          <w:kern w:val="0"/>
          <w:lang w:val="en-US" w:eastAsia="en-GB"/>
          <w14:ligatures w14:val="none"/>
        </w:rPr>
        <w:t>startup</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w:t>
      </w:r>
      <w:commentRangeStart w:id="98"/>
      <w:del w:id="196" w:author="ProofreadAI" w:date="2026-02-23T15:51:42.322780Z">
        <w:r>
          <w:rPr>
            <w:rFonts w:eastAsia="Times New Roman" w:cstheme="minorHAnsi"/>
            <w:kern w:val="0"/>
            <w:lang w:eastAsia="en-GB"/>
            <w14:ligatures w14:val="none"/>
          </w:rPr>
          <w:delText xml:space="preserve">κινέζικη</w:delText>
        </w:r>
      </w:del>
      <w:ins w:id="197" w:author="ProofreadAI" w:date="2026-02-23T15:51:42.322780Z">
        <w:r>
          <w:rPr>
            <w:rFonts w:eastAsia="Times New Roman" w:cstheme="minorHAnsi"/>
            <w:kern w:val="0"/>
            <w:lang w:eastAsia="en-GB"/>
            <w14:ligatures w14:val="none"/>
          </w:rPr>
          <w:t xml:space="preserve">κινεζική</w:t>
        </w:r>
      </w:ins>
      <w:commentRangeEnd w:id="98"/>
      <w:r>
        <w:commentReference w:id="98"/>
      </w:r>
      <w:r>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Δεν δημιουργεί απλά κώδικα, αλλά τον εκτελεί και τον δοκιμάζει σε πραγματικό χρόνο.</w:t>
      </w:r>
      <w:r w:rsidR="00A012F2">
        <w:rPr>
          <w:rFonts w:cstheme="minorHAnsi"/>
        </w:rPr>
        <w:t xml:space="preserve"> </w:t>
      </w:r>
      <w:r w:rsidRPr="00021283">
        <w:rPr>
          <w:rFonts w:cstheme="minorHAnsi"/>
        </w:rPr>
        <w:t>Είναι εξαιρετικά ακριβές στη δημιουργία λεπτομερών εικόνων που ακολουθούν οδηγίες.</w:t>
      </w:r>
      <w:r w:rsidR="00A012F2">
        <w:rPr>
          <w:rFonts w:cstheme="minorHAnsi"/>
        </w:rPr>
        <w:t xml:space="preserve"> </w:t>
      </w:r>
      <w:r w:rsidRPr="00021283">
        <w:rPr>
          <w:rFonts w:cstheme="minorHAnsi"/>
        </w:rPr>
        <w:t>Παράγει βίντεο ταχύτερα από το 90% των υφιστάμενων εργαλείων ΤΝ.</w:t>
      </w:r>
      <w:r w:rsidR="00A012F2">
        <w:rPr>
          <w:rFonts w:cstheme="minorHAnsi"/>
        </w:rPr>
        <w:t xml:space="preserve"> </w:t>
      </w:r>
      <w:r w:rsidRPr="00021283">
        <w:rPr>
          <w:rFonts w:cstheme="minorHAnsi"/>
        </w:rPr>
        <w:t>Διεξάγει διαδικτυακές αναζητήσεις, συλλέγει δεδομένα και συνοψίζει ερευνητικό υλικό σε πραγματικό χρόνο.</w:t>
      </w:r>
      <w:r w:rsidR="00A012F2">
        <w:rPr>
          <w:rFonts w:cstheme="minorHAnsi"/>
        </w:rPr>
        <w:t xml:space="preserve"> </w:t>
      </w:r>
      <w:r w:rsidRPr="00021283">
        <w:rPr>
          <w:rFonts w:cstheme="minorHAnsi"/>
        </w:rPr>
        <w:t xml:space="preserve">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w:t>
      </w:r>
      <w:r w:rsidR="00A012F2">
        <w:rPr>
          <w:rFonts w:cstheme="minorHAnsi"/>
        </w:rPr>
        <w:t xml:space="preserve"> </w:t>
      </w:r>
      <w:r w:rsidRPr="00021283">
        <w:rPr>
          <w:rFonts w:cstheme="minorHAnsi"/>
        </w:rPr>
        <w:t xml:space="preserve">με εξαγωγικά πλεονάσματα ξεπερνούν το 45-50% του ΑΕΠ της </w:t>
      </w:r>
      <w:r w:rsidR="00FA713D">
        <w:rPr>
          <w:rFonts w:cstheme="minorHAnsi"/>
        </w:rPr>
        <w:t>Ε.Ε.</w:t>
      </w:r>
      <w:r w:rsidRPr="00021283">
        <w:rPr>
          <w:rFonts w:cstheme="minorHAnsi"/>
        </w:rPr>
        <w:t>.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w:t>
      </w:r>
      <w:r w:rsidR="00A012F2">
        <w:rPr>
          <w:rFonts w:cstheme="minorHAnsi"/>
        </w:rPr>
        <w:t xml:space="preserve"> </w:t>
      </w:r>
      <w:r w:rsidRPr="00021283">
        <w:rPr>
          <w:rFonts w:cstheme="minorHAnsi"/>
        </w:rPr>
        <w:t xml:space="preserve">για περιορισμό της ανεξέλεγκτης μετανάστευσης, την έλλειψη ασφάλειας κλπ., </w:t>
      </w:r>
      <w:commentRangeStart w:id="99"/>
      <w:del w:id="198" w:author="ProofreadAI" w:date="2026-02-23T15:51:42.322780Z">
        <w:r>
          <w:rPr>
            <w:rFonts w:cstheme="minorHAnsi"/>
          </w:rPr>
          <w:delText xml:space="preserve">αρχίζουν</w:delText>
        </w:r>
      </w:del>
      <w:ins w:id="199" w:author="ProofreadAI" w:date="2026-02-23T15:51:42.322780Z">
        <w:r>
          <w:rPr>
            <w:rFonts w:cstheme="minorHAnsi"/>
          </w:rPr>
          <w:t xml:space="preserve">αρχίζει</w:t>
        </w:r>
      </w:ins>
      <w:commentRangeEnd w:id="99"/>
      <w:r>
        <w:commentReference w:id="99"/>
      </w:r>
      <w:r>
        <w:rPr>
          <w:rFonts w:cstheme="minorHAnsi"/>
        </w:rPr>
        <w:t xml:space="preserve">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w:t>
      </w:r>
      <w:r w:rsidR="00A012F2">
        <w:rPr>
          <w:rFonts w:cstheme="minorHAnsi"/>
        </w:rPr>
        <w:t xml:space="preserve"> </w:t>
      </w:r>
      <w:r w:rsidRPr="00021283">
        <w:rPr>
          <w:rFonts w:cstheme="minorHAnsi"/>
        </w:rPr>
        <w:t xml:space="preserve">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w:t>
      </w:r>
      <w:r w:rsidR="00A012F2">
        <w:rPr>
          <w:rFonts w:cstheme="minorHAnsi"/>
        </w:rPr>
        <w:t xml:space="preserve"> </w:t>
      </w:r>
      <w:r w:rsidRPr="00021283">
        <w:rPr>
          <w:rFonts w:cstheme="minorHAnsi"/>
        </w:rPr>
        <w:t xml:space="preserve">η προσφορά αγαθών για να μειωθούν οι τιμές για να αντιμετωπισθεί η εκ νέου επερχόμενη άνοδος του πληθωρισμού και η κατάσταση </w:t>
      </w:r>
      <w:commentRangeStart w:id="100"/>
      <w:del w:id="200" w:author="ProofreadAI" w:date="2026-02-23T15:51:42.322780Z">
        <w:r>
          <w:rPr>
            <w:rFonts w:cstheme="minorHAnsi"/>
          </w:rPr>
          <w:delText xml:space="preserve">στασιμοπληθωρισμού</w:delText>
        </w:r>
      </w:del>
      <w:ins w:id="201" w:author="ProofreadAI" w:date="2026-02-23T15:51:42.322780Z">
        <w:r>
          <w:rPr>
            <w:rFonts w:cstheme="minorHAnsi"/>
          </w:rPr>
          <w:t xml:space="preserve">στασιμωπληθωρισμού</w:t>
        </w:r>
      </w:ins>
      <w:commentRangeEnd w:id="100"/>
      <w:r>
        <w:commentReference w:id="100"/>
      </w:r>
      <w:r>
        <w:rPr>
          <w:rFonts w:cstheme="minorHAnsi"/>
        </w:rPr>
        <w:t xml:space="preserve">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w:t>
      </w:r>
      <w:proofErr w:type="spellStart"/>
      <w:r w:rsidRPr="00021283">
        <w:rPr>
          <w:rFonts w:cstheme="minorHAnsi"/>
        </w:rPr>
        <w:t>αυτομνημόνια</w:t>
      </w:r>
      <w:proofErr w:type="spellEnd"/>
      <w:r w:rsidRPr="00021283">
        <w:rPr>
          <w:rFonts w:cstheme="minorHAnsi"/>
        </w:rPr>
        <w:t xml:space="preserve"> ώστε να σταματήσουν να ξοδεύουν 37% παραπάνω ($6,75 </w:t>
      </w:r>
      <w:proofErr w:type="spellStart"/>
      <w:r w:rsidRPr="00021283">
        <w:rPr>
          <w:rFonts w:cstheme="minorHAnsi"/>
        </w:rPr>
        <w:t>τρισ</w:t>
      </w:r>
      <w:proofErr w:type="spellEnd"/>
      <w:r w:rsidRPr="00021283">
        <w:rPr>
          <w:rFonts w:cstheme="minorHAnsi"/>
        </w:rPr>
        <w:t xml:space="preserve">.) απ' ό,τι εισπράττουν ($4,92 </w:t>
      </w:r>
      <w:proofErr w:type="spellStart"/>
      <w:r w:rsidRPr="00021283">
        <w:rPr>
          <w:rFonts w:cstheme="minorHAnsi"/>
        </w:rPr>
        <w:t>τρισ</w:t>
      </w:r>
      <w:proofErr w:type="spellEnd"/>
      <w:r w:rsidRPr="00021283">
        <w:rPr>
          <w:rFonts w:cstheme="minorHAnsi"/>
        </w:rPr>
        <w:t xml:space="preserve">.).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w:t>
      </w:r>
      <w:commentRangeStart w:id="101"/>
      <w:del w:id="202" w:author="ProofreadAI" w:date="2026-02-23T15:51:42.322780Z">
        <w:r>
          <w:rPr>
            <w:rFonts w:cstheme="minorHAnsi"/>
          </w:rPr>
          <w:delText xml:space="preserve">την κβαντική</w:delText>
        </w:r>
      </w:del>
      <w:ins w:id="203" w:author="ProofreadAI" w:date="2026-02-23T15:51:42.322780Z">
        <w:r>
          <w:rPr>
            <w:rFonts w:cstheme="minorHAnsi"/>
          </w:rPr>
          <w:t xml:space="preserve">της κβαντικής</w:t>
        </w:r>
      </w:ins>
      <w:commentRangeEnd w:id="101"/>
      <w:r>
        <w:commentReference w:id="101"/>
      </w:r>
      <w:r>
        <w:rPr>
          <w:rFonts w:cstheme="minorHAnsi"/>
        </w:rPr>
        <w:t xml:space="preserve"> υπολογιστική κλπ., που θα αυξήσουν την ανταγωνιστικότητα</w:t>
      </w:r>
      <w:r w:rsidR="00A012F2">
        <w:rPr>
          <w:rFonts w:cstheme="minorHAnsi"/>
        </w:rPr>
        <w:t xml:space="preserve"> </w:t>
      </w:r>
      <w:r w:rsidRPr="00021283">
        <w:rPr>
          <w:rFonts w:cstheme="minorHAnsi"/>
        </w:rPr>
        <w:t xml:space="preserve">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commentRangeStart w:id="102"/>
      <w:del w:id="204" w:author="ProofreadAI" w:date="2026-02-23T15:51:42.322780Z">
        <w:r>
          <w:rPr>
            <w:rFonts w:cstheme="minorHAnsi"/>
          </w:rPr>
          <w:delText xml:space="preserve">έχει</w:delText>
        </w:r>
      </w:del>
      <w:ins w:id="205" w:author="ProofreadAI" w:date="2026-02-23T15:51:42.322780Z">
        <w:r>
          <w:rPr>
            <w:rFonts w:cstheme="minorHAnsi"/>
          </w:rPr>
          <w:t xml:space="preserve">έχουν</w:t>
        </w:r>
      </w:ins>
      <w:commentRangeEnd w:id="102"/>
      <w:r>
        <w:commentReference w:id="102"/>
      </w:r>
      <w:r>
        <w:rPr>
          <w:rFonts w:cstheme="minorHAnsi"/>
        </w:rPr>
        <w:t xml:space="preserve">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3" w:name="OLE_LINK63"/>
      <w:r w:rsidRPr="00021283">
        <w:rPr>
          <w:rFonts w:cstheme="minorHAnsi"/>
          <w:color w:val="000000" w:themeColor="text1"/>
        </w:rPr>
        <w:t>Η Τουρκία «χρησιμοποιώντας»</w:t>
      </w:r>
      <w:r w:rsidR="00A012F2">
        <w:rPr>
          <w:rFonts w:cstheme="minorHAnsi"/>
          <w:color w:val="000000" w:themeColor="text1"/>
        </w:rPr>
        <w:t xml:space="preserve"> </w:t>
      </w:r>
      <w:r w:rsidRPr="00021283">
        <w:rPr>
          <w:rFonts w:cstheme="minorHAnsi"/>
          <w:color w:val="000000" w:themeColor="text1"/>
        </w:rPr>
        <w:t xml:space="preserve">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proofErr w:type="spellStart"/>
      <w:r w:rsidRPr="00021283">
        <w:rPr>
          <w:rFonts w:cstheme="minorHAnsi"/>
        </w:rPr>
        <w:lastRenderedPageBreak/>
        <w:t>Προωρά</w:t>
      </w:r>
      <w:proofErr w:type="spellEnd"/>
      <w:r w:rsidRPr="00021283">
        <w:rPr>
          <w:rFonts w:cstheme="minorHAnsi"/>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w:t>
      </w:r>
      <w:proofErr w:type="spellStart"/>
      <w:r w:rsidRPr="00021283">
        <w:rPr>
          <w:rFonts w:cstheme="minorHAnsi"/>
          <w:color w:val="000000" w:themeColor="text1"/>
        </w:rPr>
        <w:t>σχεδιάζειν</w:t>
      </w:r>
      <w:proofErr w:type="spellEnd"/>
      <w:r w:rsidRPr="00021283">
        <w:rPr>
          <w:rFonts w:cstheme="minorHAnsi"/>
          <w:color w:val="000000" w:themeColor="text1"/>
        </w:rPr>
        <w:t xml:space="preserve"> και το </w:t>
      </w:r>
      <w:proofErr w:type="spellStart"/>
      <w:r w:rsidRPr="00021283">
        <w:rPr>
          <w:rFonts w:cstheme="minorHAnsi"/>
          <w:color w:val="000000" w:themeColor="text1"/>
        </w:rPr>
        <w:t>προωράν</w:t>
      </w:r>
      <w:proofErr w:type="spellEnd"/>
      <w:r w:rsidRPr="00021283">
        <w:rPr>
          <w:rFonts w:cstheme="minorHAnsi"/>
          <w:color w:val="000000" w:themeColor="text1"/>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δηλαδή, δαπάνησαν 37% ($6,75 </w:t>
      </w:r>
      <w:proofErr w:type="spellStart"/>
      <w:r w:rsidRPr="00021283">
        <w:rPr>
          <w:rFonts w:cstheme="minorHAnsi"/>
          <w:color w:val="000000" w:themeColor="text1"/>
        </w:rPr>
        <w:t>τρισ</w:t>
      </w:r>
      <w:proofErr w:type="spellEnd"/>
      <w:r w:rsidRPr="00021283">
        <w:rPr>
          <w:rFonts w:cstheme="minorHAnsi"/>
          <w:color w:val="000000" w:themeColor="text1"/>
        </w:rPr>
        <w:t>.)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w:t>
      </w:r>
      <w:r w:rsidR="00A012F2">
        <w:rPr>
          <w:rFonts w:cstheme="minorHAnsi"/>
          <w:color w:val="000000" w:themeColor="text1"/>
        </w:rPr>
        <w:t xml:space="preserve"> </w:t>
      </w:r>
      <w:r w:rsidRPr="00021283">
        <w:rPr>
          <w:rFonts w:cstheme="minorHAnsi"/>
          <w:color w:val="000000" w:themeColor="text1"/>
        </w:rPr>
        <w:t>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w:t>
      </w:r>
      <w:proofErr w:type="spellStart"/>
      <w:commentRangeStart w:id="103"/>
      <w:del w:id="206" w:author="ProofreadAI" w:date="2026-02-23T15:51:42.322780Z">
        <w:r>
          <w:rPr>
            <w:rFonts w:cstheme="minorHAnsi"/>
            <w:color w:val="000000" w:themeColor="text1"/>
          </w:rPr>
          <w:delText xml:space="preserve">τηςαύξησής</w:delText>
        </w:r>
      </w:del>
      <w:ins w:id="207" w:author="ProofreadAI" w:date="2026-02-23T15:51:42.322780Z">
        <w:r>
          <w:rPr>
            <w:rFonts w:cstheme="minorHAnsi"/>
            <w:color w:val="000000" w:themeColor="text1"/>
          </w:rPr>
          <w:t xml:space="preserve">της αύξησής</w:t>
        </w:r>
      </w:ins>
      <w:commentRangeEnd w:id="103"/>
      <w:r>
        <w:commentReference w:id="103"/>
      </w:r>
      <w:proofErr w:type="spellEnd"/>
      <w:r w:rsidRPr="00021283">
        <w:rPr>
          <w:rFonts w:cstheme="minorHAnsi"/>
          <w:color w:val="000000" w:themeColor="text1"/>
        </w:rPr>
        <w:t xml:space="preserve"> του θα φθάσει τα $50 τρις εντός της επόμενης δεκαετίας. Οι ετήσιοι τόκοι σήμερα είναι 13% των κρατικών δαπανών (περίπου $900 </w:t>
      </w:r>
      <w:commentRangeStart w:id="104"/>
      <w:del w:id="208" w:author="ProofreadAI" w:date="2026-02-23T15:51:42.322780Z">
        <w:r>
          <w:rPr>
            <w:rFonts w:cstheme="minorHAnsi"/>
            <w:color w:val="000000" w:themeColor="text1"/>
          </w:rPr>
          <w:delText xml:space="preserve">δις</w:delText>
        </w:r>
      </w:del>
      <w:ins w:id="209" w:author="ProofreadAI" w:date="2026-02-23T15:51:42.322780Z">
        <w:r>
          <w:rPr>
            <w:rFonts w:cstheme="minorHAnsi"/>
            <w:color w:val="000000" w:themeColor="text1"/>
          </w:rPr>
          <w:t xml:space="preserve">δισ.</w:t>
        </w:r>
      </w:ins>
      <w:commentRangeEnd w:id="104"/>
      <w:r>
        <w:commentReference w:id="104"/>
      </w:r>
      <w:r>
        <w:rPr>
          <w:rFonts w:cstheme="minorHAnsi"/>
          <w:color w:val="000000" w:themeColor="text1"/>
        </w:rPr>
        <w:t xml:space="preserve">),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w:t>
      </w:r>
      <w:r w:rsidR="00A012F2">
        <w:rPr>
          <w:rFonts w:cstheme="minorHAnsi"/>
          <w:color w:val="000000" w:themeColor="text1"/>
        </w:rPr>
        <w:t xml:space="preserve"> </w:t>
      </w:r>
      <w:r w:rsidRPr="00021283">
        <w:rPr>
          <w:rFonts w:cstheme="minorHAnsi"/>
          <w:color w:val="000000" w:themeColor="text1"/>
        </w:rPr>
        <w:t>το υψηλότερο μεταπολεμικό επίπεδο από το 1991.</w:t>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commentRangeStart w:id="105"/>
      <w:del w:id="210" w:author="ProofreadAI" w:date="2026-02-23T15:51:42.322780Z">
        <w:r>
          <w:rPr>
            <w:rFonts w:cstheme="minorHAnsi"/>
            <w:color w:val="000000" w:themeColor="text1"/>
          </w:rPr>
          <w:delText xml:space="preserve">Σίγουρα η Αμερική εάν</w:delText>
        </w:r>
      </w:del>
      <w:ins w:id="211" w:author="ProofreadAI" w:date="2026-02-23T15:51:42.322780Z">
        <w:r>
          <w:rPr>
            <w:rFonts w:cstheme="minorHAnsi"/>
            <w:color w:val="000000" w:themeColor="text1"/>
          </w:rPr>
          <w:t xml:space="preserve">Σίγουρα, η Αμερική, εάν</w:t>
        </w:r>
      </w:ins>
      <w:commentRangeEnd w:id="105"/>
      <w:r>
        <w:commentReference w:id="105"/>
      </w:r>
      <w:r>
        <w:rPr>
          <w:rFonts w:cstheme="minorHAnsi"/>
          <w:color w:val="000000" w:themeColor="text1"/>
        </w:rPr>
        <w:t xml:space="preserve">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w:t>
      </w:r>
      <w:r w:rsidR="00A012F2">
        <w:rPr>
          <w:rFonts w:cstheme="minorHAnsi"/>
          <w:color w:val="000000" w:themeColor="text1"/>
        </w:rPr>
        <w:t xml:space="preserve"> </w:t>
      </w:r>
      <w:r w:rsidRPr="00021283">
        <w:rPr>
          <w:rFonts w:cstheme="minorHAnsi"/>
          <w:color w:val="000000" w:themeColor="text1"/>
        </w:rPr>
        <w:t>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 xml:space="preserve">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ενδεχόμενη μη επιτυχή αντιμετώπιση του εξαιρετικά αναποτελεσματικού και «σπάταλου» κράτους. Εάν για κάποιο λόγο υπάρξει</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και ένα εξωτερικό σοκ π.χ. σύγκρουση στον Ειρηνικό ωκεανό,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proofErr w:type="spellStart"/>
      <w:r w:rsidRPr="00021283">
        <w:rPr>
          <w:rFonts w:cstheme="minorHAnsi"/>
        </w:rPr>
        <w:t>Ατσαλάκης</w:t>
      </w:r>
      <w:proofErr w:type="spellEnd"/>
      <w:r w:rsidRPr="00021283">
        <w:rPr>
          <w:rFonts w:cstheme="minorHAnsi"/>
        </w:rPr>
        <w:t>,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 xml:space="preserve">Εργαστήριο Ανάλυσης </w:t>
      </w:r>
      <w:commentRangeStart w:id="106"/>
      <w:del w:id="212" w:author="ProofreadAI" w:date="2026-02-23T15:51:42.322780Z">
        <w:r>
          <w:rPr>
            <w:rFonts w:cstheme="minorHAnsi"/>
          </w:rPr>
          <w:delText xml:space="preserve">δεδομένων</w:delText>
        </w:r>
      </w:del>
      <w:ins w:id="213" w:author="ProofreadAI" w:date="2026-02-23T15:51:42.322780Z">
        <w:r>
          <w:rPr>
            <w:rFonts w:cstheme="minorHAnsi"/>
          </w:rPr>
          <w:t xml:space="preserve">Δεδομένων</w:t>
        </w:r>
      </w:ins>
      <w:commentRangeEnd w:id="106"/>
      <w:r>
        <w:commentReference w:id="106"/>
      </w:r>
      <w:r>
        <w:rPr>
          <w:rFonts w:cstheme="minorHAnsi"/>
        </w:rPr>
        <w:t xml:space="preserve">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αναδεικνύεται πώς αυτές οι νέες δυνάμεις προσπαθούν να αναδιαμορφώσουν την παγκόσμια τάξη, βασιζόμενες στα στοιχεία</w:t>
      </w:r>
      <w:r w:rsidR="00A012F2">
        <w:rPr>
          <w:rFonts w:cstheme="minorHAnsi"/>
          <w:color w:val="000000" w:themeColor="text1"/>
        </w:rPr>
        <w:t xml:space="preserve"> </w:t>
      </w:r>
      <w:r w:rsidRPr="00021283">
        <w:rPr>
          <w:rFonts w:cstheme="minorHAnsi"/>
          <w:color w:val="000000" w:themeColor="text1"/>
        </w:rPr>
        <w:t>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w:t>
      </w:r>
      <w:r w:rsidR="00A012F2">
        <w:rPr>
          <w:rFonts w:cstheme="minorHAnsi"/>
          <w:color w:val="000000" w:themeColor="text1"/>
        </w:rPr>
        <w:t xml:space="preserve"> </w:t>
      </w:r>
      <w:r w:rsidRPr="00021283">
        <w:rPr>
          <w:rFonts w:cstheme="minorHAnsi"/>
          <w:color w:val="000000" w:themeColor="text1"/>
        </w:rPr>
        <w:t xml:space="preserve">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commentRangeStart w:id="107"/>
      <w:del w:id="214" w:author="ProofreadAI" w:date="2026-02-23T15:51:42.322780Z">
        <w:r>
          <w:rPr>
            <w:rFonts w:cstheme="minorHAnsi"/>
            <w:color w:val="000000" w:themeColor="text1"/>
            <w:lang w:val="en-US"/>
          </w:rPr>
          <w:delText xml:space="preserve">Makran</w:delText>
        </w:r>
      </w:del>
      <w:ins w:id="215" w:author="ProofreadAI" w:date="2026-02-23T15:51:42.322780Z">
        <w:r>
          <w:rPr>
            <w:rFonts w:cstheme="minorHAnsi"/>
            <w:color w:val="000000" w:themeColor="text1"/>
            <w:lang w:val="en-US"/>
          </w:rPr>
          <w:t xml:space="preserve">Μακράν</w:t>
        </w:r>
      </w:ins>
      <w:commentRangeEnd w:id="107"/>
      <w:r>
        <w:commentReference w:id="107"/>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των </w:t>
      </w:r>
      <w:proofErr w:type="spellStart"/>
      <w:commentRangeStart w:id="108"/>
      <w:del w:id="216" w:author="ProofreadAI" w:date="2026-02-23T15:51:42.322780Z">
        <w:r>
          <w:rPr>
            <w:rFonts w:cstheme="minorHAnsi"/>
            <w:color w:val="000000" w:themeColor="text1"/>
          </w:rPr>
          <w:delText xml:space="preserve">Χούθι</w:delText>
        </w:r>
      </w:del>
      <w:ins w:id="217" w:author="ProofreadAI" w:date="2026-02-23T15:51:42.322780Z">
        <w:r>
          <w:rPr>
            <w:rFonts w:cstheme="minorHAnsi"/>
            <w:color w:val="000000" w:themeColor="text1"/>
          </w:rPr>
          <w:t xml:space="preserve">Χούτι</w:t>
        </w:r>
      </w:ins>
      <w:commentRangeEnd w:id="108"/>
      <w:r>
        <w:commentReference w:id="108"/>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θέση της στον παγκόσμιο χάρτη, έχασε τις βάσεις στη Συρία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Οι Ευρωπαίοι, στο μεταξύ, δεν είναι μία ενιαία χώρα, </w:t>
      </w:r>
      <w:commentRangeStart w:id="109"/>
      <w:del w:id="218" w:author="ProofreadAI" w:date="2026-02-23T15:51:42.322780Z">
        <w:r>
          <w:rPr>
            <w:rFonts w:eastAsia="Times New Roman" w:cstheme="minorHAnsi"/>
            <w:color w:val="000000" w:themeColor="text1"/>
            <w:kern w:val="0"/>
            <w:lang w:eastAsia="en-GB"/>
            <w14:ligatures w14:val="none"/>
          </w:rPr>
          <w:delText xml:space="preserve">αποτελείται από πολλές χώρες</w:delText>
        </w:r>
      </w:del>
      <w:ins w:id="219" w:author="ProofreadAI" w:date="2026-02-23T15:51:42.322780Z">
        <w:r>
          <w:rPr>
            <w:rFonts w:eastAsia="Times New Roman" w:cstheme="minorHAnsi"/>
            <w:color w:val="000000" w:themeColor="text1"/>
            <w:kern w:val="0"/>
            <w:lang w:eastAsia="en-GB"/>
            <w14:ligatures w14:val="none"/>
          </w:rPr>
          <w:t xml:space="preserve">αποτελούνται από πολλές χώρες</w:t>
        </w:r>
      </w:ins>
      <w:commentRangeEnd w:id="109"/>
      <w:r>
        <w:commentReference w:id="109"/>
      </w:r>
      <w:r>
        <w:rPr>
          <w:rFonts w:eastAsia="Times New Roman" w:cstheme="minorHAnsi"/>
          <w:color w:val="000000" w:themeColor="text1"/>
          <w:kern w:val="0"/>
          <w:lang w:eastAsia="en-GB"/>
          <w14:ligatures w14:val="none"/>
        </w:rPr>
        <w:t xml:space="preserve">.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w:t>
      </w:r>
      <w:commentRangeStart w:id="110"/>
      <w:del w:id="220" w:author="ProofreadAI" w:date="2026-02-23T15:51:42.322780Z">
        <w:r>
          <w:rPr>
            <w:rFonts w:eastAsia="Times New Roman" w:cstheme="minorHAnsi"/>
            <w:color w:val="000000" w:themeColor="text1"/>
            <w:kern w:val="0"/>
            <w:lang w:eastAsia="en-GB"/>
            <w14:ligatures w14:val="none"/>
          </w:rPr>
          <w:delText xml:space="preserve">συμφωνημένα</w:delText>
        </w:r>
      </w:del>
      <w:ins w:id="221" w:author="ProofreadAI" w:date="2026-02-23T15:51:42.322780Z">
        <w:r>
          <w:rPr>
            <w:rFonts w:eastAsia="Times New Roman" w:cstheme="minorHAnsi"/>
            <w:color w:val="000000" w:themeColor="text1"/>
            <w:kern w:val="0"/>
            <w:lang w:eastAsia="en-GB"/>
            <w14:ligatures w14:val="none"/>
          </w:rPr>
          <w:t xml:space="preserve">συμφωνηθέντα</w:t>
        </w:r>
      </w:ins>
      <w:commentRangeEnd w:id="110"/>
      <w:r>
        <w:commentReference w:id="110"/>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εξάρτησή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και τώρα που χάνει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τον άλλο αιώνιο εχθρό της θα το σκεφτεί πολύ καλά αν το τολμήσει</w:t>
      </w:r>
      <w:bookmarkEnd w:id="21"/>
      <w:r w:rsidRPr="00021283">
        <w:rPr>
          <w:rFonts w:eastAsia="Times New Roman" w:cstheme="minorHAnsi"/>
          <w:color w:val="000000" w:themeColor="text1"/>
          <w:kern w:val="0"/>
          <w:lang w:eastAsia="en-GB"/>
          <w14:ligatures w14:val="none"/>
        </w:rPr>
        <w:t xml:space="preserve">. </w:t>
      </w:r>
      <w:bookmarkStart w:id="22" w:name="OLE_LINK176"/>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του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Υπό αυτές τις συνθήκες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3"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3"/>
      <w:r w:rsidRPr="00021283">
        <w:rPr>
          <w:rFonts w:eastAsia="Times New Roman" w:cstheme="minorHAnsi"/>
          <w:color w:val="000000" w:themeColor="text1"/>
          <w:kern w:val="0"/>
          <w:lang w:eastAsia="en-GB"/>
          <w14:ligatures w14:val="none"/>
        </w:rPr>
        <w:t xml:space="preserve"> </w:t>
      </w:r>
      <w:bookmarkStart w:id="24" w:name="OLE_LINK171"/>
      <w:commentRangeStart w:id="111"/>
      <w:del w:id="222" w:author="ProofreadAI" w:date="2026-02-23T15:51:42.322780Z">
        <w:r>
          <w:rPr>
            <w:rFonts w:eastAsia="Times New Roman" w:cstheme="minorHAnsi"/>
            <w:color w:val="000000" w:themeColor="text1"/>
            <w:kern w:val="0"/>
            <w:lang w:eastAsia="en-GB"/>
            <w14:ligatures w14:val="none"/>
          </w:rPr>
          <w:delText xml:space="preserve">Η ιδέα τρεις</w:delText>
        </w:r>
      </w:del>
      <w:ins w:id="223" w:author="ProofreadAI" w:date="2026-02-23T15:51:42.322780Z">
        <w:r>
          <w:rPr>
            <w:rFonts w:eastAsia="Times New Roman" w:cstheme="minorHAnsi"/>
            <w:color w:val="000000" w:themeColor="text1"/>
            <w:kern w:val="0"/>
            <w:lang w:eastAsia="en-GB"/>
            <w14:ligatures w14:val="none"/>
          </w:rPr>
          <w:t xml:space="preserve">Η ιδέα ότι τρεις</w:t>
        </w:r>
      </w:ins>
      <w:commentRangeEnd w:id="111"/>
      <w:r>
        <w:commentReference w:id="111"/>
      </w:r>
      <w:r>
        <w:rPr>
          <w:rFonts w:eastAsia="Times New Roman" w:cstheme="minorHAnsi"/>
          <w:color w:val="000000" w:themeColor="text1"/>
          <w:kern w:val="0"/>
          <w:lang w:eastAsia="en-GB"/>
          <w14:ligatures w14:val="none"/>
        </w:rPr>
        <w:t xml:space="preserve">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4"/>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w:t>
      </w:r>
      <w:proofErr w:type="spellStart"/>
      <w:r w:rsidRPr="00021283">
        <w:rPr>
          <w:rFonts w:eastAsia="Times New Roman" w:cstheme="minorHAnsi"/>
          <w:color w:val="000000" w:themeColor="text1"/>
          <w:kern w:val="0"/>
          <w:lang w:eastAsia="en-GB"/>
          <w14:ligatures w14:val="none"/>
        </w:rPr>
        <w:t>Σαντ</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Πέτερςμπουργκ</w:t>
      </w:r>
      <w:proofErr w:type="spellEnd"/>
      <w:r w:rsidRPr="00021283">
        <w:rPr>
          <w:rFonts w:eastAsia="Times New Roman" w:cstheme="minorHAnsi"/>
          <w:color w:val="000000" w:themeColor="text1"/>
          <w:kern w:val="0"/>
          <w:lang w:eastAsia="en-GB"/>
          <w14:ligatures w14:val="none"/>
        </w:rPr>
        <w:t xml:space="preserve"> της Ρωσίας μέσω του Ιράν </w:t>
      </w:r>
      <w:bookmarkEnd w:id="25"/>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commentRangeStart w:id="112"/>
      <w:del w:id="224" w:author="ProofreadAI" w:date="2026-02-23T15:51:42.322780Z">
        <w:r>
          <w:rPr>
            <w:rFonts w:eastAsia="Times New Roman" w:cstheme="minorHAnsi"/>
            <w:color w:val="000000" w:themeColor="text1"/>
            <w:kern w:val="0"/>
            <w:lang w:eastAsia="en-GB"/>
            <w14:ligatures w14:val="none"/>
          </w:rPr>
          <w:delText xml:space="preserve">Βόλγκοκραντ</w:delText>
        </w:r>
      </w:del>
      <w:ins w:id="225" w:author="ProofreadAI" w:date="2026-02-23T15:51:42.322780Z">
        <w:r>
          <w:rPr>
            <w:rFonts w:eastAsia="Times New Roman" w:cstheme="minorHAnsi"/>
            <w:color w:val="000000" w:themeColor="text1"/>
            <w:kern w:val="0"/>
            <w:lang w:eastAsia="en-GB"/>
            <w14:ligatures w14:val="none"/>
          </w:rPr>
          <w:t xml:space="preserve">Βόλγκογκραντ</w:t>
        </w:r>
      </w:ins>
      <w:commentRangeEnd w:id="112"/>
      <w:r>
        <w:commentReference w:id="112"/>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w:t>
      </w:r>
      <w:proofErr w:type="spellStart"/>
      <w:commentRangeStart w:id="113"/>
      <w:del w:id="226" w:author="ProofreadAI" w:date="2026-02-23T15:51:42.322780Z">
        <w:r>
          <w:rPr>
            <w:rFonts w:eastAsia="Times New Roman" w:cstheme="minorHAnsi"/>
            <w:color w:val="000000" w:themeColor="text1"/>
            <w:kern w:val="0"/>
            <w:lang w:eastAsia="en-GB"/>
            <w14:ligatures w14:val="none"/>
          </w:rPr>
          <w:delText xml:space="preserve">Άστραχαν</w:delText>
        </w:r>
      </w:del>
      <w:ins w:id="227" w:author="ProofreadAI" w:date="2026-02-23T15:51:42.322780Z">
        <w:r>
          <w:rPr>
            <w:rFonts w:eastAsia="Times New Roman" w:cstheme="minorHAnsi"/>
            <w:color w:val="000000" w:themeColor="text1"/>
            <w:kern w:val="0"/>
            <w:lang w:eastAsia="en-GB"/>
            <w14:ligatures w14:val="none"/>
          </w:rPr>
          <w:t xml:space="preserve">Αστραχάν</w:t>
        </w:r>
      </w:ins>
      <w:commentRangeEnd w:id="113"/>
      <w:r>
        <w:commentReference w:id="113"/>
      </w:r>
      <w:proofErr w:type="spellEnd"/>
      <w:r w:rsidRPr="00021283">
        <w:rPr>
          <w:rFonts w:eastAsia="Times New Roman" w:cstheme="minorHAnsi"/>
          <w:color w:val="000000" w:themeColor="text1"/>
          <w:kern w:val="0"/>
          <w:lang w:eastAsia="en-GB"/>
          <w14:ligatures w14:val="none"/>
        </w:rPr>
        <w:t xml:space="preserve">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Ba</w:t>
      </w:r>
      <w:proofErr w:type="spellEnd"/>
      <w:r w:rsidRPr="00021283">
        <w:rPr>
          <w:rFonts w:eastAsia="Times New Roman" w:cstheme="minorHAnsi"/>
          <w:color w:val="000000" w:themeColor="text1"/>
          <w:kern w:val="0"/>
          <w:lang w:val="en-US" w:eastAsia="en-GB"/>
          <w14:ligatures w14:val="none"/>
        </w:rPr>
        <w:t>n</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xml:space="preserve">. Και οι δύο σιδηροδρομικές γραμμές, στη συνέχεια, κατευθύνονται προς το </w:t>
      </w:r>
      <w:proofErr w:type="spellStart"/>
      <w:commentRangeStart w:id="114"/>
      <w:del w:id="228" w:author="ProofreadAI" w:date="2026-02-23T15:51:42.322780Z">
        <w:r>
          <w:rPr>
            <w:rFonts w:eastAsia="Times New Roman" w:cstheme="minorHAnsi"/>
            <w:color w:val="000000" w:themeColor="text1"/>
            <w:kern w:val="0"/>
            <w:lang w:eastAsia="en-GB"/>
            <w14:ligatures w14:val="none"/>
          </w:rPr>
          <w:delText xml:space="preserve">Anchor</w:delText>
        </w:r>
      </w:del>
      <w:ins w:id="229" w:author="ProofreadAI" w:date="2026-02-23T15:51:42.322780Z">
        <w:r>
          <w:rPr>
            <w:rFonts w:eastAsia="Times New Roman" w:cstheme="minorHAnsi"/>
            <w:color w:val="000000" w:themeColor="text1"/>
            <w:kern w:val="0"/>
            <w:lang w:eastAsia="en-GB"/>
            <w14:ligatures w14:val="none"/>
          </w:rPr>
          <w:t xml:space="preserve">Αγκώνας</w:t>
        </w:r>
      </w:ins>
      <w:commentRangeEnd w:id="114"/>
      <w:r>
        <w:commentReference w:id="114"/>
      </w:r>
      <w:proofErr w:type="spellEnd"/>
      <w:r w:rsidRPr="00021283">
        <w:rPr>
          <w:rFonts w:eastAsia="Times New Roman" w:cstheme="minorHAnsi"/>
          <w:color w:val="000000" w:themeColor="text1"/>
          <w:kern w:val="0"/>
          <w:lang w:eastAsia="en-GB"/>
          <w14:ligatures w14:val="none"/>
        </w:rPr>
        <w:t xml:space="preserve"> κοντά στις παραθαλάσσιες πόλεις </w:t>
      </w:r>
      <w:proofErr w:type="spellStart"/>
      <w:r w:rsidRPr="00021283">
        <w:rPr>
          <w:rFonts w:eastAsia="Times New Roman" w:cstheme="minorHAnsi"/>
          <w:color w:val="000000" w:themeColor="text1"/>
          <w:kern w:val="0"/>
          <w:lang w:eastAsia="en-GB"/>
          <w14:ligatures w14:val="none"/>
        </w:rPr>
        <w:t>Bandar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Abbas</w:t>
      </w:r>
      <w:proofErr w:type="spellEnd"/>
      <w:r w:rsidRPr="00021283">
        <w:rPr>
          <w:rFonts w:eastAsia="Times New Roman" w:cstheme="minorHAnsi"/>
          <w:color w:val="000000" w:themeColor="text1"/>
          <w:kern w:val="0"/>
          <w:lang w:eastAsia="en-GB"/>
          <w14:ligatures w14:val="none"/>
        </w:rPr>
        <w:t xml:space="preserve"> και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6"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6"/>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w:t>
      </w:r>
      <w:proofErr w:type="spellStart"/>
      <w:r w:rsidRPr="00021283">
        <w:rPr>
          <w:rFonts w:eastAsia="Times New Roman" w:cstheme="minorHAnsi"/>
          <w:color w:val="000000" w:themeColor="text1"/>
          <w:kern w:val="0"/>
          <w:lang w:eastAsia="en-GB"/>
          <w14:ligatures w14:val="none"/>
        </w:rPr>
        <w:t>πολυτροπικό</w:t>
      </w:r>
      <w:proofErr w:type="spellEnd"/>
      <w:r w:rsidRPr="00021283">
        <w:rPr>
          <w:rFonts w:eastAsia="Times New Roman" w:cstheme="minorHAnsi"/>
          <w:color w:val="000000" w:themeColor="text1"/>
          <w:kern w:val="0"/>
          <w:lang w:eastAsia="en-GB"/>
          <w14:ligatures w14:val="none"/>
        </w:rPr>
        <w:t xml:space="preserve">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w:t>
      </w:r>
      <w:commentRangeStart w:id="115"/>
      <w:del w:id="230" w:author="ProofreadAI" w:date="2026-02-23T15:51:42.322780Z">
        <w:r>
          <w:rPr>
            <w:rFonts w:eastAsia="Times New Roman" w:cstheme="minorHAnsi"/>
            <w:color w:val="000000" w:themeColor="text1"/>
            <w:kern w:val="0"/>
            <w:lang w:eastAsia="en-GB"/>
            <w14:ligatures w14:val="none"/>
          </w:rPr>
          <w:delText xml:space="preserve">Ινδία–Μέση Ανατολή,</w:delText>
        </w:r>
      </w:del>
      <w:ins w:id="231" w:author="ProofreadAI" w:date="2026-02-23T15:51:42.322780Z">
        <w:r>
          <w:rPr>
            <w:rFonts w:eastAsia="Times New Roman" w:cstheme="minorHAnsi"/>
            <w:color w:val="000000" w:themeColor="text1"/>
            <w:kern w:val="0"/>
            <w:lang w:eastAsia="en-GB"/>
            <w14:ligatures w14:val="none"/>
          </w:rPr>
          <w:t xml:space="preserve">Ινδία–Μέση Ανατολή–Ευρώπη,</w:t>
        </w:r>
      </w:ins>
      <w:commentRangeEnd w:id="115"/>
      <w:r>
        <w:commentReference w:id="115"/>
      </w:r>
      <w:r>
        <w:rPr>
          <w:rFonts w:eastAsia="Times New Roman" w:cstheme="minorHAnsi"/>
          <w:color w:val="000000" w:themeColor="text1"/>
          <w:kern w:val="0"/>
          <w:lang w:eastAsia="en-GB"/>
          <w14:ligatures w14:val="none"/>
        </w:rPr>
        <w:t xml:space="preserve"> καθώς προσπαθεί να ενσωματώσει τόσο το Ισραήλ όσο και τη Σαουδική Αραβία στην ίδια διαδρομή. </w:t>
      </w:r>
      <w:bookmarkStart w:id="27" w:name="OLE_LINK179"/>
      <w:r w:rsidRPr="00021283">
        <w:rPr>
          <w:rFonts w:eastAsia="Times New Roman" w:cstheme="minorHAnsi"/>
          <w:color w:val="000000" w:themeColor="text1"/>
          <w:kern w:val="0"/>
          <w:lang w:eastAsia="en-GB"/>
          <w14:ligatures w14:val="none"/>
        </w:rPr>
        <w:t xml:space="preserve">Τώρα οι ΗΠΑ προσφέρουν </w:t>
      </w:r>
      <w:commentRangeStart w:id="116"/>
      <w:del w:id="232" w:author="ProofreadAI" w:date="2026-02-23T15:51:42.322780Z">
        <w:r>
          <w:rPr>
            <w:rFonts w:eastAsia="Times New Roman" w:cstheme="minorHAnsi"/>
            <w:color w:val="000000" w:themeColor="text1"/>
            <w:kern w:val="0"/>
            <w:lang w:eastAsia="en-GB"/>
            <w14:ligatures w14:val="none"/>
          </w:rPr>
          <w:delText xml:space="preserve">στην Ινδία και άλλη επιλογή και</w:delText>
        </w:r>
      </w:del>
      <w:ins w:id="233" w:author="ProofreadAI" w:date="2026-02-23T15:51:42.322780Z">
        <w:r>
          <w:rPr>
            <w:rFonts w:eastAsia="Times New Roman" w:cstheme="minorHAnsi"/>
            <w:color w:val="000000" w:themeColor="text1"/>
            <w:kern w:val="0"/>
            <w:lang w:eastAsia="en-GB"/>
            <w14:ligatures w14:val="none"/>
          </w:rPr>
          <w:t xml:space="preserve">στην Ινδία, και άλλη επιλογή, και</w:t>
        </w:r>
      </w:ins>
      <w:commentRangeEnd w:id="116"/>
      <w:r>
        <w:commentReference w:id="116"/>
      </w:r>
      <w:r>
        <w:rPr>
          <w:rFonts w:eastAsia="Times New Roman" w:cstheme="minorHAnsi"/>
          <w:color w:val="000000" w:themeColor="text1"/>
          <w:kern w:val="0"/>
          <w:lang w:eastAsia="en-GB"/>
          <w14:ligatures w14:val="none"/>
        </w:rPr>
        <w:t xml:space="preserve"> ο διεθνής διάδρομος μεταφοράς από Βορρά προς Νότο από το λιμάνι του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xml:space="preserve"> του Ιράν θα χάσει τη σημασία του.</w:t>
      </w:r>
      <w:bookmarkEnd w:id="27"/>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w:t>
      </w:r>
      <w:commentRangeStart w:id="117"/>
      <w:del w:id="234" w:author="ProofreadAI" w:date="2026-02-23T15:51:42.322780Z">
        <w:r>
          <w:rPr>
            <w:rFonts w:eastAsia="Times New Roman" w:cstheme="minorHAnsi"/>
            <w:color w:val="000000" w:themeColor="text1"/>
            <w:kern w:val="0"/>
            <w:lang w:eastAsia="en-GB"/>
            <w14:ligatures w14:val="none"/>
          </w:rPr>
          <w:delText xml:space="preserve">τραίνα</w:delText>
        </w:r>
      </w:del>
      <w:ins w:id="235" w:author="ProofreadAI" w:date="2026-02-23T15:51:42.322780Z">
        <w:r>
          <w:rPr>
            <w:rFonts w:eastAsia="Times New Roman" w:cstheme="minorHAnsi"/>
            <w:color w:val="000000" w:themeColor="text1"/>
            <w:kern w:val="0"/>
            <w:lang w:eastAsia="en-GB"/>
            <w14:ligatures w14:val="none"/>
          </w:rPr>
          <w:t xml:space="preserve">τρένα</w:t>
        </w:r>
      </w:ins>
      <w:commentRangeEnd w:id="117"/>
      <w:r>
        <w:commentReference w:id="117"/>
      </w:r>
      <w:r>
        <w:rPr>
          <w:rFonts w:eastAsia="Times New Roman" w:cstheme="minorHAnsi"/>
          <w:color w:val="000000" w:themeColor="text1"/>
          <w:kern w:val="0"/>
          <w:lang w:eastAsia="en-GB"/>
          <w14:ligatures w14:val="none"/>
        </w:rPr>
        <w:t xml:space="preserve">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proofErr w:type="spellStart"/>
      <w:r w:rsidRPr="00021283">
        <w:rPr>
          <w:rFonts w:cstheme="minorHAnsi"/>
        </w:rPr>
        <w:t>Ατσαλάκης</w:t>
      </w:r>
      <w:proofErr w:type="spellEnd"/>
      <w:r w:rsidRPr="00021283">
        <w:rPr>
          <w:rFonts w:cstheme="minorHAnsi"/>
        </w:rPr>
        <w:t>,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w:t>
      </w:r>
      <w:r w:rsidR="00A012F2">
        <w:rPr>
          <w:rFonts w:cstheme="minorHAnsi"/>
        </w:rPr>
        <w:t xml:space="preserve"> </w:t>
      </w:r>
      <w:r w:rsidRPr="00021283">
        <w:rPr>
          <w:rFonts w:cstheme="minorHAnsi"/>
        </w:rPr>
        <w:t xml:space="preserve">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w:t>
      </w:r>
      <w:commentRangeStart w:id="118"/>
      <w:del w:id="236" w:author="ProofreadAI" w:date="2026-02-23T15:51:42.322780Z">
        <w:r>
          <w:rPr>
            <w:rFonts w:cstheme="minorHAnsi"/>
          </w:rPr>
          <w:delText xml:space="preserve">ακολουθήσαν</w:delText>
        </w:r>
      </w:del>
      <w:ins w:id="237" w:author="ProofreadAI" w:date="2026-02-23T15:51:42.322780Z">
        <w:r>
          <w:rPr>
            <w:rFonts w:cstheme="minorHAnsi"/>
          </w:rPr>
          <w:t xml:space="preserve">ακολούθησαν</w:t>
        </w:r>
      </w:ins>
      <w:commentRangeEnd w:id="118"/>
      <w:r>
        <w:commentReference w:id="118"/>
      </w:r>
      <w:r>
        <w:rPr>
          <w:rFonts w:cstheme="minorHAnsi"/>
        </w:rPr>
        <w:t xml:space="preserve">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w:t>
      </w:r>
      <w:r w:rsidR="00A012F2">
        <w:rPr>
          <w:rFonts w:cstheme="minorHAnsi"/>
        </w:rPr>
        <w:t xml:space="preserve"> </w:t>
      </w:r>
      <w:r w:rsidRPr="00021283">
        <w:rPr>
          <w:rFonts w:cstheme="minorHAnsi"/>
        </w:rPr>
        <w:t>ότι μπορούν</w:t>
      </w:r>
      <w:r w:rsidR="00A012F2">
        <w:rPr>
          <w:rFonts w:cstheme="minorHAnsi"/>
        </w:rPr>
        <w:t xml:space="preserve"> </w:t>
      </w:r>
      <w:r w:rsidRPr="00021283">
        <w:rPr>
          <w:rFonts w:cstheme="minorHAnsi"/>
        </w:rPr>
        <w:t>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w:t>
      </w:r>
      <w:r w:rsidR="00A012F2">
        <w:rPr>
          <w:rFonts w:cstheme="minorHAnsi"/>
        </w:rPr>
        <w:t xml:space="preserve"> </w:t>
      </w:r>
      <w:r w:rsidRPr="00021283">
        <w:rPr>
          <w:rFonts w:cstheme="minorHAnsi"/>
        </w:rPr>
        <w:t>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w:t>
      </w:r>
      <w:r w:rsidR="00A012F2">
        <w:rPr>
          <w:rFonts w:cstheme="minorHAnsi"/>
        </w:rPr>
        <w:t xml:space="preserve"> </w:t>
      </w:r>
      <w:r w:rsidRPr="00021283">
        <w:rPr>
          <w:rFonts w:cstheme="minorHAnsi"/>
        </w:rPr>
        <w:t xml:space="preserve">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w:t>
      </w:r>
      <w:r w:rsidR="00A012F2">
        <w:rPr>
          <w:rFonts w:cstheme="minorHAnsi"/>
        </w:rPr>
        <w:t xml:space="preserve"> </w:t>
      </w:r>
      <w:r w:rsidRPr="00021283">
        <w:rPr>
          <w:rFonts w:cstheme="minorHAnsi"/>
        </w:rPr>
        <w:t xml:space="preserve">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εξάρτηση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9"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9"/>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 πετρελαίου της διέρχεται δίπλα από τον στόλο των ΗΠΑ. Δεν έχει εισβάλει στην </w:t>
      </w:r>
      <w:proofErr w:type="spellStart"/>
      <w:commentRangeStart w:id="119"/>
      <w:del w:id="238" w:author="ProofreadAI" w:date="2026-02-23T15:51:42.322780Z">
        <w:r>
          <w:rPr>
            <w:rFonts w:eastAsia="Times New Roman" w:cstheme="minorHAnsi"/>
            <w:color w:val="000000"/>
            <w:kern w:val="0"/>
            <w:lang w:eastAsia="en-GB"/>
            <w14:ligatures w14:val="none"/>
          </w:rPr>
          <w:delText xml:space="preserve">Ταϊβάν</w:delText>
        </w:r>
      </w:del>
      <w:ins w:id="239" w:author="ProofreadAI" w:date="2026-02-23T15:51:42.322780Z">
        <w:r>
          <w:rPr>
            <w:rFonts w:eastAsia="Times New Roman" w:cstheme="minorHAnsi"/>
            <w:color w:val="000000"/>
            <w:kern w:val="0"/>
            <w:lang w:eastAsia="en-GB"/>
            <w14:ligatures w14:val="none"/>
          </w:rPr>
          <w:t xml:space="preserve">Ταϊβάν</w:t>
        </w:r>
      </w:ins>
      <w:commentRangeEnd w:id="119"/>
      <w:r>
        <w:commentReference w:id="119"/>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είναι ανέφικτη· γι' αυτό δεν πραγματοποιήθηκε, παρόλο που προσπαθεί η Κίνα να φαίνονται ως υπερδύναμη. Είναι περισσότερες σε αξία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w:t>
      </w:r>
      <w:commentRangeStart w:id="120"/>
      <w:del w:id="240" w:author="ProofreadAI" w:date="2026-02-23T15:51:42.322780Z">
        <w:r>
          <w:rPr>
            <w:rFonts w:cstheme="minorHAnsi"/>
            <w:color w:val="000000" w:themeColor="text1"/>
          </w:rPr>
          <w:delText xml:space="preserve">αυτοκίνητα τους</w:delText>
        </w:r>
      </w:del>
      <w:ins w:id="241" w:author="ProofreadAI" w:date="2026-02-23T15:51:42.322780Z">
        <w:r>
          <w:rPr>
            <w:rFonts w:cstheme="minorHAnsi"/>
            <w:color w:val="000000" w:themeColor="text1"/>
          </w:rPr>
          <w:t xml:space="preserve">αυτοκίνητά τους</w:t>
        </w:r>
      </w:ins>
      <w:commentRangeEnd w:id="120"/>
      <w:r>
        <w:commentReference w:id="120"/>
      </w:r>
      <w:r>
        <w:rPr>
          <w:rFonts w:cstheme="minorHAnsi"/>
          <w:color w:val="000000" w:themeColor="text1"/>
        </w:rPr>
        <w:t xml:space="preserve">,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του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w:t>
      </w:r>
      <w:commentRangeStart w:id="121"/>
      <w:del w:id="242" w:author="ProofreadAI" w:date="2026-02-23T15:51:42.322780Z">
        <w:r>
          <w:rPr>
            <w:rFonts w:eastAsia="Times New Roman" w:cstheme="minorHAnsi"/>
            <w:color w:val="000000" w:themeColor="text1"/>
            <w:kern w:val="0"/>
            <w:lang w:eastAsia="en-GB"/>
            <w14:ligatures w14:val="none"/>
          </w:rPr>
          <w:delText xml:space="preserve">όλους του γειτονικούς</w:delText>
        </w:r>
      </w:del>
      <w:ins w:id="243" w:author="ProofreadAI" w:date="2026-02-23T15:51:42.322780Z">
        <w:r>
          <w:rPr>
            <w:rFonts w:eastAsia="Times New Roman" w:cstheme="minorHAnsi"/>
            <w:color w:val="000000" w:themeColor="text1"/>
            <w:kern w:val="0"/>
            <w:lang w:eastAsia="en-GB"/>
            <w14:ligatures w14:val="none"/>
          </w:rPr>
          <w:t xml:space="preserve">όλους τους γειτονικούς</w:t>
        </w:r>
      </w:ins>
      <w:commentRangeEnd w:id="121"/>
      <w:r>
        <w:commentReference w:id="121"/>
      </w:r>
      <w:r>
        <w:rPr>
          <w:rFonts w:eastAsia="Times New Roman" w:cstheme="minorHAnsi"/>
          <w:color w:val="000000" w:themeColor="text1"/>
          <w:kern w:val="0"/>
          <w:lang w:eastAsia="en-GB"/>
          <w14:ligatures w14:val="none"/>
        </w:rPr>
        <w:t xml:space="preserve">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w:t>
      </w:r>
      <w:commentRangeStart w:id="122"/>
      <w:del w:id="244" w:author="ProofreadAI" w:date="2026-02-23T15:51:42.322780Z">
        <w:r>
          <w:rPr>
            <w:rFonts w:eastAsia="Times New Roman" w:cstheme="minorHAnsi"/>
            <w:color w:val="000000"/>
            <w:kern w:val="0"/>
            <w:lang w:eastAsia="en-GB"/>
            <w14:ligatures w14:val="none"/>
          </w:rPr>
          <w:delText xml:space="preserve">Σαουδικής Αραβίας δεν</w:delText>
        </w:r>
      </w:del>
      <w:ins w:id="245" w:author="ProofreadAI" w:date="2026-02-23T15:51:42.322780Z">
        <w:r>
          <w:rPr>
            <w:rFonts w:eastAsia="Times New Roman" w:cstheme="minorHAnsi"/>
            <w:color w:val="000000"/>
            <w:kern w:val="0"/>
            <w:lang w:eastAsia="en-GB"/>
            <w14:ligatures w14:val="none"/>
          </w:rPr>
          <w:t xml:space="preserve">Σαουδικής Αραβίας, δεν</w:t>
        </w:r>
      </w:ins>
      <w:commentRangeEnd w:id="122"/>
      <w:r>
        <w:commentReference w:id="122"/>
      </w:r>
      <w:r>
        <w:rPr>
          <w:rFonts w:eastAsia="Times New Roman" w:cstheme="minorHAnsi"/>
          <w:color w:val="000000"/>
          <w:kern w:val="0"/>
          <w:lang w:eastAsia="en-GB"/>
          <w14:ligatures w14:val="none"/>
        </w:rPr>
        <w:t xml:space="preserve"> είναι απλώς διαπραγματεύσεις για τη Ρωσία, αλλά διαπραγματεύσεις για τη Μέση Ανατολή,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επίσης, και διαπραγματεύσεις για το πώς θα διαμορφωθεί η Νέα Παγκόσμια Τάξη.</w:t>
      </w:r>
      <w:r w:rsidR="00A012F2">
        <w:rPr>
          <w:rFonts w:eastAsia="Times New Roman" w:cstheme="minorHAnsi"/>
          <w:color w:val="000000"/>
          <w:kern w:val="0"/>
          <w:lang w:eastAsia="en-GB"/>
          <w14:ligatures w14:val="none"/>
        </w:rPr>
        <w:t xml:space="preserve"> </w:t>
      </w:r>
      <w:commentRangeStart w:id="123"/>
      <w:del w:id="246" w:author="ProofreadAI" w:date="2026-02-23T15:51:42.322780Z">
        <w:r>
          <w:rPr>
            <w:rFonts w:eastAsia="Times New Roman" w:cstheme="minorHAnsi"/>
            <w:color w:val="000000" w:themeColor="text1"/>
            <w:kern w:val="0"/>
            <w:lang w:eastAsia="en-GB"/>
            <w14:ligatures w14:val="none"/>
          </w:rPr>
          <w:delText xml:space="preserve">Η ιδέα 3 ενεργειακοί κολοσσοί</w:delText>
        </w:r>
      </w:del>
      <w:ins w:id="247" w:author="ProofreadAI" w:date="2026-02-23T15:51:42.322780Z">
        <w:r>
          <w:rPr>
            <w:rFonts w:eastAsia="Times New Roman" w:cstheme="minorHAnsi"/>
            <w:color w:val="000000" w:themeColor="text1"/>
            <w:kern w:val="0"/>
            <w:lang w:eastAsia="en-GB"/>
            <w14:ligatures w14:val="none"/>
          </w:rPr>
          <w:t xml:space="preserve">Η ιδέα των 3 ενεργειακών κολοσσών</w:t>
        </w:r>
      </w:ins>
      <w:commentRangeEnd w:id="123"/>
      <w:r>
        <w:commentReference w:id="123"/>
      </w:r>
      <w:r>
        <w:rPr>
          <w:rFonts w:eastAsia="Times New Roman" w:cstheme="minorHAnsi"/>
          <w:color w:val="000000" w:themeColor="text1"/>
          <w:kern w:val="0"/>
          <w:lang w:eastAsia="en-GB"/>
          <w14:ligatures w14:val="none"/>
        </w:rPr>
        <w:t xml:space="preserve">,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w:t>
      </w:r>
      <w:commentRangeStart w:id="124"/>
      <w:del w:id="248" w:author="ProofreadAI" w:date="2026-02-23T15:51:42.322780Z">
        <w:r>
          <w:rPr>
            <w:rFonts w:eastAsia="Times New Roman" w:cstheme="minorHAnsi"/>
            <w:color w:val="000000" w:themeColor="text1"/>
            <w:kern w:val="0"/>
            <w:lang w:eastAsia="en-GB"/>
            <w14:ligatures w14:val="none"/>
          </w:rPr>
          <w:delText xml:space="preserve">στην Κίνα στο Ιράν και</w:delText>
        </w:r>
      </w:del>
      <w:ins w:id="249" w:author="ProofreadAI" w:date="2026-02-23T15:51:42.322780Z">
        <w:r>
          <w:rPr>
            <w:rFonts w:eastAsia="Times New Roman" w:cstheme="minorHAnsi"/>
            <w:color w:val="000000" w:themeColor="text1"/>
            <w:kern w:val="0"/>
            <w:lang w:eastAsia="en-GB"/>
            <w14:ligatures w14:val="none"/>
          </w:rPr>
          <w:t xml:space="preserve">στην Κίνα, στο Ιράν και</w:t>
        </w:r>
      </w:ins>
      <w:commentRangeEnd w:id="124"/>
      <w:r>
        <w:commentReference w:id="124"/>
      </w:r>
      <w:r>
        <w:rPr>
          <w:rFonts w:eastAsia="Times New Roman" w:cstheme="minorHAnsi"/>
          <w:color w:val="000000" w:themeColor="text1"/>
          <w:kern w:val="0"/>
          <w:lang w:eastAsia="en-GB"/>
          <w14:ligatures w14:val="none"/>
        </w:rPr>
        <w:t xml:space="preserve"> στην Τουρκία. Επίσης ανοίγεται </w:t>
      </w:r>
      <w:commentRangeStart w:id="125"/>
      <w:del w:id="250" w:author="ProofreadAI" w:date="2026-02-23T15:51:42.322780Z">
        <w:r>
          <w:rPr>
            <w:rFonts w:eastAsia="Times New Roman" w:cstheme="minorHAnsi"/>
            <w:color w:val="000000" w:themeColor="text1"/>
            <w:kern w:val="0"/>
            <w:lang w:eastAsia="en-GB"/>
            <w14:ligatures w14:val="none"/>
          </w:rPr>
          <w:delText xml:space="preserve">διάδρομος</w:delText>
        </w:r>
      </w:del>
      <w:ins w:id="251" w:author="ProofreadAI" w:date="2026-02-23T15:51:42.322780Z">
        <w:r>
          <w:rPr>
            <w:rFonts w:eastAsia="Times New Roman" w:cstheme="minorHAnsi"/>
            <w:color w:val="000000" w:themeColor="text1"/>
            <w:kern w:val="0"/>
            <w:lang w:eastAsia="en-GB"/>
            <w14:ligatures w14:val="none"/>
          </w:rPr>
          <w:t xml:space="preserve">διάδρομο</w:t>
        </w:r>
      </w:ins>
      <w:commentRangeEnd w:id="125"/>
      <w:r>
        <w:commentReference w:id="125"/>
      </w:r>
      <w:r>
        <w:rPr>
          <w:rFonts w:eastAsia="Times New Roman" w:cstheme="minorHAnsi"/>
          <w:color w:val="000000" w:themeColor="text1"/>
          <w:kern w:val="0"/>
          <w:lang w:eastAsia="en-GB"/>
          <w14:ligatures w14:val="none"/>
        </w:rPr>
        <w:t xml:space="preserve">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w:t>
      </w:r>
      <w:proofErr w:type="spellStart"/>
      <w:r w:rsidRPr="00021283">
        <w:rPr>
          <w:rFonts w:eastAsia="Times New Roman" w:cstheme="minorHAnsi"/>
          <w:color w:val="000000" w:themeColor="text1"/>
          <w:kern w:val="0"/>
          <w:lang w:eastAsia="en-GB"/>
          <w14:ligatures w14:val="none"/>
        </w:rPr>
        <w:t>Σαντ</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Πέτερςμπουργκ</w:t>
      </w:r>
      <w:proofErr w:type="spellEnd"/>
      <w:r w:rsidRPr="00021283">
        <w:rPr>
          <w:rFonts w:eastAsia="Times New Roman" w:cstheme="minorHAnsi"/>
          <w:color w:val="000000" w:themeColor="text1"/>
          <w:kern w:val="0"/>
          <w:lang w:eastAsia="en-GB"/>
          <w14:ligatures w14:val="none"/>
        </w:rPr>
        <w:t xml:space="preserve">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xml:space="preserve">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commentRangeStart w:id="126"/>
      <w:del w:id="252" w:author="ProofreadAI" w:date="2026-02-23T15:51:42.322780Z">
        <w:r>
          <w:rPr>
            <w:rFonts w:eastAsia="Times New Roman" w:cstheme="minorHAnsi"/>
            <w:b/>
            <w:bCs/>
            <w:color w:val="000000"/>
            <w:kern w:val="0"/>
            <w:lang w:eastAsia="en-GB"/>
            <w14:ligatures w14:val="none"/>
          </w:rPr>
          <w:delText xml:space="preserve">Σαουδική Αραβία η νέα</w:delText>
        </w:r>
      </w:del>
      <w:ins w:id="253" w:author="ProofreadAI" w:date="2026-02-23T15:51:42.322780Z">
        <w:r>
          <w:rPr>
            <w:rFonts w:eastAsia="Times New Roman" w:cstheme="minorHAnsi"/>
            <w:b/>
            <w:bCs/>
            <w:color w:val="000000"/>
            <w:kern w:val="0"/>
            <w:lang w:eastAsia="en-GB"/>
            <w14:ligatures w14:val="none"/>
          </w:rPr>
          <w:t xml:space="preserve">Σαουδική Αραβία, η νέα</w:t>
        </w:r>
      </w:ins>
      <w:commentRangeEnd w:id="126"/>
      <w:r>
        <w:commentReference w:id="126"/>
      </w:r>
      <w:r>
        <w:rPr>
          <w:rFonts w:eastAsia="Times New Roman" w:cstheme="minorHAnsi"/>
          <w:b/>
          <w:bCs/>
          <w:color w:val="000000"/>
          <w:kern w:val="0"/>
          <w:lang w:eastAsia="en-GB"/>
          <w14:ligatures w14:val="none"/>
        </w:rPr>
        <w:t xml:space="preserve">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-ισραηλινοί πόλεμοι ξεκίνησαν το 1948 και δεν σταμάτησαν ποτέ, ίσως ήρθε η ώρα να σταματήσουν.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κλειδί</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για μια ειρήνη είναι να συμπεριληφθούν οι Άραβες σε μια ειρηνευτική συμφωνία.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Μετά την κατάρρευση του Ιράν που προσπάθησε με τους πληρεξουσίους του να ανατρέψει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του ινδικού δρόμου του μεταξιού. Καλώντας τη Σαουδική Αραβία,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στις ειρηνευτικές διαπραγματεύσεις ουσιαστικά ενσωματώνεται στον κύκλο των μεγάλων δυνάμεων. Όπου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w:t>
      </w:r>
      <w:proofErr w:type="spellStart"/>
      <w:r w:rsidRPr="00021283">
        <w:rPr>
          <w:rFonts w:eastAsia="Times New Roman" w:cstheme="minorHAnsi"/>
          <w:color w:val="000000" w:themeColor="text1"/>
          <w:kern w:val="0"/>
          <w:lang w:eastAsia="en-GB"/>
          <w14:ligatures w14:val="none"/>
        </w:rPr>
        <w:t>οι</w:t>
      </w:r>
      <w:proofErr w:type="spellEnd"/>
      <w:r w:rsidRPr="00021283">
        <w:rPr>
          <w:rFonts w:eastAsia="Times New Roman" w:cstheme="minorHAnsi"/>
          <w:color w:val="000000" w:themeColor="text1"/>
          <w:kern w:val="0"/>
          <w:lang w:eastAsia="en-GB"/>
          <w14:ligatures w14:val="none"/>
        </w:rPr>
        <w:t xml:space="preserve">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μπορεί να διπλασιαστούν σε μια δεκαετία εάν οι ΗΠΑ δεν μειώσουν το έλλειμμα του κρατικού προϋπολογισμού των </w:t>
      </w:r>
      <w:commentRangeStart w:id="127"/>
      <w:del w:id="254" w:author="ProofreadAI" w:date="2026-02-23T15:51:42.322780Z">
        <w:r>
          <w:rPr>
            <w:rFonts w:eastAsia="Times New Roman" w:cstheme="minorHAnsi"/>
            <w:color w:val="000000" w:themeColor="text1"/>
            <w:kern w:val="0"/>
            <w:lang w:eastAsia="en-GB"/>
            <w14:ligatures w14:val="none"/>
          </w:rPr>
          <w:delText xml:space="preserve">1, 8</w:delText>
        </w:r>
      </w:del>
      <w:ins w:id="255" w:author="ProofreadAI" w:date="2026-02-23T15:51:42.322780Z">
        <w:r>
          <w:rPr>
            <w:rFonts w:eastAsia="Times New Roman" w:cstheme="minorHAnsi"/>
            <w:color w:val="000000" w:themeColor="text1"/>
            <w:kern w:val="0"/>
            <w:lang w:eastAsia="en-GB"/>
            <w14:ligatures w14:val="none"/>
          </w:rPr>
          <w:t xml:space="preserve">1,8</w:t>
        </w:r>
      </w:ins>
      <w:commentRangeEnd w:id="127"/>
      <w:r>
        <w:commentReference w:id="127"/>
      </w:r>
      <w:r>
        <w:rPr>
          <w:rFonts w:eastAsia="Times New Roman" w:cstheme="minorHAnsi"/>
          <w:color w:val="000000" w:themeColor="text1"/>
          <w:kern w:val="0"/>
          <w:lang w:eastAsia="en-GB"/>
          <w14:ligatures w14:val="none"/>
        </w:rPr>
        <w:t xml:space="preserve">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commentRangeStart w:id="128"/>
      <w:del w:id="256" w:author="ProofreadAI" w:date="2026-02-23T15:51:42.322780Z">
        <w:r>
          <w:rPr>
            <w:rFonts w:cstheme="minorHAnsi"/>
          </w:rPr>
          <w:delText xml:space="preserve">τραίνα</w:delText>
        </w:r>
      </w:del>
      <w:ins w:id="257" w:author="ProofreadAI" w:date="2026-02-23T15:51:42.322780Z">
        <w:r>
          <w:rPr>
            <w:rFonts w:cstheme="minorHAnsi"/>
          </w:rPr>
          <w:t xml:space="preserve">τρένα</w:t>
        </w:r>
      </w:ins>
      <w:commentRangeEnd w:id="128"/>
      <w:r>
        <w:commentReference w:id="128"/>
      </w:r>
      <w:r>
        <w:rPr>
          <w:rFonts w:cstheme="minorHAnsi"/>
        </w:rPr>
        <w:t xml:space="preserve"> φθάνουν στα λιμάνια για να αξιοποιηθούν από τον </w:t>
      </w:r>
      <w:r w:rsidRPr="00021283">
        <w:rPr>
          <w:rFonts w:cstheme="minorHAnsi"/>
          <w:lang w:val="en-US"/>
        </w:rPr>
        <w:t>IMEC</w:t>
      </w:r>
      <w:r w:rsidRPr="00021283">
        <w:rPr>
          <w:rFonts w:cstheme="minorHAnsi"/>
        </w:rPr>
        <w:t>. Επίσης θα πρέπει να κατανοήσει βαθιά τα παραπάνω και να αδράξει τις ευκαιρίες.</w:t>
      </w:r>
      <w:r w:rsidR="00A012F2">
        <w:rPr>
          <w:rFonts w:cstheme="minorHAnsi"/>
        </w:rPr>
        <w:t xml:space="preserve"> </w:t>
      </w:r>
      <w:r w:rsidRPr="00021283">
        <w:rPr>
          <w:rFonts w:cstheme="minorHAnsi"/>
        </w:rPr>
        <w:t xml:space="preserve">Ο κόσμος αλλάζει σύμφωνα με τους </w:t>
      </w:r>
      <w:proofErr w:type="spellStart"/>
      <w:commentRangeStart w:id="129"/>
      <w:del w:id="258" w:author="ProofreadAI" w:date="2026-02-23T15:51:42.322780Z">
        <w:r>
          <w:rPr>
            <w:rFonts w:cstheme="minorHAnsi"/>
          </w:rPr>
          <w:delText xml:space="preserve">μεγάκυκλους</w:delText>
        </w:r>
      </w:del>
      <w:ins w:id="259" w:author="ProofreadAI" w:date="2026-02-23T15:51:42.322780Z">
        <w:r>
          <w:rPr>
            <w:rFonts w:cstheme="minorHAnsi"/>
          </w:rPr>
          <w:t xml:space="preserve">μεγάλους κύκλους</w:t>
        </w:r>
      </w:ins>
      <w:commentRangeEnd w:id="129"/>
      <w:r>
        <w:commentReference w:id="129"/>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lastRenderedPageBreak/>
        <w:t>Η Ευρώπη στις συμπληγάδες πέτρες των ΗΠΑ και Ρωσίας</w:t>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w:t>
      </w:r>
      <w:proofErr w:type="spellStart"/>
      <w:r w:rsidRPr="00021283">
        <w:rPr>
          <w:rFonts w:cstheme="minorHAnsi"/>
          <w:color w:val="000000" w:themeColor="text1"/>
        </w:rPr>
        <w:t>τρισ</w:t>
      </w:r>
      <w:proofErr w:type="spellEnd"/>
      <w:r w:rsidRPr="00021283">
        <w:rPr>
          <w:rFonts w:cstheme="minorHAnsi"/>
          <w:color w:val="000000" w:themeColor="text1"/>
        </w:rPr>
        <w:t xml:space="preserve">. (17,3% του παγκόσμιου ΑΕΠ), η οικονομία της Ρωσίας είναι μια οικονομία $2,2 (2%) </w:t>
      </w:r>
      <w:proofErr w:type="spellStart"/>
      <w:r w:rsidRPr="00021283">
        <w:rPr>
          <w:rFonts w:cstheme="minorHAnsi"/>
          <w:color w:val="000000" w:themeColor="text1"/>
        </w:rPr>
        <w:t>τρισ</w:t>
      </w:r>
      <w:proofErr w:type="spellEnd"/>
      <w:r w:rsidRPr="00021283">
        <w:rPr>
          <w:rFonts w:cstheme="minorHAnsi"/>
          <w:color w:val="000000" w:themeColor="text1"/>
        </w:rPr>
        <w:t xml:space="preserve">. και των ΗΠΑ $30 </w:t>
      </w:r>
      <w:proofErr w:type="spellStart"/>
      <w:r w:rsidRPr="00021283">
        <w:rPr>
          <w:rFonts w:cstheme="minorHAnsi"/>
          <w:color w:val="000000" w:themeColor="text1"/>
        </w:rPr>
        <w:t>τρισ</w:t>
      </w:r>
      <w:proofErr w:type="spellEnd"/>
      <w:r w:rsidRPr="00021283">
        <w:rPr>
          <w:rFonts w:cstheme="minorHAnsi"/>
          <w:color w:val="000000" w:themeColor="text1"/>
        </w:rPr>
        <w:t xml:space="preserve">.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w:t>
      </w:r>
      <w:commentRangeStart w:id="130"/>
      <w:del w:id="260" w:author="ProofreadAI" w:date="2026-02-23T15:51:42.322780Z">
        <w:r>
          <w:rPr>
            <w:rFonts w:cstheme="minorHAnsi"/>
            <w:color w:val="000000" w:themeColor="text1"/>
          </w:rPr>
          <w:delText xml:space="preserve">και η το 10%</w:delText>
        </w:r>
      </w:del>
      <w:ins w:id="261" w:author="ProofreadAI" w:date="2026-02-23T15:51:42.322780Z">
        <w:r>
          <w:rPr>
            <w:rFonts w:cstheme="minorHAnsi"/>
            <w:color w:val="000000" w:themeColor="text1"/>
          </w:rPr>
          <w:t xml:space="preserve">και η Ιαπωνία το 10%</w:t>
        </w:r>
      </w:ins>
      <w:commentRangeEnd w:id="130"/>
      <w:r>
        <w:commentReference w:id="130"/>
      </w:r>
      <w:r>
        <w:rPr>
          <w:rFonts w:cstheme="minorHAnsi"/>
          <w:color w:val="000000" w:themeColor="text1"/>
        </w:rPr>
        <w:t xml:space="preserve">.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 xml:space="preserve">Αυτή τη στιγμή υπάρχει μια τεράστια τάση απορρόφησης κεφαλαίων από τις ΗΠΑ, καθώς </w:t>
      </w:r>
      <w:commentRangeStart w:id="131"/>
      <w:del w:id="262" w:author="ProofreadAI" w:date="2026-02-23T15:51:42.322780Z">
        <w:r>
          <w:rPr>
            <w:rFonts w:cstheme="minorHAnsi"/>
            <w:color w:val="000000" w:themeColor="text1"/>
          </w:rPr>
          <w:delText xml:space="preserve">απορροφάνε</w:delText>
        </w:r>
      </w:del>
      <w:ins w:id="263" w:author="ProofreadAI" w:date="2026-02-23T15:51:42.322780Z">
        <w:r>
          <w:rPr>
            <w:rFonts w:cstheme="minorHAnsi"/>
            <w:color w:val="000000" w:themeColor="text1"/>
          </w:rPr>
          <w:t xml:space="preserve">απορροφούν</w:t>
        </w:r>
      </w:ins>
      <w:commentRangeEnd w:id="131"/>
      <w:r>
        <w:commentReference w:id="131"/>
      </w:r>
      <w:r>
        <w:rPr>
          <w:rFonts w:cstheme="minorHAnsi"/>
          <w:color w:val="000000" w:themeColor="text1"/>
        </w:rPr>
        <w:t xml:space="preserve">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w:t>
      </w:r>
      <w:r w:rsidR="00A012F2">
        <w:rPr>
          <w:rFonts w:cstheme="minorHAnsi"/>
          <w:color w:val="000000" w:themeColor="text1"/>
        </w:rPr>
        <w:t xml:space="preserve"> </w:t>
      </w:r>
      <w:r w:rsidRPr="00021283">
        <w:rPr>
          <w:rFonts w:cstheme="minorHAnsi"/>
          <w:color w:val="000000" w:themeColor="text1"/>
        </w:rPr>
        <w:t>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w:t>
      </w:r>
      <w:r w:rsidR="00A012F2">
        <w:rPr>
          <w:rFonts w:cstheme="minorHAnsi"/>
          <w:color w:val="000000" w:themeColor="text1"/>
        </w:rPr>
        <w:t xml:space="preserve"> </w:t>
      </w:r>
      <w:r w:rsidRPr="00021283">
        <w:rPr>
          <w:rFonts w:cstheme="minorHAnsi"/>
          <w:color w:val="000000" w:themeColor="text1"/>
        </w:rPr>
        <w:t>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w:t>
      </w:r>
      <w:r w:rsidR="00A012F2">
        <w:rPr>
          <w:rFonts w:cstheme="minorHAnsi"/>
          <w:color w:val="000000" w:themeColor="text1"/>
        </w:rPr>
        <w:t xml:space="preserve"> </w:t>
      </w:r>
      <w:r w:rsidRPr="00021283">
        <w:rPr>
          <w:rFonts w:cstheme="minorHAnsi"/>
          <w:color w:val="000000" w:themeColor="text1"/>
        </w:rPr>
        <w:t>είναι μια δομική αλλαγή στον τρόπο που κάνουμε τα πράγματα και θα γίνει βασικός παράγοντας γεωπολιτικής ισχύος.</w:t>
      </w:r>
      <w:r w:rsidR="00A012F2">
        <w:rPr>
          <w:rFonts w:cstheme="minorHAnsi"/>
          <w:color w:val="000000" w:themeColor="text1"/>
        </w:rPr>
        <w:t xml:space="preserve"> </w:t>
      </w:r>
      <w:r w:rsidRPr="00021283">
        <w:rPr>
          <w:rFonts w:cstheme="minorHAnsi"/>
          <w:color w:val="000000" w:themeColor="text1"/>
        </w:rPr>
        <w:t xml:space="preserve">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w:t>
      </w:r>
      <w:r w:rsidR="00A012F2">
        <w:rPr>
          <w:rFonts w:cstheme="minorHAnsi"/>
          <w:color w:val="000000" w:themeColor="text1"/>
        </w:rPr>
        <w:t xml:space="preserve"> </w:t>
      </w:r>
      <w:r w:rsidRPr="00021283">
        <w:rPr>
          <w:rFonts w:cstheme="minorHAnsi"/>
          <w:color w:val="000000" w:themeColor="text1"/>
        </w:rPr>
        <w:t xml:space="preserve">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w:t>
      </w:r>
      <w:r w:rsidR="00A012F2">
        <w:rPr>
          <w:rFonts w:cstheme="minorHAnsi"/>
          <w:color w:val="000000" w:themeColor="text1"/>
        </w:rPr>
        <w:t xml:space="preserve"> </w:t>
      </w:r>
      <w:r w:rsidRPr="00021283">
        <w:rPr>
          <w:rFonts w:cstheme="minorHAnsi"/>
          <w:color w:val="000000" w:themeColor="text1"/>
        </w:rPr>
        <w:t xml:space="preserve">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w:t>
      </w:r>
      <w:r w:rsidR="00565286">
        <w:rPr>
          <w:rFonts w:cstheme="minorHAnsi"/>
          <w:color w:val="000000" w:themeColor="text1"/>
        </w:rPr>
        <w:t>τη γ</w:t>
      </w:r>
      <w:r w:rsidRPr="00021283">
        <w:rPr>
          <w:rFonts w:cstheme="minorHAnsi"/>
          <w:color w:val="000000" w:themeColor="text1"/>
        </w:rPr>
        <w:t xml:space="preserve">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w:t>
      </w:r>
      <w:r w:rsidR="00565286">
        <w:rPr>
          <w:rFonts w:cstheme="minorHAnsi"/>
          <w:color w:val="000000" w:themeColor="text1"/>
        </w:rPr>
        <w:t>τη γ</w:t>
      </w:r>
      <w:r w:rsidRPr="00021283">
        <w:rPr>
          <w:rFonts w:cstheme="minorHAnsi"/>
          <w:color w:val="000000" w:themeColor="text1"/>
        </w:rPr>
        <w:t>ραφειοκρατία</w:t>
      </w:r>
      <w:r w:rsidR="00A012F2">
        <w:rPr>
          <w:rFonts w:cstheme="minorHAnsi"/>
          <w:color w:val="000000" w:themeColor="text1"/>
        </w:rPr>
        <w:t xml:space="preserve"> </w:t>
      </w:r>
      <w:r w:rsidRPr="00021283">
        <w:rPr>
          <w:rFonts w:cstheme="minorHAnsi"/>
          <w:color w:val="000000" w:themeColor="text1"/>
        </w:rPr>
        <w:t>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proofErr w:type="spellStart"/>
      <w:r w:rsidRPr="00021283">
        <w:rPr>
          <w:rFonts w:eastAsia="Times New Roman" w:cstheme="minorHAnsi"/>
          <w:color w:val="000000" w:themeColor="text1"/>
          <w:kern w:val="0"/>
          <w:lang w:eastAsia="en-GB"/>
          <w14:ligatures w14:val="none"/>
        </w:rPr>
        <w:t>υπάρχει</w:t>
      </w:r>
      <w:commentRangeStart w:id="132"/>
      <w:del w:id="264" w:author="ProofreadAI" w:date="2026-02-23T15:51:42.322780Z">
        <w:r>
          <w:rPr>
            <w:rFonts w:eastAsia="Times New Roman" w:cstheme="minorHAnsi"/>
            <w:color w:val="000000" w:themeColor="text1"/>
            <w:kern w:val="0"/>
            <w:lang w:eastAsia="en-GB"/>
            <w14:ligatures w14:val="none"/>
          </w:rPr>
          <w:delText xml:space="preserve">.Οι</w:delText>
        </w:r>
      </w:del>
      <w:ins w:id="265" w:author="ProofreadAI" w:date="2026-02-23T15:51:42.322780Z">
        <w:r>
          <w:rPr>
            <w:rFonts w:eastAsia="Times New Roman" w:cstheme="minorHAnsi"/>
            <w:color w:val="000000" w:themeColor="text1"/>
            <w:kern w:val="0"/>
            <w:lang w:eastAsia="en-GB"/>
            <w14:ligatures w14:val="none"/>
          </w:rPr>
          <w:t xml:space="preserve">. Οι</w:t>
        </w:r>
      </w:ins>
      <w:commentRangeEnd w:id="132"/>
      <w:r>
        <w:commentReference w:id="132"/>
      </w:r>
      <w:proofErr w:type="spellEnd"/>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w:t>
      </w:r>
      <w:proofErr w:type="spellStart"/>
      <w:r w:rsidRPr="00021283">
        <w:rPr>
          <w:rFonts w:eastAsia="Times New Roman" w:cstheme="minorHAnsi"/>
          <w:color w:val="000000" w:themeColor="text1"/>
          <w:kern w:val="0"/>
          <w:lang w:eastAsia="en-GB"/>
          <w14:ligatures w14:val="none"/>
        </w:rPr>
        <w:t>ξαναχτίσαν</w:t>
      </w:r>
      <w:proofErr w:type="spellEnd"/>
      <w:r w:rsidRPr="00021283">
        <w:rPr>
          <w:rFonts w:eastAsia="Times New Roman" w:cstheme="minorHAnsi"/>
          <w:color w:val="000000" w:themeColor="text1"/>
          <w:kern w:val="0"/>
          <w:lang w:eastAsia="en-GB"/>
          <w14:ligatures w14:val="none"/>
        </w:rPr>
        <w:t xml:space="preserve">, μετά τον πόλεμο με τη Γερμανία κάνανε το ίδιο. Όταν οι ΗΠΑ βρίσκονται σε μια κυρίαρχη θέση, δημιουργούν συμμαχίες ακόμα και με τους εχθρούς.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με τις παράξενες τακτικές του, προσπαθεί να μιλήσει με έναν εχθρό με τον οποίο μπορούν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πρέπει να αποκτήσει ανθεκτικότητα, ευελιξία και ευχέρεια επιλογών από </w:t>
      </w:r>
      <w:commentRangeStart w:id="133"/>
      <w:del w:id="266" w:author="ProofreadAI" w:date="2026-02-23T15:51:42.322780Z">
        <w:r>
          <w:rPr>
            <w:rFonts w:cstheme="minorHAnsi"/>
            <w:color w:val="000000" w:themeColor="text1"/>
          </w:rPr>
          <w:delText xml:space="preserve">την μια</w:delText>
        </w:r>
      </w:del>
      <w:ins w:id="267" w:author="ProofreadAI" w:date="2026-02-23T15:51:42.322780Z">
        <w:r>
          <w:rPr>
            <w:rFonts w:cstheme="minorHAnsi"/>
            <w:color w:val="000000" w:themeColor="text1"/>
          </w:rPr>
          <w:t xml:space="preserve">τη μία</w:t>
        </w:r>
      </w:ins>
      <w:commentRangeEnd w:id="133"/>
      <w:r>
        <w:commentReference w:id="133"/>
      </w:r>
      <w:r>
        <w:rPr>
          <w:rFonts w:cstheme="minorHAnsi"/>
          <w:color w:val="000000" w:themeColor="text1"/>
        </w:rPr>
        <w:t xml:space="preserve"> πλευρά για να επιβιώσει από την μελλοντική στρατιωτική απειλή της Ρωσίας η οποία, έχοντας μια αδύναμη οικονομία αλλά ως μια πυρηνική δύναμη,</w:t>
      </w:r>
      <w:r w:rsidR="00A012F2">
        <w:rPr>
          <w:rFonts w:cstheme="minorHAnsi"/>
          <w:color w:val="000000" w:themeColor="text1"/>
        </w:rPr>
        <w:t xml:space="preserve"> </w:t>
      </w:r>
      <w:r w:rsidRPr="00021283">
        <w:rPr>
          <w:rFonts w:cstheme="minorHAnsi"/>
          <w:color w:val="000000" w:themeColor="text1"/>
        </w:rPr>
        <w:t>σε μερικά χρόνια θα αναδιοργανωθεί και θα ξαναγίνει μια σημαντική απειλή.</w:t>
      </w:r>
      <w:r w:rsidR="00A012F2">
        <w:rPr>
          <w:rFonts w:cstheme="minorHAnsi"/>
          <w:color w:val="000000" w:themeColor="text1"/>
        </w:rPr>
        <w:t xml:space="preserve"> </w:t>
      </w:r>
      <w:r w:rsidRPr="00021283">
        <w:rPr>
          <w:rFonts w:cstheme="minorHAnsi"/>
          <w:color w:val="000000" w:themeColor="text1"/>
        </w:rPr>
        <w:t>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 xml:space="preserve">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w:t>
      </w:r>
      <w:proofErr w:type="spellStart"/>
      <w:r w:rsidRPr="00021283">
        <w:rPr>
          <w:rFonts w:cstheme="minorHAnsi"/>
          <w:color w:val="000000" w:themeColor="text1"/>
        </w:rPr>
        <w:t>κυβερνο</w:t>
      </w:r>
      <w:proofErr w:type="spellEnd"/>
      <w:r w:rsidRPr="00021283">
        <w:rPr>
          <w:rFonts w:cstheme="minorHAnsi"/>
          <w:color w:val="000000" w:themeColor="text1"/>
        </w:rPr>
        <w:t xml:space="preserve">-στρατηγική. Στη σημερινή συγκυρία, το αν η </w:t>
      </w:r>
      <w:r w:rsidR="00FA713D">
        <w:rPr>
          <w:rFonts w:cstheme="minorHAnsi"/>
          <w:color w:val="000000" w:themeColor="text1"/>
        </w:rPr>
        <w:t>Ε.Ε.</w:t>
      </w:r>
      <w:r w:rsidR="00A012F2">
        <w:rPr>
          <w:rFonts w:cstheme="minorHAnsi"/>
          <w:color w:val="000000" w:themeColor="text1"/>
        </w:rPr>
        <w:t xml:space="preserve"> </w:t>
      </w:r>
      <w:r w:rsidRPr="00021283">
        <w:rPr>
          <w:rFonts w:cstheme="minorHAnsi"/>
          <w:color w:val="000000" w:themeColor="text1"/>
        </w:rPr>
        <w:t>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proofErr w:type="spellStart"/>
      <w:r w:rsidRPr="00021283">
        <w:rPr>
          <w:rFonts w:eastAsia="Times New Roman" w:cstheme="minorHAnsi"/>
          <w:color w:val="000000" w:themeColor="text1"/>
          <w:kern w:val="0"/>
          <w:lang w:eastAsia="en-GB"/>
          <w14:ligatures w14:val="none"/>
        </w:rPr>
        <w:t>Dax</w:t>
      </w:r>
      <w:proofErr w:type="spellEnd"/>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w:t>
      </w:r>
      <w:proofErr w:type="spellStart"/>
      <w:commentRangeStart w:id="134"/>
      <w:del w:id="268" w:author="ProofreadAI" w:date="2026-02-23T15:51:42.322780Z">
        <w:r>
          <w:rPr>
            <w:rFonts w:cstheme="minorHAnsi"/>
            <w:color w:val="000000" w:themeColor="text1"/>
          </w:rPr>
          <w:delText xml:space="preserve">αμυντικότομέα</w:delText>
        </w:r>
      </w:del>
      <w:ins w:id="269" w:author="ProofreadAI" w:date="2026-02-23T15:51:42.322780Z">
        <w:r>
          <w:rPr>
            <w:rFonts w:cstheme="minorHAnsi"/>
            <w:color w:val="000000" w:themeColor="text1"/>
          </w:rPr>
          <w:t xml:space="preserve">αμυντικό τομέα</w:t>
        </w:r>
      </w:ins>
      <w:commentRangeEnd w:id="134"/>
      <w:r>
        <w:commentReference w:id="134"/>
      </w:r>
      <w:proofErr w:type="spellEnd"/>
      <w:r w:rsidRPr="00021283">
        <w:rPr>
          <w:rFonts w:cstheme="minorHAnsi"/>
          <w:color w:val="000000" w:themeColor="text1"/>
        </w:rPr>
        <w:t xml:space="preserve">.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w:t>
      </w:r>
      <w:proofErr w:type="spellStart"/>
      <w:r w:rsidRPr="00021283">
        <w:rPr>
          <w:rFonts w:eastAsia="Times New Roman" w:cstheme="minorHAnsi"/>
          <w:color w:val="000000" w:themeColor="text1"/>
          <w:kern w:val="0"/>
          <w:lang w:eastAsia="en-GB"/>
          <w14:ligatures w14:val="none"/>
        </w:rPr>
        <w:t>Eurostoxx</w:t>
      </w:r>
      <w:proofErr w:type="spellEnd"/>
      <w:r w:rsidRPr="00021283">
        <w:rPr>
          <w:rFonts w:eastAsia="Times New Roman" w:cstheme="minorHAnsi"/>
          <w:color w:val="000000" w:themeColor="text1"/>
          <w:kern w:val="0"/>
          <w:lang w:eastAsia="en-GB"/>
          <w14:ligatures w14:val="none"/>
        </w:rPr>
        <w:t xml:space="preserve">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commentRangeStart w:id="135"/>
      <w:del w:id="270" w:author="ProofreadAI" w:date="2026-02-23T15:51:42.322780Z">
        <w:r>
          <w:rPr>
            <w:rFonts w:eastAsia="Times New Roman" w:cstheme="minorHAnsi"/>
            <w:color w:val="000000" w:themeColor="text1"/>
            <w:kern w:val="0"/>
            <w:lang w:eastAsia="en-GB"/>
            <w14:ligatures w14:val="none"/>
          </w:rPr>
          <w:delText xml:space="preserve">διοίκηση πράγμα</w:delText>
        </w:r>
      </w:del>
      <w:ins w:id="271" w:author="ProofreadAI" w:date="2026-02-23T15:51:42.322780Z">
        <w:r>
          <w:rPr>
            <w:rFonts w:eastAsia="Times New Roman" w:cstheme="minorHAnsi"/>
            <w:color w:val="000000" w:themeColor="text1"/>
            <w:kern w:val="0"/>
            <w:lang w:eastAsia="en-GB"/>
            <w14:ligatures w14:val="none"/>
          </w:rPr>
          <w:t xml:space="preserve">διοίκηση, πράγμα</w:t>
        </w:r>
      </w:ins>
      <w:commentRangeEnd w:id="135"/>
      <w:r>
        <w:commentReference w:id="135"/>
      </w:r>
      <w:r>
        <w:rPr>
          <w:rFonts w:eastAsia="Times New Roman" w:cstheme="minorHAnsi"/>
          <w:color w:val="000000" w:themeColor="text1"/>
          <w:kern w:val="0"/>
          <w:lang w:eastAsia="en-GB"/>
          <w14:ligatures w14:val="none"/>
        </w:rPr>
        <w:t xml:space="preserve">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w:t>
      </w:r>
      <w:commentRangeStart w:id="136"/>
      <w:del w:id="272" w:author="ProofreadAI" w:date="2026-02-23T15:51:42.322780Z">
        <w:r>
          <w:rPr>
            <w:rFonts w:eastAsia="Times New Roman" w:cstheme="minorHAnsi"/>
            <w:color w:val="000000" w:themeColor="text1"/>
            <w:kern w:val="0"/>
            <w:lang w:eastAsia="en-GB"/>
            <w14:ligatures w14:val="none"/>
          </w:rPr>
          <w:delText xml:space="preserve">αποδυνάμωση</w:delText>
        </w:r>
      </w:del>
      <w:ins w:id="273" w:author="ProofreadAI" w:date="2026-02-23T15:51:42.322780Z">
        <w:r>
          <w:rPr>
            <w:rFonts w:eastAsia="Times New Roman" w:cstheme="minorHAnsi"/>
            <w:color w:val="000000" w:themeColor="text1"/>
            <w:kern w:val="0"/>
            <w:lang w:eastAsia="en-GB"/>
            <w14:ligatures w14:val="none"/>
          </w:rPr>
          <w:t xml:space="preserve">αποδυνάμωσης</w:t>
        </w:r>
      </w:ins>
      <w:commentRangeEnd w:id="136"/>
      <w:r>
        <w:commentReference w:id="136"/>
      </w:r>
      <w:r>
        <w:rPr>
          <w:rFonts w:eastAsia="Times New Roman" w:cstheme="minorHAnsi"/>
          <w:color w:val="000000" w:themeColor="text1"/>
          <w:kern w:val="0"/>
          <w:lang w:eastAsia="en-GB"/>
          <w14:ligatures w14:val="none"/>
        </w:rPr>
        <w:t xml:space="preserve">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proofErr w:type="spellStart"/>
      <w:r w:rsidRPr="00021283">
        <w:rPr>
          <w:rFonts w:eastAsia="Times New Roman" w:cstheme="minorHAnsi"/>
          <w:color w:val="000000" w:themeColor="text1"/>
          <w:kern w:val="0"/>
          <w:lang w:eastAsia="en-GB"/>
          <w14:ligatures w14:val="none"/>
        </w:rPr>
        <w:lastRenderedPageBreak/>
        <w:t>Ζελένσκι</w:t>
      </w:r>
      <w:proofErr w:type="spellEnd"/>
      <w:r w:rsidRPr="00021283">
        <w:rPr>
          <w:rFonts w:eastAsia="Times New Roman" w:cstheme="minorHAnsi"/>
          <w:color w:val="000000" w:themeColor="text1"/>
          <w:kern w:val="0"/>
          <w:lang w:eastAsia="en-GB"/>
          <w14:ligatures w14:val="none"/>
        </w:rPr>
        <w:t xml:space="preserve">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των αναβαθμισμένων </w:t>
      </w:r>
      <w:commentRangeStart w:id="137"/>
      <w:del w:id="274" w:author="ProofreadAI" w:date="2026-02-23T15:51:42.322780Z">
        <w:r>
          <w:rPr>
            <w:rFonts w:eastAsia="Times New Roman" w:cstheme="minorHAnsi"/>
            <w:color w:val="000000" w:themeColor="text1"/>
            <w:kern w:val="0"/>
            <w:lang w:eastAsia="en-GB"/>
            <w14:ligatures w14:val="none"/>
          </w:rPr>
          <w:delText xml:space="preserve">υπολογιστικά συστήματα</w:delText>
        </w:r>
      </w:del>
      <w:ins w:id="275" w:author="ProofreadAI" w:date="2026-02-23T15:51:42.322780Z">
        <w:r>
          <w:rPr>
            <w:rFonts w:eastAsia="Times New Roman" w:cstheme="minorHAnsi"/>
            <w:color w:val="000000" w:themeColor="text1"/>
            <w:kern w:val="0"/>
            <w:lang w:eastAsia="en-GB"/>
            <w14:ligatures w14:val="none"/>
          </w:rPr>
          <w:t xml:space="preserve">υπολογιστικών συστημάτων</w:t>
        </w:r>
      </w:ins>
      <w:commentRangeEnd w:id="137"/>
      <w:r>
        <w:commentReference w:id="137"/>
      </w:r>
      <w:r>
        <w:rPr>
          <w:rFonts w:eastAsia="Times New Roman" w:cstheme="minorHAnsi"/>
          <w:color w:val="000000" w:themeColor="text1"/>
          <w:kern w:val="0"/>
          <w:lang w:eastAsia="en-GB"/>
          <w14:ligatures w14:val="none"/>
        </w:rPr>
        <w:t xml:space="preserve">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w:t>
      </w:r>
      <w:proofErr w:type="spellStart"/>
      <w:r w:rsidRPr="00021283">
        <w:rPr>
          <w:rFonts w:eastAsia="Times New Roman" w:cstheme="minorHAnsi"/>
          <w:color w:val="000000" w:themeColor="text1"/>
          <w:kern w:val="0"/>
          <w:lang w:eastAsia="en-GB"/>
          <w14:ligatures w14:val="none"/>
        </w:rPr>
        <w:t>κυβερνοασφάλεια</w:t>
      </w:r>
      <w:proofErr w:type="spellEnd"/>
      <w:r w:rsidRPr="00021283">
        <w:rPr>
          <w:rFonts w:eastAsia="Times New Roman" w:cstheme="minorHAnsi"/>
          <w:color w:val="000000" w:themeColor="text1"/>
          <w:kern w:val="0"/>
          <w:lang w:eastAsia="en-GB"/>
          <w14:ligatures w14:val="none"/>
        </w:rPr>
        <w:t xml:space="preserve">. Όλο και πιο εξελιγμένες </w:t>
      </w:r>
      <w:proofErr w:type="spellStart"/>
      <w:r w:rsidRPr="00021283">
        <w:rPr>
          <w:rFonts w:eastAsia="Times New Roman" w:cstheme="minorHAnsi"/>
          <w:color w:val="000000" w:themeColor="text1"/>
          <w:kern w:val="0"/>
          <w:lang w:eastAsia="en-GB"/>
          <w14:ligatures w14:val="none"/>
        </w:rPr>
        <w:t>κυβερνοεπιθέσεις</w:t>
      </w:r>
      <w:proofErr w:type="spellEnd"/>
      <w:r w:rsidRPr="00021283">
        <w:rPr>
          <w:rFonts w:eastAsia="Times New Roman" w:cstheme="minorHAnsi"/>
          <w:color w:val="000000" w:themeColor="text1"/>
          <w:kern w:val="0"/>
          <w:lang w:eastAsia="en-GB"/>
          <w14:ligatures w14:val="none"/>
        </w:rPr>
        <w:t xml:space="preserve">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w:t>
      </w:r>
      <w:proofErr w:type="spellStart"/>
      <w:r w:rsidRPr="00021283">
        <w:rPr>
          <w:rFonts w:cstheme="minorHAnsi"/>
        </w:rPr>
        <w:t>elasticity</w:t>
      </w:r>
      <w:proofErr w:type="spellEnd"/>
      <w:r w:rsidRPr="00021283">
        <w:rPr>
          <w:rFonts w:cstheme="minorHAnsi"/>
        </w:rPr>
        <w:t xml:space="preserve">) διαδραματίζει κρίσιμο ρόλο στην ανάλυση των επιπτώσεων δασμών και άλλων εμπορικών πολιτικών. Η βασική υπόθεση είναι </w:t>
      </w:r>
      <w:commentRangeStart w:id="138"/>
      <w:del w:id="276" w:author="ProofreadAI" w:date="2026-02-23T15:51:42.322780Z">
        <w:r>
          <w:rPr>
            <w:rFonts w:cstheme="minorHAnsi"/>
          </w:rPr>
          <w:delText xml:space="preserve">πως</w:delText>
        </w:r>
      </w:del>
      <w:ins w:id="277" w:author="ProofreadAI" w:date="2026-02-23T15:51:42.322780Z">
        <w:r>
          <w:rPr>
            <w:rFonts w:cstheme="minorHAnsi"/>
          </w:rPr>
          <w:t xml:space="preserve">ότι</w:t>
        </w:r>
      </w:ins>
      <w:commentRangeEnd w:id="138"/>
      <w:r>
        <w:commentReference w:id="138"/>
      </w:r>
      <w:r>
        <w:rPr>
          <w:rFonts w:cstheme="minorHAnsi"/>
        </w:rPr>
        <w:t xml:space="preserve">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w:t>
      </w:r>
      <w:r w:rsidR="00A012F2">
        <w:rPr>
          <w:rFonts w:cstheme="minorHAnsi"/>
        </w:rPr>
        <w:t xml:space="preserve"> </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w:t>
      </w:r>
      <w:proofErr w:type="spellStart"/>
      <w:r w:rsidRPr="00021283">
        <w:rPr>
          <w:rFonts w:cstheme="minorHAnsi"/>
        </w:rPr>
        <w:t>προσβάσιμη</w:t>
      </w:r>
      <w:proofErr w:type="spellEnd"/>
      <w:r w:rsidRPr="00021283">
        <w:rPr>
          <w:rFonts w:cstheme="minorHAnsi"/>
        </w:rPr>
        <w:t xml:space="preserve"> σε πολλούς </w:t>
      </w:r>
      <w:proofErr w:type="spellStart"/>
      <w:r w:rsidRPr="00021283">
        <w:rPr>
          <w:rFonts w:cstheme="minorHAnsi"/>
        </w:rPr>
        <w:t>εξαγωγείς</w:t>
      </w:r>
      <w:proofErr w:type="spellEnd"/>
      <w:r w:rsidRPr="00021283">
        <w:rPr>
          <w:rFonts w:cstheme="minorHAnsi"/>
        </w:rPr>
        <w:t>,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w:t>
      </w:r>
      <w:proofErr w:type="spellStart"/>
      <w:r w:rsidRPr="00021283">
        <w:rPr>
          <w:rFonts w:cstheme="minorHAnsi"/>
        </w:rPr>
        <w:t>Μετακύλιση</w:t>
      </w:r>
      <w:proofErr w:type="spellEnd"/>
      <w:r w:rsidRPr="00021283">
        <w:rPr>
          <w:rFonts w:cstheme="minorHAnsi"/>
        </w:rPr>
        <w:t>»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commentRangeStart w:id="139"/>
      <w:del w:id="278" w:author="ProofreadAI" w:date="2026-02-23T15:51:42.322780Z">
        <w:r>
          <w:rPr>
            <w:rFonts w:cstheme="minorHAnsi"/>
          </w:rPr>
          <w:delText xml:space="preserve">-Οι</w:delText>
        </w:r>
      </w:del>
      <w:ins w:id="279" w:author="ProofreadAI" w:date="2026-02-23T15:51:42.322780Z">
        <w:r>
          <w:rPr>
            <w:rFonts w:cstheme="minorHAnsi"/>
          </w:rPr>
          <w:t xml:space="preserve">- Οι</w:t>
        </w:r>
      </w:ins>
      <w:commentRangeEnd w:id="139"/>
      <w:r>
        <w:commentReference w:id="139"/>
      </w:r>
      <w:r>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r w:rsidR="00A012F2">
        <w:rPr>
          <w:rFonts w:cstheme="minorHAnsi"/>
        </w:rPr>
        <w:t xml:space="preserve">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w:t>
      </w:r>
      <w:proofErr w:type="spellStart"/>
      <w:r w:rsidRPr="00021283">
        <w:rPr>
          <w:rFonts w:cstheme="minorHAnsi"/>
        </w:rPr>
        <w:t>pass-through</w:t>
      </w:r>
      <w:proofErr w:type="spellEnd"/>
      <w:r w:rsidRPr="00021283">
        <w:rPr>
          <w:rFonts w:cstheme="minorHAnsi"/>
        </w:rPr>
        <w:t>)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 xml:space="preserve">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w:t>
      </w:r>
      <w:proofErr w:type="spellStart"/>
      <w:r w:rsidRPr="00021283">
        <w:rPr>
          <w:rFonts w:cstheme="minorHAnsi"/>
        </w:rPr>
        <w:t>εξαγωγείς</w:t>
      </w:r>
      <w:proofErr w:type="spellEnd"/>
      <w:r w:rsidRPr="00021283">
        <w:rPr>
          <w:rFonts w:cstheme="minorHAnsi"/>
        </w:rPr>
        <w:t xml:space="preserve">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w:t>
      </w:r>
      <w:proofErr w:type="spellStart"/>
      <w:r w:rsidRPr="00021283">
        <w:rPr>
          <w:rFonts w:cstheme="minorHAnsi"/>
        </w:rPr>
        <w:t>τρισ</w:t>
      </w:r>
      <w:proofErr w:type="spellEnd"/>
      <w:r w:rsidRPr="00021283">
        <w:rPr>
          <w:rFonts w:cstheme="minorHAnsi"/>
        </w:rPr>
        <w:t>.,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w:t>
      </w:r>
      <w:commentRangeStart w:id="140"/>
      <w:del w:id="280" w:author="ProofreadAI" w:date="2026-02-23T15:51:42.322780Z">
        <w:r>
          <w:rPr>
            <w:rFonts w:eastAsia="Times New Roman" w:cstheme="minorHAnsi"/>
            <w:color w:val="000000" w:themeColor="text1"/>
            <w:kern w:val="0"/>
            <w:lang w:eastAsia="en-GB"/>
            <w14:ligatures w14:val="none"/>
          </w:rPr>
          <w:delText xml:space="preserve">2α</w:delText>
        </w:r>
      </w:del>
      <w:ins w:id="281" w:author="ProofreadAI" w:date="2026-02-23T15:51:42.322780Z">
        <w:r>
          <w:rPr>
            <w:rFonts w:eastAsia="Times New Roman" w:cstheme="minorHAnsi"/>
            <w:color w:val="000000" w:themeColor="text1"/>
            <w:kern w:val="0"/>
            <w:lang w:eastAsia="en-GB"/>
            <w14:ligatures w14:val="none"/>
          </w:rPr>
          <w:t xml:space="preserve">2η</w:t>
        </w:r>
      </w:ins>
      <w:commentRangeEnd w:id="140"/>
      <w:r>
        <w:commentReference w:id="140"/>
      </w:r>
      <w:r>
        <w:rPr>
          <w:rFonts w:eastAsia="Times New Roman" w:cstheme="minorHAnsi"/>
          <w:color w:val="000000" w:themeColor="text1"/>
          <w:kern w:val="0"/>
          <w:lang w:eastAsia="en-GB"/>
          <w14:ligatures w14:val="none"/>
        </w:rPr>
        <w:t xml:space="preserve">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w:t>
      </w:r>
      <w:proofErr w:type="spellStart"/>
      <w:r w:rsidRPr="00021283">
        <w:rPr>
          <w:rFonts w:eastAsia="Times New Roman" w:cstheme="minorHAnsi"/>
          <w:color w:val="000000" w:themeColor="text1"/>
          <w:kern w:val="0"/>
          <w:lang w:eastAsia="en-GB"/>
          <w14:ligatures w14:val="none"/>
        </w:rPr>
        <w:t>Fair</w:t>
      </w:r>
      <w:proofErr w:type="spellEnd"/>
      <w:r w:rsidRPr="00021283">
        <w:rPr>
          <w:rFonts w:eastAsia="Times New Roman" w:cstheme="minorHAnsi"/>
          <w:color w:val="000000" w:themeColor="text1"/>
          <w:kern w:val="0"/>
          <w:lang w:eastAsia="en-GB"/>
          <w14:ligatures w14:val="none"/>
        </w:rPr>
        <w:t xml:space="preserve">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w:t>
      </w:r>
      <w:proofErr w:type="spellStart"/>
      <w:r w:rsidRPr="00021283">
        <w:rPr>
          <w:rFonts w:eastAsia="Times New Roman" w:cstheme="minorHAnsi"/>
          <w:color w:val="000000" w:themeColor="text1"/>
          <w:kern w:val="0"/>
          <w:lang w:eastAsia="en-GB"/>
          <w14:ligatures w14:val="none"/>
        </w:rPr>
        <w:t>εξαγωγείς</w:t>
      </w:r>
      <w:proofErr w:type="spellEnd"/>
      <w:r w:rsidRPr="00021283">
        <w:rPr>
          <w:rFonts w:eastAsia="Times New Roman" w:cstheme="minorHAnsi"/>
          <w:color w:val="000000" w:themeColor="text1"/>
          <w:kern w:val="0"/>
          <w:lang w:eastAsia="en-GB"/>
          <w14:ligatures w14:val="none"/>
        </w:rPr>
        <w:t xml:space="preserve">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w:t>
      </w:r>
      <w:proofErr w:type="spellStart"/>
      <w:r w:rsidRPr="00021283">
        <w:rPr>
          <w:rFonts w:eastAsia="Times New Roman" w:cstheme="minorHAnsi"/>
          <w:color w:val="000000" w:themeColor="text1"/>
          <w:kern w:val="0"/>
          <w:lang w:eastAsia="en-GB"/>
          <w14:ligatures w14:val="none"/>
        </w:rPr>
        <w:t>Harley-Davidson</w:t>
      </w:r>
      <w:proofErr w:type="spellEnd"/>
      <w:r w:rsidRPr="00021283">
        <w:rPr>
          <w:rFonts w:eastAsia="Times New Roman" w:cstheme="minorHAnsi"/>
          <w:color w:val="000000" w:themeColor="text1"/>
          <w:kern w:val="0"/>
          <w:lang w:eastAsia="en-GB"/>
          <w14:ligatures w14:val="none"/>
        </w:rPr>
        <w:t xml:space="preserve">,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w:t>
      </w:r>
      <w:commentRangeStart w:id="141"/>
      <w:del w:id="282" w:author="ProofreadAI" w:date="2026-02-23T15:51:42.322780Z">
        <w:r>
          <w:rPr>
            <w:rFonts w:eastAsia="Times New Roman" w:cstheme="minorHAnsi"/>
            <w:color w:val="000000" w:themeColor="text1"/>
            <w:kern w:val="0"/>
            <w:lang w:eastAsia="en-GB"/>
            <w14:ligatures w14:val="none"/>
          </w:rPr>
          <w:delText xml:space="preserve">την αναγνώριση η αγοραστική</w:delText>
        </w:r>
      </w:del>
      <w:ins w:id="283" w:author="ProofreadAI" w:date="2026-02-23T15:51:42.322780Z">
        <w:r>
          <w:rPr>
            <w:rFonts w:eastAsia="Times New Roman" w:cstheme="minorHAnsi"/>
            <w:color w:val="000000" w:themeColor="text1"/>
            <w:kern w:val="0"/>
            <w:lang w:eastAsia="en-GB"/>
            <w14:ligatures w14:val="none"/>
          </w:rPr>
          <w:t xml:space="preserve">την αναγνώριση της αγοραστικής</w:t>
        </w:r>
      </w:ins>
      <w:commentRangeEnd w:id="141"/>
      <w:r>
        <w:commentReference w:id="141"/>
      </w:r>
      <w:r>
        <w:rPr>
          <w:rFonts w:eastAsia="Times New Roman" w:cstheme="minorHAnsi"/>
          <w:color w:val="000000" w:themeColor="text1"/>
          <w:kern w:val="0"/>
          <w:lang w:eastAsia="en-GB"/>
          <w14:ligatures w14:val="none"/>
        </w:rPr>
        <w:t xml:space="preserve">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βιομηχανία της.</w:t>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w:t>
      </w:r>
      <w:proofErr w:type="spellStart"/>
      <w:r>
        <w:rPr>
          <w:rFonts w:cstheme="minorHAnsi"/>
          <w:color w:val="000000" w:themeColor="text1"/>
          <w:lang w:eastAsia="en-GB"/>
        </w:rPr>
        <w:t>Ατσαλάκης</w:t>
      </w:r>
      <w:proofErr w:type="spellEnd"/>
      <w:r w:rsidR="00FF78C7" w:rsidRPr="00021283">
        <w:rPr>
          <w:rFonts w:cstheme="minorHAnsi"/>
          <w:color w:val="000000" w:themeColor="text1"/>
          <w:lang w:eastAsia="en-GB"/>
        </w:rPr>
        <w:t xml:space="preserve">, Αναπληρωτής </w:t>
      </w:r>
      <w:commentRangeStart w:id="142"/>
      <w:del w:id="284" w:author="ProofreadAI" w:date="2026-02-23T15:51:42.322780Z">
        <w:r>
          <w:rPr>
            <w:rFonts w:cstheme="minorHAnsi"/>
            <w:color w:val="000000" w:themeColor="text1"/>
            <w:lang w:eastAsia="en-GB"/>
          </w:rPr>
          <w:delText xml:space="preserve">Καθηγητής, του</w:delText>
        </w:r>
      </w:del>
      <w:ins w:id="285" w:author="ProofreadAI" w:date="2026-02-23T15:51:42.322780Z">
        <w:r>
          <w:rPr>
            <w:rFonts w:cstheme="minorHAnsi"/>
            <w:color w:val="000000" w:themeColor="text1"/>
            <w:lang w:eastAsia="en-GB"/>
          </w:rPr>
          <w:t xml:space="preserve">Καθηγητής του</w:t>
        </w:r>
      </w:ins>
      <w:commentRangeEnd w:id="142"/>
      <w:r>
        <w:commentReference w:id="142"/>
      </w:r>
      <w:r>
        <w:rPr>
          <w:rFonts w:cstheme="minorHAnsi"/>
          <w:color w:val="000000" w:themeColor="text1"/>
          <w:lang w:eastAsia="en-GB"/>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F78C7" w:rsidRPr="00021283">
        <w:rPr>
          <w:rFonts w:cstheme="minorHAnsi"/>
          <w:color w:val="000000" w:themeColor="text1"/>
        </w:rPr>
        <w:t xml:space="preserve"> , Διδάσκουσα </w:t>
      </w:r>
      <w:r w:rsidR="00FF78C7"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proofErr w:type="spellStart"/>
      <w:r w:rsidRPr="00021283">
        <w:rPr>
          <w:rStyle w:val="ts-alignment-element"/>
          <w:rFonts w:cstheme="minorHAnsi"/>
          <w:b/>
          <w:bCs/>
          <w:color w:val="000000" w:themeColor="text1"/>
        </w:rPr>
        <w:t>Προωράν</w:t>
      </w:r>
      <w:proofErr w:type="spellEnd"/>
      <w:r w:rsidRPr="00021283">
        <w:rPr>
          <w:rStyle w:val="ts-alignment-element"/>
          <w:rFonts w:cstheme="minorHAnsi"/>
          <w:b/>
          <w:bCs/>
          <w:color w:val="000000" w:themeColor="text1"/>
        </w:rPr>
        <w:t xml:space="preserve"> και </w:t>
      </w:r>
      <w:proofErr w:type="spellStart"/>
      <w:r w:rsidRPr="00021283">
        <w:rPr>
          <w:rStyle w:val="ts-alignment-element"/>
          <w:rFonts w:cstheme="minorHAnsi"/>
          <w:b/>
          <w:bCs/>
          <w:color w:val="000000" w:themeColor="text1"/>
        </w:rPr>
        <w:t>σχεδιάζειν</w:t>
      </w:r>
      <w:proofErr w:type="spellEnd"/>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w:t>
      </w:r>
      <w:proofErr w:type="spellStart"/>
      <w:r w:rsidRPr="00021283">
        <w:rPr>
          <w:rStyle w:val="ts-alignment-element"/>
          <w:rFonts w:cstheme="minorHAnsi"/>
          <w:color w:val="000000" w:themeColor="text1"/>
        </w:rPr>
        <w:t>αποφασίζοντες</w:t>
      </w:r>
      <w:proofErr w:type="spellEnd"/>
      <w:r w:rsidRPr="00021283">
        <w:rPr>
          <w:rStyle w:val="ts-alignment-element"/>
          <w:rFonts w:cstheme="minorHAnsi"/>
          <w:color w:val="000000" w:themeColor="text1"/>
        </w:rPr>
        <w:t xml:space="preserve">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5"/>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w:t>
      </w:r>
      <w:commentRangeStart w:id="143"/>
      <w:del w:id="286" w:author="ProofreadAI" w:date="2026-02-23T15:51:42.322780Z">
        <w:r>
          <w:rPr>
            <w:rFonts w:eastAsia="Times New Roman" w:cstheme="minorHAnsi"/>
            <w:color w:val="000000" w:themeColor="text1"/>
            <w:kern w:val="0"/>
            <w:lang w:eastAsia="en-GB"/>
            <w14:ligatures w14:val="none"/>
          </w:rPr>
          <w:delText xml:space="preserve">η Γαλλία $112 δισ.</w:delText>
        </w:r>
      </w:del>
      <w:ins w:id="287" w:author="ProofreadAI" w:date="2026-02-23T15:51:42.322780Z">
        <w:r>
          <w:rPr>
            <w:rFonts w:eastAsia="Times New Roman" w:cstheme="minorHAnsi"/>
            <w:color w:val="000000" w:themeColor="text1"/>
            <w:kern w:val="0"/>
            <w:lang w:eastAsia="en-GB"/>
            <w14:ligatures w14:val="none"/>
          </w:rPr>
          <w:t xml:space="preserve">η Γαλλία κάνει επενδύσεις $112 δισ.</w:t>
        </w:r>
      </w:ins>
      <w:commentRangeEnd w:id="143"/>
      <w:r>
        <w:commentReference w:id="143"/>
      </w:r>
      <w:r>
        <w:rPr>
          <w:rFonts w:eastAsia="Times New Roman" w:cstheme="minorHAnsi"/>
          <w:color w:val="000000" w:themeColor="text1"/>
          <w:kern w:val="0"/>
          <w:lang w:eastAsia="en-GB"/>
          <w14:ligatures w14:val="none"/>
        </w:rPr>
        <w:t xml:space="preserve">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η οικονομία, </w:t>
      </w:r>
      <w:commentRangeStart w:id="144"/>
      <w:del w:id="288" w:author="ProofreadAI" w:date="2026-02-23T15:51:42.322780Z">
        <w:r>
          <w:rPr>
            <w:rFonts w:eastAsia="Times New Roman" w:cstheme="minorHAnsi"/>
            <w:color w:val="000000" w:themeColor="text1"/>
            <w:kern w:val="0"/>
            <w:lang w:eastAsia="en-GB"/>
            <w14:ligatures w14:val="none"/>
          </w:rPr>
          <w:delText xml:space="preserve">την πολιτική</w:delText>
        </w:r>
      </w:del>
      <w:ins w:id="289" w:author="ProofreadAI" w:date="2026-02-23T15:51:42.322780Z">
        <w:r>
          <w:rPr>
            <w:rFonts w:eastAsia="Times New Roman" w:cstheme="minorHAnsi"/>
            <w:color w:val="000000" w:themeColor="text1"/>
            <w:kern w:val="0"/>
            <w:lang w:eastAsia="en-GB"/>
            <w14:ligatures w14:val="none"/>
          </w:rPr>
          <w:t xml:space="preserve">η πολιτική</w:t>
        </w:r>
      </w:ins>
      <w:commentRangeEnd w:id="144"/>
      <w:r>
        <w:commentReference w:id="144"/>
      </w:r>
      <w:r>
        <w:rPr>
          <w:rFonts w:eastAsia="Times New Roman" w:cstheme="minorHAnsi"/>
          <w:color w:val="000000" w:themeColor="text1"/>
          <w:kern w:val="0"/>
          <w:lang w:eastAsia="en-GB"/>
          <w14:ligatures w14:val="none"/>
        </w:rPr>
        <w:t xml:space="preserve">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 xml:space="preserve">Μπορεί να βοηθήσει στη βελτιστοποίηση των ενεργειακών πόρων, της γεωργικής παραγωγής, της εξόρυξης πόρων, </w:t>
      </w:r>
      <w:commentRangeStart w:id="145"/>
      <w:del w:id="290" w:author="ProofreadAI" w:date="2026-02-23T15:51:42.322780Z">
        <w:r>
          <w:rPr>
            <w:rFonts w:eastAsia="Times New Roman" w:cstheme="minorHAnsi"/>
            <w:color w:val="000000" w:themeColor="text1"/>
            <w:kern w:val="0"/>
            <w:lang w:eastAsia="en-GB"/>
            <w14:ligatures w14:val="none"/>
          </w:rPr>
          <w:delText xml:space="preserve">της διαχείρισης και της βοήθειας σε καταστροφές</w:delText>
        </w:r>
      </w:del>
      <w:ins w:id="291" w:author="ProofreadAI" w:date="2026-02-23T15:51:42.322780Z">
        <w:r>
          <w:rPr>
            <w:rFonts w:eastAsia="Times New Roman" w:cstheme="minorHAnsi"/>
            <w:color w:val="000000" w:themeColor="text1"/>
            <w:kern w:val="0"/>
            <w:lang w:eastAsia="en-GB"/>
            <w14:ligatures w14:val="none"/>
          </w:rPr>
          <w:t xml:space="preserve">της διαχείρισης καταστροφών και της βοήθειας σε καταστροφές</w:t>
        </w:r>
      </w:ins>
      <w:commentRangeEnd w:id="145"/>
      <w:r>
        <w:commentReference w:id="145"/>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commentRangeStart w:id="146"/>
      <w:del w:id="292" w:author="ProofreadAI" w:date="2026-02-23T15:51:42.322780Z">
        <w:r>
          <w:rPr>
            <w:rFonts w:eastAsia="Times New Roman" w:cstheme="minorHAnsi"/>
            <w:color w:val="000000" w:themeColor="text1"/>
            <w:kern w:val="0"/>
            <w:u w:val="single"/>
            <w:lang w:eastAsia="en-GB"/>
            <w14:ligatures w14:val="none"/>
          </w:rPr>
          <w:delText xml:space="preserve">αντί θέμα</w:delText>
        </w:r>
      </w:del>
      <w:ins w:id="293" w:author="ProofreadAI" w:date="2026-02-23T15:51:42.322780Z">
        <w:r>
          <w:rPr>
            <w:rFonts w:eastAsia="Times New Roman" w:cstheme="minorHAnsi"/>
            <w:color w:val="000000" w:themeColor="text1"/>
            <w:kern w:val="0"/>
            <w:u w:val="single"/>
            <w:lang w:eastAsia="en-GB"/>
            <w14:ligatures w14:val="none"/>
          </w:rPr>
          <w:t xml:space="preserve">αντί για θέμα</w:t>
        </w:r>
      </w:ins>
      <w:commentRangeEnd w:id="146"/>
      <w:r>
        <w:commentReference w:id="146"/>
      </w:r>
      <w:r>
        <w:rPr>
          <w:rFonts w:eastAsia="Times New Roman" w:cstheme="minorHAnsi"/>
          <w:color w:val="000000" w:themeColor="text1"/>
          <w:kern w:val="0"/>
          <w:u w:val="single"/>
          <w:lang w:eastAsia="en-GB"/>
          <w14:ligatures w14:val="none"/>
        </w:rPr>
        <w:t xml:space="preserve">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w:t>
      </w:r>
      <w:commentRangeStart w:id="147"/>
      <w:del w:id="294" w:author="ProofreadAI" w:date="2026-02-23T15:51:42.322780Z">
        <w:r>
          <w:rPr>
            <w:rFonts w:cstheme="minorHAnsi"/>
            <w:color w:val="000000" w:themeColor="text1"/>
          </w:rPr>
          <w:delText xml:space="preserve">τροποποιούσε</w:delText>
        </w:r>
      </w:del>
      <w:ins w:id="295" w:author="ProofreadAI" w:date="2026-02-23T15:51:42.322780Z">
        <w:r>
          <w:rPr>
            <w:rFonts w:cstheme="minorHAnsi"/>
            <w:color w:val="000000" w:themeColor="text1"/>
          </w:rPr>
          <w:t xml:space="preserve">παραποιούσε</w:t>
        </w:r>
      </w:ins>
      <w:commentRangeEnd w:id="147"/>
      <w:r>
        <w:commentReference w:id="147"/>
      </w:r>
      <w:r>
        <w:rPr>
          <w:rFonts w:cstheme="minorHAnsi"/>
          <w:color w:val="000000" w:themeColor="text1"/>
        </w:rPr>
        <w:t xml:space="preserve"> το ειδησεογραφικό περιβάλλον σε </w:t>
      </w:r>
      <w:proofErr w:type="spellStart"/>
      <w:r w:rsidRPr="00021283">
        <w:rPr>
          <w:rFonts w:cstheme="minorHAnsi"/>
          <w:color w:val="000000" w:themeColor="text1"/>
        </w:rPr>
        <w:t>στοχευμένες</w:t>
      </w:r>
      <w:proofErr w:type="spellEnd"/>
      <w:r w:rsidRPr="00021283">
        <w:rPr>
          <w:rFonts w:cstheme="minorHAnsi"/>
          <w:color w:val="000000" w:themeColor="text1"/>
        </w:rPr>
        <w:t xml:space="preserve"> περιοχές, πλέον γίνονται με τη βοήθεια της τεχνητής νοημοσύνης. Οι εικόνες και τα βίντεο που δημιουργούνται ή </w:t>
      </w:r>
      <w:commentRangeStart w:id="148"/>
      <w:del w:id="296" w:author="ProofreadAI" w:date="2026-02-23T15:51:42.322780Z">
        <w:r>
          <w:rPr>
            <w:rFonts w:cstheme="minorHAnsi"/>
            <w:color w:val="000000" w:themeColor="text1"/>
          </w:rPr>
          <w:delText xml:space="preserve">τροποποιούνται</w:delText>
        </w:r>
      </w:del>
      <w:ins w:id="297" w:author="ProofreadAI" w:date="2026-02-23T15:51:42.322780Z">
        <w:r>
          <w:rPr>
            <w:rFonts w:cstheme="minorHAnsi"/>
            <w:color w:val="000000" w:themeColor="text1"/>
          </w:rPr>
          <w:t xml:space="preserve">παραποιούνται</w:t>
        </w:r>
      </w:ins>
      <w:commentRangeEnd w:id="148"/>
      <w:r>
        <w:commentReference w:id="148"/>
      </w:r>
      <w:r>
        <w:rPr>
          <w:rFonts w:cstheme="minorHAnsi"/>
          <w:color w:val="000000" w:themeColor="text1"/>
        </w:rPr>
        <w:t xml:space="preserve"> με τεχνητή νοημοσύνη ενισχύουν ακόμη περισσότερο τα αποτελέσματα, και με την ικανότητα να δημιουργούν </w:t>
      </w:r>
      <w:proofErr w:type="spellStart"/>
      <w:r w:rsidRPr="00021283">
        <w:rPr>
          <w:rFonts w:cstheme="minorHAnsi"/>
          <w:color w:val="000000" w:themeColor="text1"/>
        </w:rPr>
        <w:t>στοχευμένο</w:t>
      </w:r>
      <w:proofErr w:type="spellEnd"/>
      <w:r w:rsidRPr="00021283">
        <w:rPr>
          <w:rFonts w:cstheme="minorHAnsi"/>
          <w:color w:val="000000" w:themeColor="text1"/>
        </w:rPr>
        <w:t xml:space="preserve">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w:t>
      </w:r>
      <w:proofErr w:type="spellStart"/>
      <w:r w:rsidRPr="00021283">
        <w:rPr>
          <w:rFonts w:cstheme="minorHAnsi"/>
          <w:color w:val="000000" w:themeColor="text1"/>
        </w:rPr>
        <w:t>deepfakes</w:t>
      </w:r>
      <w:proofErr w:type="spellEnd"/>
      <w:r w:rsidRPr="00021283">
        <w:rPr>
          <w:rFonts w:cstheme="minorHAnsi"/>
          <w:color w:val="000000" w:themeColor="text1"/>
        </w:rPr>
        <w:t xml:space="preserve">, συνθετικών μέσων και αυτοματοποιημένης προπαγάνδας, καθιστώντας τις εκστρατείες παραπληροφόρησης πιο αποτελεσματικές και δυσκολότερο να ανιχνευτούν. Αυτό πιθανότατα θα ενταθεί ως βασικό στοιχείο του </w:t>
      </w:r>
      <w:r w:rsidRPr="00021283">
        <w:rPr>
          <w:rFonts w:cstheme="minorHAnsi"/>
          <w:color w:val="000000" w:themeColor="text1"/>
        </w:rPr>
        <w:lastRenderedPageBreak/>
        <w:t xml:space="preserve">υβριδικού πολέμου – υπονομεύοντας την εσωτερική σταθερότητα των αντιπάλων μέσω </w:t>
      </w:r>
      <w:proofErr w:type="spellStart"/>
      <w:r w:rsidRPr="00021283">
        <w:rPr>
          <w:rFonts w:cstheme="minorHAnsi"/>
          <w:color w:val="000000" w:themeColor="text1"/>
        </w:rPr>
        <w:t>στοχευμένων</w:t>
      </w:r>
      <w:proofErr w:type="spellEnd"/>
      <w:r w:rsidRPr="00021283">
        <w:rPr>
          <w:rFonts w:cstheme="minorHAnsi"/>
          <w:color w:val="000000" w:themeColor="text1"/>
        </w:rPr>
        <w:t xml:space="preserve"> εκστρατειών. Τα εργαλεία που είναι διαθέσιμα αυτή τη στιγμή για να αντιμετωπιστεί αυτή η απειλή είναι εξαιρετικά ανεπαρκή.</w:t>
      </w:r>
      <w:bookmarkEnd w:id="40"/>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Συντονισμένα σμήνη </w:t>
      </w:r>
      <w:proofErr w:type="spellStart"/>
      <w:r w:rsidRPr="00021283">
        <w:rPr>
          <w:rFonts w:cstheme="minorHAnsi"/>
          <w:color w:val="000000" w:themeColor="text1"/>
        </w:rPr>
        <w:t>drones</w:t>
      </w:r>
      <w:proofErr w:type="spellEnd"/>
      <w:r w:rsidRPr="00021283">
        <w:rPr>
          <w:rFonts w:cstheme="minorHAnsi"/>
          <w:color w:val="000000" w:themeColor="text1"/>
        </w:rPr>
        <w:t xml:space="preserve">,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w:t>
      </w:r>
      <w:proofErr w:type="spellStart"/>
      <w:r w:rsidRPr="00021283">
        <w:rPr>
          <w:rFonts w:cstheme="minorHAnsi"/>
          <w:color w:val="000000" w:themeColor="text1"/>
        </w:rPr>
        <w:t>κυβερνοεπιθέσεις</w:t>
      </w:r>
      <w:proofErr w:type="spellEnd"/>
      <w:r w:rsidRPr="00021283">
        <w:rPr>
          <w:rFonts w:cstheme="minorHAnsi"/>
          <w:color w:val="000000" w:themeColor="text1"/>
        </w:rPr>
        <w:t xml:space="preserve">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commentRangeStart w:id="149"/>
      <w:del w:id="298" w:author="ProofreadAI" w:date="2026-02-23T15:51:42.322780Z">
        <w:r>
          <w:rPr>
            <w:rFonts w:cstheme="minorHAnsi"/>
            <w:b/>
            <w:bCs/>
            <w:color w:val="000000" w:themeColor="text1"/>
          </w:rPr>
          <w:delText xml:space="preserve">Ποιοι</w:delText>
        </w:r>
      </w:del>
      <w:ins w:id="299" w:author="ProofreadAI" w:date="2026-02-23T15:51:42.322780Z">
        <w:r>
          <w:rPr>
            <w:rFonts w:cstheme="minorHAnsi"/>
            <w:b/>
            <w:bCs/>
            <w:color w:val="000000" w:themeColor="text1"/>
          </w:rPr>
          <w:t xml:space="preserve">Ποιοί</w:t>
        </w:r>
      </w:ins>
      <w:commentRangeEnd w:id="149"/>
      <w:r>
        <w:commentReference w:id="149"/>
      </w:r>
      <w:r>
        <w:rPr>
          <w:rFonts w:cstheme="minorHAnsi"/>
          <w:b/>
          <w:bCs/>
          <w:color w:val="000000" w:themeColor="text1"/>
        </w:rPr>
        <w:t xml:space="preserve">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w:t>
      </w:r>
      <w:proofErr w:type="spellStart"/>
      <w:r w:rsidRPr="00021283">
        <w:rPr>
          <w:rFonts w:cstheme="minorHAnsi"/>
          <w:color w:val="000000" w:themeColor="text1"/>
        </w:rPr>
        <w:t>έχοντων</w:t>
      </w:r>
      <w:proofErr w:type="spellEnd"/>
      <w:r w:rsidRPr="00021283">
        <w:rPr>
          <w:rFonts w:cstheme="minorHAnsi"/>
          <w:color w:val="000000" w:themeColor="text1"/>
        </w:rPr>
        <w:t xml:space="preserve">» και των «μη </w:t>
      </w:r>
      <w:proofErr w:type="spellStart"/>
      <w:r w:rsidRPr="00021283">
        <w:rPr>
          <w:rFonts w:cstheme="minorHAnsi"/>
          <w:color w:val="000000" w:themeColor="text1"/>
        </w:rPr>
        <w:t>έχοντων</w:t>
      </w:r>
      <w:proofErr w:type="spellEnd"/>
      <w:r w:rsidRPr="00021283">
        <w:rPr>
          <w:rFonts w:cstheme="minorHAnsi"/>
          <w:color w:val="000000" w:themeColor="text1"/>
        </w:rPr>
        <w:t>»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w:t>
      </w:r>
      <w:proofErr w:type="spellStart"/>
      <w:r w:rsidRPr="00021283">
        <w:rPr>
          <w:rFonts w:cstheme="minorHAnsi"/>
          <w:b/>
          <w:bCs/>
        </w:rPr>
        <w:t>Drill</w:t>
      </w:r>
      <w:proofErr w:type="spellEnd"/>
      <w:r w:rsidRPr="00021283">
        <w:rPr>
          <w:rFonts w:cstheme="minorHAnsi"/>
          <w:b/>
          <w:bCs/>
        </w:rPr>
        <w:t xml:space="preserve">, </w:t>
      </w:r>
      <w:proofErr w:type="spellStart"/>
      <w:r w:rsidRPr="00021283">
        <w:rPr>
          <w:rFonts w:cstheme="minorHAnsi"/>
          <w:b/>
          <w:bCs/>
        </w:rPr>
        <w:t>Baby</w:t>
      </w:r>
      <w:proofErr w:type="spellEnd"/>
      <w:r w:rsidRPr="00021283">
        <w:rPr>
          <w:rFonts w:cstheme="minorHAnsi"/>
          <w:b/>
          <w:bCs/>
        </w:rPr>
        <w:t xml:space="preserve">, </w:t>
      </w:r>
      <w:proofErr w:type="spellStart"/>
      <w:r w:rsidRPr="00021283">
        <w:rPr>
          <w:rFonts w:cstheme="minorHAnsi"/>
          <w:b/>
          <w:bCs/>
        </w:rPr>
        <w:t>Drill</w:t>
      </w:r>
      <w:proofErr w:type="spellEnd"/>
      <w:r w:rsidRPr="00021283">
        <w:rPr>
          <w:rFonts w:cstheme="minorHAnsi"/>
          <w:b/>
          <w:bCs/>
        </w:rPr>
        <w:t>»</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proofErr w:type="spellStart"/>
      <w:r w:rsidRPr="00021283">
        <w:rPr>
          <w:rFonts w:cstheme="minorHAnsi"/>
        </w:rPr>
        <w:t>drill</w:t>
      </w:r>
      <w:proofErr w:type="spellEnd"/>
      <w:r w:rsidRPr="00021283">
        <w:rPr>
          <w:rFonts w:cstheme="minorHAnsi"/>
        </w:rPr>
        <w:t xml:space="preserve">, </w:t>
      </w:r>
      <w:proofErr w:type="spellStart"/>
      <w:r w:rsidRPr="00021283">
        <w:rPr>
          <w:rFonts w:cstheme="minorHAnsi"/>
        </w:rPr>
        <w:t>baby</w:t>
      </w:r>
      <w:proofErr w:type="spellEnd"/>
      <w:r w:rsidRPr="00021283">
        <w:rPr>
          <w:rFonts w:cstheme="minorHAnsi"/>
        </w:rPr>
        <w:t xml:space="preserve">, </w:t>
      </w:r>
      <w:proofErr w:type="spellStart"/>
      <w:r w:rsidRPr="00021283">
        <w:rPr>
          <w:rFonts w:cstheme="minorHAnsi"/>
        </w:rPr>
        <w:t>drill</w:t>
      </w:r>
      <w:proofErr w:type="spellEnd"/>
      <w:r w:rsidRPr="00021283">
        <w:rPr>
          <w:rFonts w:cstheme="minorHAnsi"/>
        </w:rPr>
        <w:t>»,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w:t>
      </w:r>
      <w:proofErr w:type="spellStart"/>
      <w:r w:rsidRPr="00021283">
        <w:rPr>
          <w:rFonts w:cstheme="minorHAnsi"/>
        </w:rPr>
        <w:t>high-yield</w:t>
      </w:r>
      <w:proofErr w:type="spellEnd"/>
      <w:r w:rsidRPr="00021283">
        <w:rPr>
          <w:rFonts w:cstheme="minorHAnsi"/>
        </w:rPr>
        <w:t xml:space="preserve"> </w:t>
      </w:r>
      <w:proofErr w:type="spellStart"/>
      <w:r w:rsidRPr="00021283">
        <w:rPr>
          <w:rFonts w:cstheme="minorHAnsi"/>
        </w:rPr>
        <w:t>bonds</w:t>
      </w:r>
      <w:proofErr w:type="spellEnd"/>
      <w:r w:rsidRPr="00021283">
        <w:rPr>
          <w:rFonts w:cstheme="minorHAnsi"/>
        </w:rPr>
        <w:t>) εκτινάχθηκαν στο 22%, καθιστώντας πρακτικά πανάκριβο τον δανεισμό.</w:t>
      </w:r>
      <w:r w:rsidR="00A012F2">
        <w:rPr>
          <w:rFonts w:cstheme="minorHAnsi"/>
        </w:rPr>
        <w:t xml:space="preserve"> </w:t>
      </w:r>
      <w:r w:rsidRPr="00021283">
        <w:rPr>
          <w:rFonts w:cstheme="minorHAnsi"/>
        </w:rPr>
        <w:t>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w:t>
      </w:r>
      <w:proofErr w:type="spellStart"/>
      <w:r w:rsidRPr="00021283">
        <w:rPr>
          <w:rFonts w:cstheme="minorHAnsi"/>
        </w:rPr>
        <w:t>στοχευμένων</w:t>
      </w:r>
      <w:proofErr w:type="spellEnd"/>
      <w:r w:rsidRPr="00021283">
        <w:rPr>
          <w:rFonts w:cstheme="minorHAnsi"/>
        </w:rPr>
        <w:t xml:space="preserve"> παρεμβάσεων, πρέπει να επιτευχθεί μείωση του κόστους στα $40, π.χ. εάν γίνει μείωση των τελών εξόρυξης (</w:t>
      </w:r>
      <w:proofErr w:type="spellStart"/>
      <w:r w:rsidRPr="00021283">
        <w:rPr>
          <w:rFonts w:cstheme="minorHAnsi"/>
        </w:rPr>
        <w:t>royalties</w:t>
      </w:r>
      <w:proofErr w:type="spellEnd"/>
      <w:r w:rsidRPr="00021283">
        <w:rPr>
          <w:rFonts w:cstheme="minorHAnsi"/>
        </w:rPr>
        <w:t xml:space="preserve">) σε ομοσπονδιακή γη, μείωση του εταιρικού φόρου στο 15% και επαναφορά </w:t>
      </w:r>
      <w:proofErr w:type="spellStart"/>
      <w:r w:rsidRPr="00021283">
        <w:rPr>
          <w:rFonts w:cstheme="minorHAnsi"/>
        </w:rPr>
        <w:t>φοροελαφρύνσεων</w:t>
      </w:r>
      <w:proofErr w:type="spellEnd"/>
      <w:r w:rsidRPr="00021283">
        <w:rPr>
          <w:rFonts w:cstheme="minorHAnsi"/>
        </w:rPr>
        <w:t xml:space="preserve"> από το </w:t>
      </w:r>
      <w:proofErr w:type="spellStart"/>
      <w:r w:rsidRPr="00021283">
        <w:rPr>
          <w:rFonts w:cstheme="minorHAnsi"/>
        </w:rPr>
        <w:t>Tax</w:t>
      </w:r>
      <w:proofErr w:type="spellEnd"/>
      <w:r w:rsidRPr="00021283">
        <w:rPr>
          <w:rFonts w:cstheme="minorHAnsi"/>
        </w:rPr>
        <w:t xml:space="preserve"> </w:t>
      </w:r>
      <w:proofErr w:type="spellStart"/>
      <w:r w:rsidRPr="00021283">
        <w:rPr>
          <w:rFonts w:cstheme="minorHAnsi"/>
        </w:rPr>
        <w:t>Cuts</w:t>
      </w:r>
      <w:proofErr w:type="spellEnd"/>
      <w:r w:rsidRPr="00021283">
        <w:rPr>
          <w:rFonts w:cstheme="minorHAnsi"/>
        </w:rPr>
        <w:t xml:space="preserve"> and </w:t>
      </w:r>
      <w:proofErr w:type="spellStart"/>
      <w:r w:rsidRPr="00021283">
        <w:rPr>
          <w:rFonts w:cstheme="minorHAnsi"/>
        </w:rPr>
        <w:t>Jobs</w:t>
      </w:r>
      <w:proofErr w:type="spellEnd"/>
      <w:r w:rsidRPr="00021283">
        <w:rPr>
          <w:rFonts w:cstheme="minorHAnsi"/>
        </w:rPr>
        <w:t xml:space="preserve">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w:t>
      </w:r>
      <w:proofErr w:type="spellStart"/>
      <w:r w:rsidRPr="00021283">
        <w:rPr>
          <w:rFonts w:cstheme="minorHAnsi"/>
        </w:rPr>
        <w:t>ρωγμάτωση</w:t>
      </w:r>
      <w:proofErr w:type="spellEnd"/>
      <w:r w:rsidRPr="00021283">
        <w:rPr>
          <w:rFonts w:cstheme="minorHAnsi"/>
        </w:rPr>
        <w:t xml:space="preserve"> (</w:t>
      </w:r>
      <w:proofErr w:type="spellStart"/>
      <w:r w:rsidRPr="00021283">
        <w:rPr>
          <w:rFonts w:cstheme="minorHAnsi"/>
        </w:rPr>
        <w:t>fracking</w:t>
      </w:r>
      <w:proofErr w:type="spellEnd"/>
      <w:r w:rsidRPr="00021283">
        <w:rPr>
          <w:rFonts w:cstheme="minorHAnsi"/>
        </w:rPr>
        <w:t>),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 xml:space="preserve">Εκτός από το πετρέλαιο, οι ΗΠΑ έχουν γνωρίσει εντυπωσιακή άνοδο στην παραγωγή φυσικού αερίου, η οποία από το 2008 έχει αυξηθεί περίπου κατά 90%. </w:t>
      </w:r>
      <w:commentRangeStart w:id="150"/>
      <w:del w:id="300" w:author="ProofreadAI" w:date="2026-02-23T15:51:42.322780Z">
        <w:r>
          <w:rPr>
            <w:rFonts w:cstheme="minorHAnsi"/>
          </w:rPr>
          <w:delText xml:space="preserve">Η δε</w:delText>
        </w:r>
      </w:del>
      <w:ins w:id="301" w:author="ProofreadAI" w:date="2026-02-23T15:51:42.322780Z">
        <w:r>
          <w:rPr>
            <w:rFonts w:cstheme="minorHAnsi"/>
          </w:rPr>
          <w:t xml:space="preserve">Η δέ</w:t>
        </w:r>
      </w:ins>
      <w:commentRangeEnd w:id="150"/>
      <w:r>
        <w:commentReference w:id="150"/>
      </w:r>
      <w:r>
        <w:rPr>
          <w:rFonts w:cstheme="minorHAnsi"/>
        </w:rPr>
        <w:t xml:space="preserve">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 xml:space="preserve">Η μεγάλη πρόκληση για την περαιτέρω αξιοποίηση είναι οι υποδομές: αγωγοί, σταθμοί υγροποίησης (LNG </w:t>
      </w:r>
      <w:proofErr w:type="spellStart"/>
      <w:r w:rsidRPr="00021283">
        <w:rPr>
          <w:rFonts w:cstheme="minorHAnsi"/>
        </w:rPr>
        <w:t>terminals</w:t>
      </w:r>
      <w:proofErr w:type="spellEnd"/>
      <w:r w:rsidRPr="00021283">
        <w:rPr>
          <w:rFonts w:cstheme="minorHAnsi"/>
        </w:rPr>
        <w:t>)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επίπεδο, </w:t>
      </w:r>
      <w:commentRangeStart w:id="151"/>
      <w:del w:id="302" w:author="ProofreadAI" w:date="2026-02-23T15:51:42.322780Z">
        <w:r>
          <w:rPr>
            <w:rFonts w:cstheme="minorHAnsi"/>
          </w:rPr>
          <w:delText xml:space="preserve">κοινωνίας και διεθνών σχέσεων</w:delText>
        </w:r>
      </w:del>
      <w:ins w:id="303" w:author="ProofreadAI" w:date="2026-02-23T15:51:42.322780Z">
        <w:r>
          <w:rPr>
            <w:rFonts w:cstheme="minorHAnsi"/>
          </w:rPr>
          <w:t xml:space="preserve">στην κοινωνία και στις διεθνείς σχέσεις</w:t>
        </w:r>
      </w:ins>
      <w:commentRangeEnd w:id="151"/>
      <w:r>
        <w:commentReference w:id="151"/>
      </w:r>
      <w:r>
        <w:rPr>
          <w:rFonts w:cstheme="minorHAnsi"/>
        </w:rPr>
        <w:t xml:space="preserve">,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w:t>
      </w:r>
      <w:commentRangeStart w:id="152"/>
      <w:del w:id="304" w:author="ProofreadAI" w:date="2026-02-23T15:51:42.322780Z">
        <w:r>
          <w:rPr>
            <w:rFonts w:cstheme="minorHAnsi"/>
          </w:rPr>
          <w:delText xml:space="preserve">την τη ημέρα</w:delText>
        </w:r>
      </w:del>
      <w:ins w:id="305" w:author="ProofreadAI" w:date="2026-02-23T15:51:42.322780Z">
        <w:r>
          <w:rPr>
            <w:rFonts w:cstheme="minorHAnsi"/>
          </w:rPr>
          <w:t xml:space="preserve">την ημέρα</w:t>
        </w:r>
      </w:ins>
      <w:commentRangeEnd w:id="152"/>
      <w:r>
        <w:commentReference w:id="152"/>
      </w:r>
      <w:r>
        <w:rPr>
          <w:rFonts w:cstheme="minorHAnsi"/>
        </w:rPr>
        <w:t xml:space="preserve">,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w:t>
      </w:r>
      <w:commentRangeStart w:id="153"/>
      <w:del w:id="306" w:author="ProofreadAI" w:date="2026-02-23T15:51:42.322780Z">
        <w:r>
          <w:rPr>
            <w:rFonts w:cstheme="minorHAnsi"/>
          </w:rPr>
          <w:delText xml:space="preserve">πολιτικό</w:delText>
        </w:r>
      </w:del>
      <w:ins w:id="307" w:author="ProofreadAI" w:date="2026-02-23T15:51:42.322780Z">
        <w:r>
          <w:rPr>
            <w:rFonts w:cstheme="minorHAnsi"/>
          </w:rPr>
          <w:t xml:space="preserve">αγροτικό</w:t>
        </w:r>
      </w:ins>
      <w:commentRangeEnd w:id="153"/>
      <w:r>
        <w:commentReference w:id="153"/>
      </w:r>
      <w:r>
        <w:rPr>
          <w:rFonts w:cstheme="minorHAnsi"/>
        </w:rPr>
        <w:t xml:space="preserve">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w:t>
      </w:r>
      <w:r w:rsidR="00A012F2">
        <w:rPr>
          <w:rFonts w:cstheme="minorHAnsi"/>
        </w:rPr>
        <w:t xml:space="preserve"> </w:t>
      </w:r>
      <w:r w:rsidRPr="00021283">
        <w:rPr>
          <w:rFonts w:cstheme="minorHAnsi"/>
        </w:rPr>
        <w:t>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commentRangeStart w:id="154"/>
      <w:del w:id="308" w:author="ProofreadAI" w:date="2026-02-23T15:51:42.322780Z">
        <w:r>
          <w:rPr>
            <w:rFonts w:cstheme="minorHAnsi"/>
          </w:rPr>
          <w:delText xml:space="preserve">σε Κίνα και Ινδία</w:delText>
        </w:r>
      </w:del>
      <w:ins w:id="309" w:author="ProofreadAI" w:date="2026-02-23T15:51:42.322780Z">
        <w:r>
          <w:rPr>
            <w:rFonts w:cstheme="minorHAnsi"/>
          </w:rPr>
          <w:t xml:space="preserve">στην Κίνα και την Ινδία</w:t>
        </w:r>
      </w:ins>
      <w:commentRangeEnd w:id="154"/>
      <w:r>
        <w:commentReference w:id="154"/>
      </w:r>
      <w:r>
        <w:rPr>
          <w:rFonts w:cstheme="minorHAnsi"/>
        </w:rPr>
        <w:t xml:space="preserve">.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1/3 του παγκόσμιου ΑΕΠ και τόκους εξυπηρέτησης του </w:t>
      </w:r>
      <w:commentRangeStart w:id="155"/>
      <w:del w:id="310" w:author="ProofreadAI" w:date="2026-02-23T15:51:42.322780Z">
        <w:r>
          <w:rPr>
            <w:rFonts w:cstheme="minorHAnsi"/>
            <w:color w:val="000000" w:themeColor="text1"/>
          </w:rPr>
          <w:delText xml:space="preserve">χρέους 13% του κρατικού προϋπολογισμού</w:delText>
        </w:r>
      </w:del>
      <w:ins w:id="311" w:author="ProofreadAI" w:date="2026-02-23T15:51:42.322780Z">
        <w:r>
          <w:rPr>
            <w:rFonts w:cstheme="minorHAnsi"/>
            <w:color w:val="000000" w:themeColor="text1"/>
          </w:rPr>
          <w:t xml:space="preserve">χρέους (13% του κρατικού προϋπολογισμού)</w:t>
        </w:r>
      </w:ins>
      <w:commentRangeEnd w:id="155"/>
      <w:r>
        <w:commentReference w:id="155"/>
      </w:r>
      <w:r>
        <w:rPr>
          <w:rFonts w:cstheme="minorHAnsi"/>
          <w:color w:val="000000" w:themeColor="text1"/>
        </w:rPr>
        <w:t xml:space="preserve">, ποσό μεγαλύτερο από τις στρατιωτικές δαπάνες· συνολικά οι ΗΠΑ δαπανούν 37% παραπάνω απ' ό,τι εισπράττουν, δημιουργώντας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ετήσιο έλλειμμα στον προϋπολογισμό τους).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ιδέα ότι οι ΗΠΑ μπορούν να «πάρουν με το μέρος τους» τη Ρωσία είχε ξαναεμφανιστεί κατά την πρώτη θητεία του </w:t>
      </w:r>
      <w:proofErr w:type="spellStart"/>
      <w:r w:rsidRPr="00021283">
        <w:rPr>
          <w:rFonts w:cstheme="minorHAnsi"/>
          <w:color w:val="000000" w:themeColor="text1"/>
        </w:rPr>
        <w:t>Τραμπ</w:t>
      </w:r>
      <w:proofErr w:type="spellEnd"/>
      <w:r w:rsidRPr="00021283">
        <w:rPr>
          <w:rFonts w:cstheme="minorHAnsi"/>
          <w:color w:val="000000" w:themeColor="text1"/>
        </w:rPr>
        <w:t>,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τραβήξει τη Ρωσία μακριά από την Κίνα,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 xml:space="preserve">την αντιλαμβάνεται ως παρεμβατική δράση που καταπατά την κυριαρχία της. Κλείνοντας την USAID,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 Η εγκατάλειψη της Ουκρανίας αποτελεί την πιο επώδυνη κίνηση.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w:t>
      </w:r>
      <w:commentRangeStart w:id="156"/>
      <w:del w:id="312" w:author="ProofreadAI" w:date="2026-02-23T15:51:42.322780Z">
        <w:r>
          <w:rPr>
            <w:rFonts w:cstheme="minorHAnsi"/>
            <w:color w:val="000000" w:themeColor="text1"/>
          </w:rPr>
          <w:delText xml:space="preserve">60$ όπου</w:delText>
        </w:r>
      </w:del>
      <w:ins w:id="313" w:author="ProofreadAI" w:date="2026-02-23T15:51:42.322780Z">
        <w:r>
          <w:rPr>
            <w:rFonts w:cstheme="minorHAnsi"/>
            <w:color w:val="000000" w:themeColor="text1"/>
          </w:rPr>
          <w:t xml:space="preserve">60 $, όπου</w:t>
        </w:r>
      </w:ins>
      <w:commentRangeEnd w:id="156"/>
      <w:r>
        <w:commentReference w:id="156"/>
      </w:r>
      <w:r>
        <w:rPr>
          <w:rFonts w:cstheme="minorHAnsi"/>
          <w:color w:val="000000" w:themeColor="text1"/>
        </w:rPr>
        <w:t xml:space="preserve">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w:t>
      </w:r>
      <w:r w:rsidR="00A012F2">
        <w:rPr>
          <w:rFonts w:cstheme="minorHAnsi"/>
          <w:color w:val="000000" w:themeColor="text1"/>
        </w:rPr>
        <w:t xml:space="preserve"> </w:t>
      </w:r>
      <w:r w:rsidRPr="00021283">
        <w:rPr>
          <w:rFonts w:cstheme="minorHAnsi"/>
          <w:color w:val="000000" w:themeColor="text1"/>
        </w:rPr>
        <w:t xml:space="preserve">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 xml:space="preserve">Insurance </w:t>
      </w:r>
      <w:proofErr w:type="spellStart"/>
      <w:r w:rsidRPr="00021283">
        <w:rPr>
          <w:rFonts w:cstheme="minorHAnsi"/>
        </w:rPr>
        <w:t>Pools</w:t>
      </w:r>
      <w:proofErr w:type="spellEnd"/>
      <w:r w:rsidRPr="00021283">
        <w:rPr>
          <w:rFonts w:cstheme="minorHAnsi"/>
        </w:rPr>
        <w:t xml:space="preserve">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δηλαδή των συλλογικών σχημάτων ασφάλισης που μοιράζονται τον κίνδυνο ανάμεσα σε πολλές οντότητες: ασφαλιστικές εταιρείες, </w:t>
      </w:r>
      <w:proofErr w:type="spellStart"/>
      <w:r w:rsidRPr="00021283">
        <w:rPr>
          <w:rFonts w:cstheme="minorHAnsi"/>
        </w:rPr>
        <w:t>αντασφαλιστικές</w:t>
      </w:r>
      <w:proofErr w:type="spellEnd"/>
      <w:r w:rsidRPr="00021283">
        <w:rPr>
          <w:rFonts w:cstheme="minorHAnsi"/>
        </w:rPr>
        <w:t>,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w:t>
      </w:r>
      <w:proofErr w:type="spellEnd"/>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w:t>
      </w:r>
      <w:proofErr w:type="spellStart"/>
      <w:r w:rsidRPr="00021283">
        <w:rPr>
          <w:rFonts w:cstheme="minorHAnsi"/>
        </w:rPr>
        <w:t>μεγα</w:t>
      </w:r>
      <w:proofErr w:type="spellEnd"/>
      <w:r w:rsidRPr="00021283">
        <w:rPr>
          <w:rFonts w:cstheme="minorHAnsi"/>
        </w:rPr>
        <w:t>-πυρκαγιά)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w:t>
      </w:r>
      <w:proofErr w:type="spellStart"/>
      <w:r w:rsidRPr="00021283">
        <w:rPr>
          <w:rFonts w:cstheme="minorHAnsi"/>
        </w:rPr>
        <w:t>catastrophic</w:t>
      </w:r>
      <w:proofErr w:type="spellEnd"/>
      <w:r w:rsidRPr="00021283">
        <w:rPr>
          <w:rFonts w:cstheme="minorHAnsi"/>
        </w:rPr>
        <w:t xml:space="preserve"> </w:t>
      </w:r>
      <w:proofErr w:type="spellStart"/>
      <w:r w:rsidRPr="00021283">
        <w:rPr>
          <w:rFonts w:cstheme="minorHAnsi"/>
        </w:rPr>
        <w:t>risks</w:t>
      </w:r>
      <w:proofErr w:type="spellEnd"/>
      <w:r w:rsidRPr="00021283">
        <w:rPr>
          <w:rFonts w:cstheme="minorHAnsi"/>
        </w:rPr>
        <w:t>)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 xml:space="preserve">Στο σχήμα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εμπλέκονται πολλές ασφαλιστικές (ή </w:t>
      </w:r>
      <w:proofErr w:type="spellStart"/>
      <w:r w:rsidRPr="00021283">
        <w:rPr>
          <w:rFonts w:cstheme="minorHAnsi"/>
        </w:rPr>
        <w:t>αντασφαλιστικές</w:t>
      </w:r>
      <w:proofErr w:type="spellEnd"/>
      <w:r w:rsidRPr="00021283">
        <w:rPr>
          <w:rFonts w:cstheme="minorHAnsi"/>
        </w:rPr>
        <w:t>) εταιρείες, οι οποίες μαζί με κρατικούς μηχανισμούς και ίσως υπερεθνικά όργανα, συγκροτούν έναν κοινό "κουμπαρά" (</w:t>
      </w:r>
      <w:proofErr w:type="spellStart"/>
      <w:r w:rsidRPr="00021283">
        <w:rPr>
          <w:rFonts w:cstheme="minorHAnsi"/>
        </w:rPr>
        <w:t>pool</w:t>
      </w:r>
      <w:proofErr w:type="spellEnd"/>
      <w:r w:rsidRPr="00021283">
        <w:rPr>
          <w:rFonts w:cstheme="minorHAnsi"/>
        </w:rPr>
        <w:t>)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w:t>
      </w:r>
      <w:commentRangeStart w:id="157"/>
      <w:del w:id="314" w:author="ProofreadAI" w:date="2026-02-23T15:51:42.322780Z">
        <w:r>
          <w:rPr>
            <w:rFonts w:cstheme="minorHAnsi"/>
          </w:rPr>
          <w:delText xml:space="preserve">ανά ην κόσμο</w:delText>
        </w:r>
      </w:del>
      <w:ins w:id="315" w:author="ProofreadAI" w:date="2026-02-23T15:51:42.322780Z">
        <w:r>
          <w:rPr>
            <w:rFonts w:cstheme="minorHAnsi"/>
          </w:rPr>
          <w:t xml:space="preserve">ανά τον κόσμο</w:t>
        </w:r>
      </w:ins>
      <w:commentRangeEnd w:id="157"/>
      <w:r>
        <w:commentReference w:id="157"/>
      </w:r>
      <w:r>
        <w:rPr>
          <w:rFonts w:cstheme="minorHAnsi"/>
        </w:rPr>
        <w:t xml:space="preserve"> διαθέτουν τέτοια σχήματα· για παράδειγμα, στη Γαλλία υπάρχει το σύστημα “</w:t>
      </w:r>
      <w:proofErr w:type="spellStart"/>
      <w:r w:rsidRPr="00021283">
        <w:rPr>
          <w:rFonts w:cstheme="minorHAnsi"/>
        </w:rPr>
        <w:t>Cat</w:t>
      </w:r>
      <w:proofErr w:type="spellEnd"/>
      <w:r w:rsidRPr="00021283">
        <w:rPr>
          <w:rFonts w:cstheme="minorHAnsi"/>
        </w:rPr>
        <w:t xml:space="preserve"> </w:t>
      </w:r>
      <w:proofErr w:type="spellStart"/>
      <w:r w:rsidRPr="00021283">
        <w:rPr>
          <w:rFonts w:cstheme="minorHAnsi"/>
        </w:rPr>
        <w:t>Nat</w:t>
      </w:r>
      <w:proofErr w:type="spellEnd"/>
      <w:r w:rsidRPr="00021283">
        <w:rPr>
          <w:rFonts w:cstheme="minorHAnsi"/>
        </w:rPr>
        <w:t xml:space="preserve">” όπου το κράτος παρεμβαίνει προκειμένου να διαμοιράσει μέρος του κινδύνου, στην Ισπανία υπάρχει το </w:t>
      </w:r>
      <w:proofErr w:type="spellStart"/>
      <w:r w:rsidRPr="00021283">
        <w:rPr>
          <w:rFonts w:cstheme="minorHAnsi"/>
        </w:rPr>
        <w:t>Consorcio</w:t>
      </w:r>
      <w:proofErr w:type="spellEnd"/>
      <w:r w:rsidRPr="00021283">
        <w:rPr>
          <w:rFonts w:cstheme="minorHAnsi"/>
        </w:rPr>
        <w:t xml:space="preserve"> de </w:t>
      </w:r>
      <w:proofErr w:type="spellStart"/>
      <w:r w:rsidRPr="00021283">
        <w:rPr>
          <w:rFonts w:cstheme="minorHAnsi"/>
        </w:rPr>
        <w:t>Compensación</w:t>
      </w:r>
      <w:proofErr w:type="spellEnd"/>
      <w:r w:rsidRPr="00021283">
        <w:rPr>
          <w:rFonts w:cstheme="minorHAnsi"/>
        </w:rPr>
        <w:t xml:space="preserve"> de </w:t>
      </w:r>
      <w:proofErr w:type="spellStart"/>
      <w:r w:rsidRPr="00021283">
        <w:rPr>
          <w:rFonts w:cstheme="minorHAnsi"/>
        </w:rPr>
        <w:t>Seguros</w:t>
      </w:r>
      <w:proofErr w:type="spellEnd"/>
      <w:r w:rsidRPr="00021283">
        <w:rPr>
          <w:rFonts w:cstheme="minorHAnsi"/>
        </w:rPr>
        <w:t xml:space="preserve">, ενώ στη Νέα Ζηλανδία λειτουργεί το </w:t>
      </w:r>
      <w:proofErr w:type="spellStart"/>
      <w:r w:rsidRPr="00021283">
        <w:rPr>
          <w:rFonts w:cstheme="minorHAnsi"/>
        </w:rPr>
        <w:t>Earthquake</w:t>
      </w:r>
      <w:proofErr w:type="spellEnd"/>
      <w:r w:rsidRPr="00021283">
        <w:rPr>
          <w:rFonts w:cstheme="minorHAnsi"/>
        </w:rPr>
        <w:t xml:space="preserv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gap</w:t>
      </w:r>
      <w:proofErr w:type="spellEnd"/>
      <w:r w:rsidRPr="00021283">
        <w:rPr>
          <w:rFonts w:cstheme="minorHAnsi"/>
        </w:rPr>
        <w:t>”.</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xml:space="preserve">- Τη δημιουργία ενός κοινού ταμείου (“EU </w:t>
      </w:r>
      <w:proofErr w:type="spellStart"/>
      <w:r w:rsidRPr="00021283">
        <w:rPr>
          <w:rFonts w:cstheme="minorHAnsi"/>
        </w:rPr>
        <w:t>Cat</w:t>
      </w:r>
      <w:proofErr w:type="spellEnd"/>
      <w:r w:rsidRPr="00021283">
        <w:rPr>
          <w:rFonts w:cstheme="minorHAnsi"/>
        </w:rPr>
        <w:t xml:space="preserve">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w:t>
      </w:r>
      <w:proofErr w:type="spellStart"/>
      <w:r w:rsidRPr="00021283">
        <w:rPr>
          <w:rFonts w:cstheme="minorHAnsi"/>
        </w:rPr>
        <w:t>Ευρωσύστημα</w:t>
      </w:r>
      <w:proofErr w:type="spellEnd"/>
      <w:r w:rsidRPr="00021283">
        <w:rPr>
          <w:rFonts w:cstheme="minorHAnsi"/>
        </w:rPr>
        <w:t xml:space="preserve">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w:t>
      </w:r>
      <w:proofErr w:type="spellStart"/>
      <w:r w:rsidRPr="00021283">
        <w:rPr>
          <w:rFonts w:cstheme="minorHAnsi"/>
        </w:rPr>
        <w:t>Gap</w:t>
      </w:r>
      <w:proofErr w:type="spellEnd"/>
      <w:r w:rsidRPr="00021283">
        <w:rPr>
          <w:rFonts w:cstheme="minorHAnsi"/>
        </w:rPr>
        <w:t xml:space="preserve">”: Πολλοί πολίτες και επιχειρήσεις δεν ασφαλίζονται αρκετά, είτε λόγω υψηλού κόστους είτε επειδή δεν θεωρούν πιθανή μια καταστροφή. Με ένα ευρύτερο </w:t>
      </w:r>
      <w:proofErr w:type="spellStart"/>
      <w:r w:rsidRPr="00021283">
        <w:rPr>
          <w:rFonts w:cstheme="minorHAnsi"/>
        </w:rPr>
        <w:t>pool</w:t>
      </w:r>
      <w:proofErr w:type="spellEnd"/>
      <w:r w:rsidRPr="00021283">
        <w:rPr>
          <w:rFonts w:cstheme="minorHAnsi"/>
        </w:rPr>
        <w:t xml:space="preserve">, τα ασφάλιστρα θα μπορούσαν να γίνουν πιο </w:t>
      </w:r>
      <w:proofErr w:type="spellStart"/>
      <w:r w:rsidRPr="00021283">
        <w:rPr>
          <w:rFonts w:cstheme="minorHAnsi"/>
        </w:rPr>
        <w:t>προσβάσιμα</w:t>
      </w:r>
      <w:proofErr w:type="spellEnd"/>
      <w:r w:rsidRPr="00021283">
        <w:rPr>
          <w:rFonts w:cstheme="minorHAnsi"/>
        </w:rPr>
        <w:t>.</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w:t>
      </w:r>
      <w:proofErr w:type="spellStart"/>
      <w:r w:rsidRPr="00021283">
        <w:rPr>
          <w:rFonts w:cstheme="minorHAnsi"/>
        </w:rPr>
        <w:t>κ.ο.κ.</w:t>
      </w:r>
      <w:proofErr w:type="spellEnd"/>
      <w:r w:rsidRPr="00021283">
        <w:rPr>
          <w:rFonts w:cstheme="minorHAnsi"/>
        </w:rPr>
        <w:t>,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w:t>
      </w:r>
      <w:proofErr w:type="spellStart"/>
      <w:r w:rsidRPr="00021283">
        <w:rPr>
          <w:rFonts w:cstheme="minorHAnsi"/>
        </w:rPr>
        <w:t>modus</w:t>
      </w:r>
      <w:proofErr w:type="spellEnd"/>
      <w:r w:rsidRPr="00021283">
        <w:rPr>
          <w:rFonts w:cstheme="minorHAnsi"/>
        </w:rPr>
        <w:t xml:space="preserve"> </w:t>
      </w:r>
      <w:proofErr w:type="spellStart"/>
      <w:r w:rsidRPr="00021283">
        <w:rPr>
          <w:rFonts w:cstheme="minorHAnsi"/>
        </w:rPr>
        <w:t>operandi</w:t>
      </w:r>
      <w:proofErr w:type="spellEnd"/>
      <w:r w:rsidRPr="00021283">
        <w:rPr>
          <w:rFonts w:cstheme="minorHAnsi"/>
        </w:rPr>
        <w:t>: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w:t>
      </w:r>
      <w:proofErr w:type="spellStart"/>
      <w:r w:rsidRPr="00021283">
        <w:rPr>
          <w:rFonts w:cstheme="minorHAnsi"/>
        </w:rPr>
        <w:t>layering</w:t>
      </w:r>
      <w:proofErr w:type="spellEnd"/>
      <w:r w:rsidRPr="00021283">
        <w:rPr>
          <w:rFonts w:cstheme="minorHAnsi"/>
        </w:rPr>
        <w:t>)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Παραδείγματα όπως η “</w:t>
      </w:r>
      <w:proofErr w:type="spellStart"/>
      <w:r w:rsidRPr="00021283">
        <w:rPr>
          <w:rFonts w:cstheme="minorHAnsi"/>
        </w:rPr>
        <w:t>Flood</w:t>
      </w:r>
      <w:proofErr w:type="spellEnd"/>
      <w:r w:rsidRPr="00021283">
        <w:rPr>
          <w:rFonts w:cstheme="minorHAnsi"/>
        </w:rPr>
        <w:t xml:space="preserve"> </w:t>
      </w:r>
      <w:proofErr w:type="spellStart"/>
      <w:r w:rsidRPr="00021283">
        <w:rPr>
          <w:rFonts w:cstheme="minorHAnsi"/>
        </w:rPr>
        <w:t>Re</w:t>
      </w:r>
      <w:proofErr w:type="spellEnd"/>
      <w:r w:rsidRPr="00021283">
        <w:rPr>
          <w:rFonts w:cstheme="minorHAnsi"/>
        </w:rPr>
        <w:t>”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w:t>
      </w:r>
      <w:proofErr w:type="spellStart"/>
      <w:r w:rsidRPr="00021283">
        <w:rPr>
          <w:rFonts w:cstheme="minorHAnsi"/>
        </w:rPr>
        <w:t>Flood</w:t>
      </w:r>
      <w:proofErr w:type="spellEnd"/>
      <w:r w:rsidRPr="00021283">
        <w:rPr>
          <w:rFonts w:cstheme="minorHAnsi"/>
        </w:rPr>
        <w:t xml:space="preserve"> </w:t>
      </w:r>
      <w:proofErr w:type="spellStart"/>
      <w:r w:rsidRPr="00021283">
        <w:rPr>
          <w:rFonts w:cstheme="minorHAnsi"/>
        </w:rPr>
        <w:t>Re</w:t>
      </w:r>
      <w:proofErr w:type="spellEnd"/>
      <w:r w:rsidRPr="00021283">
        <w:rPr>
          <w:rFonts w:cstheme="minorHAnsi"/>
        </w:rPr>
        <w:t>”, οι ιδιωτικές ασφαλιστικές εταιρείες πωλούν ασφαλιστήρια, αλλά μεταφέρουν μέρος του κινδύνου στο κοινό ταμείο (</w:t>
      </w:r>
      <w:proofErr w:type="spellStart"/>
      <w:r w:rsidRPr="00021283">
        <w:rPr>
          <w:rFonts w:cstheme="minorHAnsi"/>
        </w:rPr>
        <w:t>reinsurance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 xml:space="preserve">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proofErr w:type="spellStart"/>
      <w:r w:rsidRPr="00021283">
        <w:rPr>
          <w:rFonts w:cstheme="minorHAnsi"/>
        </w:rPr>
        <w:t>κ.λπ</w:t>
      </w:r>
      <w:proofErr w:type="spellEnd"/>
      <w:r w:rsidRPr="00021283">
        <w:rPr>
          <w:rFonts w:cstheme="minorHAnsi"/>
        </w:rPr>
        <w:t>).</w:t>
      </w:r>
      <w:r w:rsidR="00A012F2">
        <w:rPr>
          <w:rFonts w:cstheme="minorHAnsi"/>
        </w:rPr>
        <w:t xml:space="preserve">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 xml:space="preserve">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w:t>
      </w:r>
      <w:proofErr w:type="spellStart"/>
      <w:r w:rsidRPr="00021283">
        <w:rPr>
          <w:rFonts w:cstheme="minorHAnsi"/>
        </w:rPr>
        <w:t>αντεπεξέλθουν</w:t>
      </w:r>
      <w:proofErr w:type="spellEnd"/>
      <w:r w:rsidRPr="00021283">
        <w:rPr>
          <w:rFonts w:cstheme="minorHAnsi"/>
        </w:rPr>
        <w:t>,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w:t>
      </w:r>
      <w:proofErr w:type="spellStart"/>
      <w:r w:rsidRPr="00021283">
        <w:rPr>
          <w:rFonts w:cstheme="minorHAnsi"/>
        </w:rPr>
        <w:t>Pool</w:t>
      </w:r>
      <w:proofErr w:type="spellEnd"/>
      <w:r w:rsidRPr="00021283">
        <w:rPr>
          <w:rFonts w:cstheme="minorHAnsi"/>
        </w:rPr>
        <w:t>: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w:t>
      </w:r>
      <w:proofErr w:type="spellStart"/>
      <w:r w:rsidRPr="00021283">
        <w:rPr>
          <w:rFonts w:cstheme="minorHAnsi"/>
        </w:rPr>
        <w:t>Public-Private</w:t>
      </w:r>
      <w:proofErr w:type="spellEnd"/>
      <w:r w:rsidRPr="00021283">
        <w:rPr>
          <w:rFonts w:cstheme="minorHAnsi"/>
        </w:rPr>
        <w:t xml:space="preserve"> </w:t>
      </w:r>
      <w:proofErr w:type="spellStart"/>
      <w:r w:rsidRPr="00021283">
        <w:rPr>
          <w:rFonts w:cstheme="minorHAnsi"/>
        </w:rPr>
        <w:t>Partnership</w:t>
      </w:r>
      <w:proofErr w:type="spellEnd"/>
      <w:r w:rsidRPr="00021283">
        <w:rPr>
          <w:rFonts w:cstheme="minorHAnsi"/>
        </w:rPr>
        <w:t>):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 xml:space="preserve">4. Στενή σύνδεση με ΕΚΤ: Δημιουργείται μηχανισμός όπου, σε περίπτωση που το </w:t>
      </w:r>
      <w:proofErr w:type="spellStart"/>
      <w:r w:rsidRPr="00021283">
        <w:rPr>
          <w:rFonts w:cstheme="minorHAnsi"/>
        </w:rPr>
        <w:t>pool</w:t>
      </w:r>
      <w:proofErr w:type="spellEnd"/>
      <w:r w:rsidRPr="00021283">
        <w:rPr>
          <w:rFonts w:cstheme="minorHAnsi"/>
        </w:rPr>
        <w:t xml:space="preserve">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φαντάζει μια πιθανή εξέλιξη, ιδίως αν οι φυσικές καταστροφές συνεχίσουν να εντείνονται λόγω κλιματικής αλλαγής. Η ίδια η έννοια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 xml:space="preserve">Από οικονομικής σκοπιάς, η λειτουργία ενός τέτοιου πανευρωπαϊκού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w:t>
      </w:r>
      <w:proofErr w:type="spellStart"/>
      <w:r w:rsidRPr="00021283">
        <w:rPr>
          <w:rFonts w:cstheme="minorHAnsi"/>
        </w:rPr>
        <w:t>εξαγωγείς</w:t>
      </w:r>
      <w:proofErr w:type="spellEnd"/>
      <w:r w:rsidRPr="00021283">
        <w:rPr>
          <w:rFonts w:cstheme="minorHAnsi"/>
        </w:rPr>
        <w:t xml:space="preserve">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 xml:space="preserve">Αλλά η πραγματικότητα, όπως αποτυπώνεται στις αγορές, στις αντιδράσεις των επενδυτών και στις δηλώσεις θεσμικών παραγόντων όπως η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w:t>
      </w:r>
      <w:proofErr w:type="spellStart"/>
      <w:r w:rsidRPr="00021283">
        <w:rPr>
          <w:rFonts w:cstheme="minorHAnsi"/>
        </w:rPr>
        <w:t>backward-looking</w:t>
      </w:r>
      <w:proofErr w:type="spellEnd"/>
      <w:r w:rsidRPr="00021283">
        <w:rPr>
          <w:rFonts w:cstheme="minorHAnsi"/>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proofErr w:type="spellStart"/>
      <w:r w:rsidRPr="00021283">
        <w:rPr>
          <w:rFonts w:cstheme="minorHAnsi"/>
        </w:rPr>
        <w:t>IPOs</w:t>
      </w:r>
      <w:proofErr w:type="spellEnd"/>
      <w:r w:rsidRPr="00021283">
        <w:rPr>
          <w:rFonts w:cstheme="minorHAnsi"/>
        </w:rPr>
        <w:t>).</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 xml:space="preserve">Το αφήγημα είναι ελκυστικό: μια ανταγωνιστική, </w:t>
      </w:r>
      <w:commentRangeStart w:id="158"/>
      <w:del w:id="316" w:author="ProofreadAI" w:date="2026-02-23T15:51:42.322780Z">
        <w:r>
          <w:rPr>
            <w:rFonts w:cstheme="minorHAnsi"/>
          </w:rPr>
          <w:delText xml:space="preserve">αυτάρκης</w:delText>
        </w:r>
      </w:del>
      <w:ins w:id="317" w:author="ProofreadAI" w:date="2026-02-23T15:51:42.322780Z">
        <w:r>
          <w:rPr>
            <w:rFonts w:cstheme="minorHAnsi"/>
          </w:rPr>
          <w:t xml:space="preserve">αυτάρκη</w:t>
        </w:r>
      </w:ins>
      <w:commentRangeEnd w:id="158"/>
      <w:r>
        <w:commentReference w:id="158"/>
      </w:r>
      <w:r>
        <w:rPr>
          <w:rFonts w:cstheme="minorHAnsi"/>
        </w:rPr>
        <w:t xml:space="preserve">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Τζέι</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 xml:space="preserve">Όσο η </w:t>
      </w:r>
      <w:proofErr w:type="spellStart"/>
      <w:r w:rsidRPr="00021283">
        <w:rPr>
          <w:rFonts w:cstheme="minorHAnsi"/>
        </w:rPr>
        <w:t>Wall</w:t>
      </w:r>
      <w:proofErr w:type="spellEnd"/>
      <w:r w:rsidRPr="00021283">
        <w:rPr>
          <w:rFonts w:cstheme="minorHAnsi"/>
        </w:rPr>
        <w:t xml:space="preserve"> </w:t>
      </w:r>
      <w:proofErr w:type="spellStart"/>
      <w:r w:rsidRPr="00021283">
        <w:rPr>
          <w:rFonts w:cstheme="minorHAnsi"/>
        </w:rPr>
        <w:t>Street</w:t>
      </w:r>
      <w:proofErr w:type="spellEnd"/>
      <w:r w:rsidRPr="00021283">
        <w:rPr>
          <w:rFonts w:cstheme="minorHAnsi"/>
        </w:rPr>
        <w:t xml:space="preserve"> βλέπει κόκκινα, τόσο αυξάνεται η ανησυχία για αρνητικά "</w:t>
      </w:r>
      <w:proofErr w:type="spellStart"/>
      <w:r w:rsidRPr="00021283">
        <w:rPr>
          <w:rFonts w:cstheme="minorHAnsi"/>
        </w:rPr>
        <w:t>wealth</w:t>
      </w:r>
      <w:proofErr w:type="spellEnd"/>
      <w:r w:rsidRPr="00021283">
        <w:rPr>
          <w:rFonts w:cstheme="minorHAnsi"/>
        </w:rPr>
        <w:t xml:space="preserve"> </w:t>
      </w:r>
      <w:proofErr w:type="spellStart"/>
      <w:r w:rsidRPr="00021283">
        <w:rPr>
          <w:rFonts w:cstheme="minorHAnsi"/>
        </w:rPr>
        <w:t>effects</w:t>
      </w:r>
      <w:proofErr w:type="spellEnd"/>
      <w:r w:rsidRPr="00021283">
        <w:rPr>
          <w:rFonts w:cstheme="minorHAnsi"/>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w:t>
      </w:r>
      <w:proofErr w:type="spellStart"/>
      <w:r w:rsidRPr="00021283">
        <w:rPr>
          <w:rFonts w:cstheme="minorHAnsi"/>
        </w:rPr>
        <w:t>rebranding</w:t>
      </w:r>
      <w:proofErr w:type="spellEnd"/>
      <w:r w:rsidRPr="00021283">
        <w:rPr>
          <w:rFonts w:cstheme="minorHAnsi"/>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w:t>
      </w:r>
      <w:proofErr w:type="spellStart"/>
      <w:r w:rsidRPr="00021283">
        <w:rPr>
          <w:rFonts w:eastAsia="Times New Roman" w:cstheme="minorHAnsi"/>
          <w:kern w:val="0"/>
          <w:lang w:eastAsia="en-GB"/>
          <w14:ligatures w14:val="none"/>
        </w:rPr>
        <w:t>Fed</w:t>
      </w:r>
      <w:proofErr w:type="spellEnd"/>
      <w:r w:rsidRPr="00021283">
        <w:rPr>
          <w:rFonts w:eastAsia="Times New Roman" w:cstheme="minorHAnsi"/>
          <w:kern w:val="0"/>
          <w:lang w:eastAsia="en-GB"/>
          <w14:ligatures w14:val="none"/>
        </w:rPr>
        <w:t xml:space="preserve">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κατακρίνει την υπερβολική εξάρτηση της ανάπτυξης από τον δημόσιο τομέα επί κυβέρνησης </w:t>
      </w:r>
      <w:proofErr w:type="spellStart"/>
      <w:r w:rsidRPr="00021283">
        <w:rPr>
          <w:rFonts w:eastAsia="Times New Roman" w:cstheme="minorHAnsi"/>
          <w:kern w:val="0"/>
          <w:lang w:eastAsia="en-GB"/>
          <w14:ligatures w14:val="none"/>
        </w:rPr>
        <w:t>Μπάιντεν</w:t>
      </w:r>
      <w:proofErr w:type="spellEnd"/>
      <w:r w:rsidRPr="00021283">
        <w:rPr>
          <w:rFonts w:eastAsia="Times New Roman" w:cstheme="minorHAnsi"/>
          <w:kern w:val="0"/>
          <w:lang w:eastAsia="en-GB"/>
          <w14:ligatures w14:val="none"/>
        </w:rPr>
        <w:t xml:space="preserve">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στρατηγική της </w:t>
      </w:r>
      <w:proofErr w:type="spellStart"/>
      <w:r w:rsidRPr="00021283">
        <w:rPr>
          <w:rFonts w:eastAsia="Times New Roman" w:cstheme="minorHAnsi"/>
          <w:kern w:val="0"/>
          <w:lang w:eastAsia="en-GB"/>
          <w14:ligatures w14:val="none"/>
        </w:rPr>
        <w:t>Ουάσινγκτον</w:t>
      </w:r>
      <w:proofErr w:type="spellEnd"/>
      <w:r w:rsidRPr="00021283">
        <w:rPr>
          <w:rFonts w:eastAsia="Times New Roman" w:cstheme="minorHAnsi"/>
          <w:kern w:val="0"/>
          <w:lang w:eastAsia="en-GB"/>
          <w14:ligatures w14:val="none"/>
        </w:rPr>
        <w:t xml:space="preserve"> είναι ξεκάθαρη: λιγότερο κράτος, περισσότερη παραγωγή και επενδύσεις «</w:t>
      </w:r>
      <w:proofErr w:type="spellStart"/>
      <w:r w:rsidRPr="00021283">
        <w:rPr>
          <w:rFonts w:eastAsia="Times New Roman" w:cstheme="minorHAnsi"/>
          <w:kern w:val="0"/>
          <w:lang w:eastAsia="en-GB"/>
          <w14:ligatures w14:val="none"/>
        </w:rPr>
        <w:t>made</w:t>
      </w:r>
      <w:proofErr w:type="spellEnd"/>
      <w:r w:rsidRPr="00021283">
        <w:rPr>
          <w:rFonts w:eastAsia="Times New Roman" w:cstheme="minorHAnsi"/>
          <w:kern w:val="0"/>
          <w:lang w:eastAsia="en-GB"/>
          <w14:ligatures w14:val="none"/>
        </w:rPr>
        <w:t xml:space="preserv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 xml:space="preserve">Η εποχή της </w:t>
      </w:r>
      <w:proofErr w:type="spellStart"/>
      <w:r w:rsidRPr="00021283">
        <w:rPr>
          <w:rFonts w:cstheme="minorHAnsi"/>
        </w:rPr>
        <w:t>υπερ</w:t>
      </w:r>
      <w:proofErr w:type="spellEnd"/>
      <w:r w:rsidRPr="00021283">
        <w:rPr>
          <w:rFonts w:cstheme="minorHAnsi"/>
        </w:rPr>
        <w:t xml:space="preserve">-παγκοσμιοποίησης,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w:t>
      </w:r>
      <w:proofErr w:type="spellStart"/>
      <w:r w:rsidRPr="00021283">
        <w:rPr>
          <w:rFonts w:cstheme="minorHAnsi"/>
        </w:rPr>
        <w:t>διαχειρίσιμη</w:t>
      </w:r>
      <w:proofErr w:type="spellEnd"/>
      <w:r w:rsidRPr="00021283">
        <w:rPr>
          <w:rFonts w:cstheme="minorHAnsi"/>
        </w:rPr>
        <w:t xml:space="preserve">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w:t>
      </w:r>
      <w:commentRangeStart w:id="159"/>
      <w:del w:id="318" w:author="ProofreadAI" w:date="2026-02-23T15:51:42.322780Z">
        <w:r>
          <w:rPr>
            <w:rFonts w:cstheme="minorHAnsi"/>
          </w:rPr>
          <w:delText xml:space="preserve">$850 δις</w:delText>
        </w:r>
      </w:del>
      <w:ins w:id="319" w:author="ProofreadAI" w:date="2026-02-23T15:51:42.322780Z">
        <w:r>
          <w:rPr>
            <w:rFonts w:cstheme="minorHAnsi"/>
          </w:rPr>
          <w:t xml:space="preserve">$850 δισ.</w:t>
        </w:r>
      </w:ins>
      <w:commentRangeEnd w:id="159"/>
      <w:r>
        <w:commentReference w:id="159"/>
      </w:r>
      <w:r>
        <w:rPr>
          <w:rFonts w:cstheme="minorHAnsi"/>
        </w:rPr>
        <w:t xml:space="preserve">).</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xml:space="preserve">, παρόλο που έχει συνολικά </w:t>
      </w:r>
      <w:proofErr w:type="spellStart"/>
      <w:commentRangeStart w:id="160"/>
      <w:del w:id="320" w:author="ProofreadAI" w:date="2026-02-23T15:51:42.322780Z">
        <w:r>
          <w:rPr>
            <w:rFonts w:cstheme="minorHAnsi"/>
          </w:rPr>
          <w:delText xml:space="preserve">πλεόνασμα,έχει</w:delText>
        </w:r>
      </w:del>
      <w:ins w:id="321" w:author="ProofreadAI" w:date="2026-02-23T15:51:42.322780Z">
        <w:r>
          <w:rPr>
            <w:rFonts w:cstheme="minorHAnsi"/>
          </w:rPr>
          <w:t xml:space="preserve">πλεόνασμα, έχει</w:t>
        </w:r>
      </w:ins>
      <w:commentRangeEnd w:id="160"/>
      <w:r>
        <w:commentReference w:id="160"/>
      </w:r>
      <w:proofErr w:type="spellEnd"/>
      <w:r w:rsidRPr="00021283">
        <w:rPr>
          <w:rFonts w:cstheme="minorHAnsi"/>
        </w:rPr>
        <w:t xml:space="preserve">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w:t>
      </w:r>
      <w:proofErr w:type="spellStart"/>
      <w:r w:rsidRPr="00021283">
        <w:rPr>
          <w:rFonts w:cstheme="minorHAnsi"/>
        </w:rPr>
        <w:t>εξαγωγέα</w:t>
      </w:r>
      <w:proofErr w:type="spellEnd"/>
      <w:r w:rsidRPr="00021283">
        <w:rPr>
          <w:rFonts w:cstheme="minorHAnsi"/>
        </w:rPr>
        <w:t xml:space="preserve">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 xml:space="preserve">Η κριτική αυτή διατυπώθηκε —με κάποια δόση αλήθειας— από τον </w:t>
      </w:r>
      <w:proofErr w:type="spellStart"/>
      <w:r w:rsidRPr="00021283">
        <w:rPr>
          <w:rFonts w:cstheme="minorHAnsi"/>
        </w:rPr>
        <w:t>Τραμπ</w:t>
      </w:r>
      <w:proofErr w:type="spellEnd"/>
      <w:r w:rsidRPr="00021283">
        <w:rPr>
          <w:rFonts w:cstheme="minorHAnsi"/>
        </w:rPr>
        <w:t>,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 xml:space="preserve">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w:t>
      </w:r>
      <w:proofErr w:type="spellStart"/>
      <w:r w:rsidRPr="00021283">
        <w:rPr>
          <w:rFonts w:cstheme="minorHAnsi"/>
        </w:rPr>
        <w:t>επαναβιομηχάνιση</w:t>
      </w:r>
      <w:proofErr w:type="spellEnd"/>
      <w:r w:rsidRPr="00021283">
        <w:rPr>
          <w:rFonts w:cstheme="minorHAnsi"/>
        </w:rPr>
        <w:t>.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w:t>
      </w:r>
      <w:commentRangeStart w:id="161"/>
      <w:del w:id="322" w:author="ProofreadAI" w:date="2026-02-23T15:51:42.322780Z">
        <w:r>
          <w:rPr>
            <w:rFonts w:cstheme="minorHAnsi"/>
          </w:rPr>
          <w:delText xml:space="preserve">από ΗΠΑ</w:delText>
        </w:r>
      </w:del>
      <w:ins w:id="323" w:author="ProofreadAI" w:date="2026-02-23T15:51:42.322780Z">
        <w:r>
          <w:rPr>
            <w:rFonts w:cstheme="minorHAnsi"/>
          </w:rPr>
          <w:t xml:space="preserve">από τις ΗΠΑ</w:t>
        </w:r>
      </w:ins>
      <w:commentRangeEnd w:id="161"/>
      <w:r>
        <w:commentReference w:id="161"/>
      </w:r>
      <w:r>
        <w:rPr>
          <w:rFonts w:cstheme="minorHAnsi"/>
        </w:rPr>
        <w:t xml:space="preserve">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w:t>
      </w:r>
      <w:commentRangeStart w:id="162"/>
      <w:del w:id="324" w:author="ProofreadAI" w:date="2026-02-23T15:51:42.322780Z">
        <w:r>
          <w:rPr>
            <w:rFonts w:cstheme="minorHAnsi"/>
          </w:rPr>
          <w:delText xml:space="preserve">δυο</w:delText>
        </w:r>
      </w:del>
      <w:ins w:id="325" w:author="ProofreadAI" w:date="2026-02-23T15:51:42.322780Z">
        <w:r>
          <w:rPr>
            <w:rFonts w:cstheme="minorHAnsi"/>
          </w:rPr>
          <w:t xml:space="preserve">δύο</w:t>
        </w:r>
      </w:ins>
      <w:commentRangeEnd w:id="162"/>
      <w:r>
        <w:commentReference w:id="162"/>
      </w:r>
      <w:r>
        <w:rPr>
          <w:rFonts w:cstheme="minorHAnsi"/>
        </w:rPr>
        <w:t xml:space="preserve">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w:t>
      </w:r>
      <w:r w:rsidR="00A012F2">
        <w:rPr>
          <w:rFonts w:cstheme="minorHAnsi"/>
        </w:rPr>
        <w:t xml:space="preserve"> </w:t>
      </w:r>
      <w:r w:rsidRPr="00021283">
        <w:rPr>
          <w:rFonts w:cstheme="minorHAnsi"/>
        </w:rPr>
        <w:t xml:space="preserve">μέσω των </w:t>
      </w:r>
      <w:commentRangeStart w:id="163"/>
      <w:del w:id="326" w:author="ProofreadAI" w:date="2026-02-23T15:51:42.322780Z">
        <w:r>
          <w:rPr>
            <w:rFonts w:cstheme="minorHAnsi"/>
          </w:rPr>
          <w:delText xml:space="preserve">ομολόγων.,</w:delText>
        </w:r>
      </w:del>
      <w:ins w:id="327" w:author="ProofreadAI" w:date="2026-02-23T15:51:42.322780Z">
        <w:r>
          <w:rPr>
            <w:rFonts w:cstheme="minorHAnsi"/>
          </w:rPr>
          <w:t xml:space="preserve">ομολόγων,</w:t>
        </w:r>
      </w:ins>
      <w:commentRangeEnd w:id="163"/>
      <w:r>
        <w:commentReference w:id="163"/>
      </w:r>
      <w:r>
        <w:rPr>
          <w:rFonts w:cstheme="minorHAnsi"/>
        </w:rPr>
        <w:t xml:space="preserve">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w:t>
      </w:r>
      <w:commentRangeStart w:id="164"/>
      <w:del w:id="328" w:author="ProofreadAI" w:date="2026-02-23T15:51:42.322780Z">
        <w:r>
          <w:rPr>
            <w:rFonts w:cstheme="minorHAnsi"/>
          </w:rPr>
          <w:delText xml:space="preserve">ομολόγων</w:delText>
        </w:r>
      </w:del>
      <w:ins w:id="329" w:author="ProofreadAI" w:date="2026-02-23T15:51:42.322780Z">
        <w:r>
          <w:rPr>
            <w:rFonts w:cstheme="minorHAnsi"/>
          </w:rPr>
          <w:t xml:space="preserve">ομολόγων.</w:t>
        </w:r>
      </w:ins>
      <w:commentRangeEnd w:id="164"/>
      <w:r>
        <w:commentReference w:id="164"/>
      </w:r>
      <w:r>
        <w:rPr>
          <w:rFonts w:cstheme="minorHAnsi"/>
        </w:rPr>
        <w:t xml:space="preserve"> σε λιγότερο ελκυστική υπόθεση για ξένες κυβερνήσεις και επενδυτές. Αυτό μπορεί να γίνει </w:t>
      </w:r>
      <w:proofErr w:type="spellStart"/>
      <w:r w:rsidRPr="00021283">
        <w:rPr>
          <w:rFonts w:cstheme="minorHAnsi"/>
        </w:rPr>
        <w:t>επανατιμολογώντας</w:t>
      </w:r>
      <w:proofErr w:type="spellEnd"/>
      <w:r w:rsidRPr="00021283">
        <w:rPr>
          <w:rFonts w:cstheme="minorHAnsi"/>
        </w:rPr>
        <w:t xml:space="preserve">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w:t>
      </w:r>
      <w:proofErr w:type="spellStart"/>
      <w:r w:rsidRPr="00021283">
        <w:rPr>
          <w:rFonts w:cstheme="minorHAnsi"/>
        </w:rPr>
        <w:t>Bretton</w:t>
      </w:r>
      <w:proofErr w:type="spellEnd"/>
      <w:r w:rsidRPr="00021283">
        <w:rPr>
          <w:rFonts w:cstheme="minorHAnsi"/>
        </w:rPr>
        <w:t xml:space="preserve"> </w:t>
      </w:r>
      <w:proofErr w:type="spellStart"/>
      <w:r w:rsidRPr="00021283">
        <w:rPr>
          <w:rFonts w:cstheme="minorHAnsi"/>
        </w:rPr>
        <w:t>Woods</w:t>
      </w:r>
      <w:proofErr w:type="spellEnd"/>
      <w:r w:rsidRPr="00021283">
        <w:rPr>
          <w:rFonts w:cstheme="minorHAnsi"/>
        </w:rPr>
        <w:t xml:space="preserve"> </w:t>
      </w:r>
      <w:commentRangeStart w:id="165"/>
      <w:del w:id="330" w:author="ProofreadAI" w:date="2026-02-23T15:51:42.322780Z">
        <w:r>
          <w:rPr>
            <w:rFonts w:cstheme="minorHAnsi"/>
          </w:rPr>
          <w:delText xml:space="preserve">ή όπως</w:delText>
        </w:r>
      </w:del>
      <w:ins w:id="331" w:author="ProofreadAI" w:date="2026-02-23T15:51:42.322780Z">
        <w:r>
          <w:rPr>
            <w:rFonts w:cstheme="minorHAnsi"/>
          </w:rPr>
          <w:t xml:space="preserve">ή, όπως</w:t>
        </w:r>
      </w:ins>
      <w:commentRangeEnd w:id="165"/>
      <w:r>
        <w:commentReference w:id="165"/>
      </w:r>
      <w:r>
        <w:rPr>
          <w:rFonts w:cstheme="minorHAnsi"/>
        </w:rPr>
        <w:t xml:space="preserve"> η συμφωνία </w:t>
      </w:r>
      <w:proofErr w:type="spellStart"/>
      <w:r w:rsidRPr="00021283">
        <w:rPr>
          <w:rFonts w:cstheme="minorHAnsi"/>
        </w:rPr>
        <w:t>Plaza</w:t>
      </w:r>
      <w:proofErr w:type="spellEnd"/>
      <w:r w:rsidRPr="00021283">
        <w:rPr>
          <w:rFonts w:cstheme="minorHAnsi"/>
        </w:rPr>
        <w:t xml:space="preserve"> </w:t>
      </w:r>
      <w:proofErr w:type="spellStart"/>
      <w:r w:rsidRPr="00021283">
        <w:rPr>
          <w:rFonts w:cstheme="minorHAnsi"/>
        </w:rPr>
        <w:t>Accords</w:t>
      </w:r>
      <w:proofErr w:type="spellEnd"/>
      <w:r w:rsidRPr="00021283">
        <w:rPr>
          <w:rFonts w:cstheme="minorHAnsi"/>
        </w:rPr>
        <w:t xml:space="preserve">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w:t>
      </w:r>
      <w:commentRangeStart w:id="166"/>
      <w:del w:id="332" w:author="ProofreadAI" w:date="2026-02-23T15:51:42.322780Z">
        <w:r>
          <w:rPr>
            <w:rFonts w:cstheme="minorHAnsi"/>
          </w:rPr>
          <w:delText xml:space="preserve">σύμμαχος όπου</w:delText>
        </w:r>
      </w:del>
      <w:ins w:id="333" w:author="ProofreadAI" w:date="2026-02-23T15:51:42.322780Z">
        <w:r>
          <w:rPr>
            <w:rFonts w:cstheme="minorHAnsi"/>
          </w:rPr>
          <w:t xml:space="preserve">σύμμαχος, όπου</w:t>
        </w:r>
      </w:ins>
      <w:commentRangeEnd w:id="166"/>
      <w:r>
        <w:commentReference w:id="166"/>
      </w:r>
      <w:r>
        <w:rPr>
          <w:rFonts w:cstheme="minorHAnsi"/>
        </w:rPr>
        <w:t xml:space="preserve">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w:t>
      </w:r>
      <w:proofErr w:type="spellStart"/>
      <w:r w:rsidRPr="00021283">
        <w:rPr>
          <w:rFonts w:cstheme="minorHAnsi"/>
        </w:rPr>
        <w:t>Plaza</w:t>
      </w:r>
      <w:proofErr w:type="spellEnd"/>
      <w:r w:rsidRPr="00021283">
        <w:rPr>
          <w:rFonts w:cstheme="minorHAnsi"/>
        </w:rPr>
        <w:t>»,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w:t>
      </w:r>
      <w:proofErr w:type="spellStart"/>
      <w:r w:rsidRPr="00021283">
        <w:rPr>
          <w:rFonts w:cstheme="minorHAnsi"/>
        </w:rPr>
        <w:t>επανατιμολόγηση</w:t>
      </w:r>
      <w:proofErr w:type="spellEnd"/>
      <w:r w:rsidRPr="00021283">
        <w:rPr>
          <w:rFonts w:cstheme="minorHAnsi"/>
        </w:rPr>
        <w:t xml:space="preserve">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 xml:space="preserve">Εκείνο όμως που θα ήταν η καλύτερη στρατηγική θα ήταν μια παγκόσμια νομισματική συμφωνία. Θα μπορούσε να προωθηθεί ένα νέο σύστημα τύπου </w:t>
      </w:r>
      <w:proofErr w:type="spellStart"/>
      <w:r w:rsidRPr="00021283">
        <w:rPr>
          <w:rFonts w:cstheme="minorHAnsi"/>
        </w:rPr>
        <w:t>Bretton</w:t>
      </w:r>
      <w:proofErr w:type="spellEnd"/>
      <w:r w:rsidRPr="00021283">
        <w:rPr>
          <w:rFonts w:cstheme="minorHAnsi"/>
        </w:rPr>
        <w:t xml:space="preserve"> </w:t>
      </w:r>
      <w:proofErr w:type="spellStart"/>
      <w:r w:rsidRPr="00021283">
        <w:rPr>
          <w:rFonts w:cstheme="minorHAnsi"/>
        </w:rPr>
        <w:t>Woods</w:t>
      </w:r>
      <w:proofErr w:type="spellEnd"/>
      <w:r w:rsidRPr="00021283">
        <w:rPr>
          <w:rFonts w:cstheme="minorHAnsi"/>
        </w:rPr>
        <w:t>.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 xml:space="preserve">Για να συμβούν όλα αυτά, απαιτείται πρώτα η εγκατάλειψη της παλιάς, δογματικής πεποίθησης ότι οι αγορές είναι παντοδύναμες και </w:t>
      </w:r>
      <w:proofErr w:type="spellStart"/>
      <w:r w:rsidRPr="00021283">
        <w:rPr>
          <w:rFonts w:cstheme="minorHAnsi"/>
        </w:rPr>
        <w:t>αυτορυθμιζόμενες</w:t>
      </w:r>
      <w:proofErr w:type="spellEnd"/>
      <w:r w:rsidRPr="00021283">
        <w:rPr>
          <w:rFonts w:cstheme="minorHAnsi"/>
        </w:rPr>
        <w:t>.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 xml:space="preserve">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w:t>
      </w:r>
      <w:proofErr w:type="spellStart"/>
      <w:r w:rsidRPr="00021283">
        <w:rPr>
          <w:rFonts w:cstheme="minorHAnsi"/>
        </w:rPr>
        <w:t>εξαγωγέα</w:t>
      </w:r>
      <w:proofErr w:type="spellEnd"/>
      <w:r w:rsidRPr="00021283">
        <w:rPr>
          <w:rFonts w:cstheme="minorHAnsi"/>
        </w:rPr>
        <w:t xml:space="preserve">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w:t>
      </w:r>
      <w:proofErr w:type="spellStart"/>
      <w:r w:rsidRPr="00021283">
        <w:rPr>
          <w:rFonts w:cstheme="minorHAnsi"/>
        </w:rPr>
        <w:t>ελευθερισμού</w:t>
      </w:r>
      <w:proofErr w:type="spellEnd"/>
      <w:r w:rsidRPr="00021283">
        <w:rPr>
          <w:rFonts w:cstheme="minorHAnsi"/>
        </w:rPr>
        <w:t xml:space="preserve">, αλλά ως </w:t>
      </w:r>
      <w:commentRangeStart w:id="167"/>
      <w:del w:id="334" w:author="ProofreadAI" w:date="2026-02-23T15:51:42.322780Z">
        <w:r>
          <w:rPr>
            <w:rFonts w:cstheme="minorHAnsi"/>
          </w:rPr>
          <w:delText xml:space="preserve">υπεύθυνος σχεδιαστές</w:delText>
        </w:r>
      </w:del>
      <w:ins w:id="335" w:author="ProofreadAI" w:date="2026-02-23T15:51:42.322780Z">
        <w:r>
          <w:rPr>
            <w:rFonts w:cstheme="minorHAnsi"/>
          </w:rPr>
          <w:t xml:space="preserve">υπεύθυνοι σχεδιαστές</w:t>
        </w:r>
      </w:ins>
      <w:commentRangeEnd w:id="167"/>
      <w:r>
        <w:commentReference w:id="167"/>
      </w:r>
      <w:r>
        <w:rPr>
          <w:rFonts w:cstheme="minorHAnsi"/>
        </w:rPr>
        <w:t xml:space="preserve">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w:t>
      </w:r>
      <w:commentRangeStart w:id="168"/>
      <w:del w:id="336" w:author="ProofreadAI" w:date="2026-02-23T15:51:42.322780Z">
        <w:r>
          <w:rPr>
            <w:rFonts w:cstheme="minorHAnsi"/>
            <w:color w:val="000000" w:themeColor="text1"/>
          </w:rPr>
          <w:delText xml:space="preserve">εισπράττουν δημιουργώντας</w:delText>
        </w:r>
      </w:del>
      <w:ins w:id="337" w:author="ProofreadAI" w:date="2026-02-23T15:51:42.322780Z">
        <w:r>
          <w:rPr>
            <w:rFonts w:cstheme="minorHAnsi"/>
            <w:color w:val="000000" w:themeColor="text1"/>
          </w:rPr>
          <w:t xml:space="preserve">εισπράττουν, δημιουργώντας</w:t>
        </w:r>
      </w:ins>
      <w:commentRangeEnd w:id="168"/>
      <w:r>
        <w:commentReference w:id="168"/>
      </w:r>
      <w:r>
        <w:rPr>
          <w:rFonts w:cstheme="minorHAnsi"/>
          <w:color w:val="000000" w:themeColor="text1"/>
        </w:rPr>
        <w:t xml:space="preserve"> $1,8 </w:t>
      </w:r>
      <w:commentRangeStart w:id="169"/>
      <w:del w:id="338" w:author="ProofreadAI" w:date="2026-02-23T15:51:42.322780Z">
        <w:r>
          <w:rPr>
            <w:rFonts w:cstheme="minorHAnsi"/>
            <w:color w:val="000000" w:themeColor="text1"/>
          </w:rPr>
          <w:delText xml:space="preserve">τρις</w:delText>
        </w:r>
      </w:del>
      <w:ins w:id="339" w:author="ProofreadAI" w:date="2026-02-23T15:51:42.322780Z">
        <w:r>
          <w:rPr>
            <w:rFonts w:cstheme="minorHAnsi"/>
            <w:color w:val="000000" w:themeColor="text1"/>
          </w:rPr>
          <w:t xml:space="preserve">τρισ.</w:t>
        </w:r>
      </w:ins>
      <w:commentRangeEnd w:id="169"/>
      <w:r>
        <w:commentReference w:id="169"/>
      </w:r>
      <w:r>
        <w:rPr>
          <w:rFonts w:cstheme="minorHAnsi"/>
          <w:color w:val="000000" w:themeColor="text1"/>
        </w:rPr>
        <w:t xml:space="preserve"> ετήσιο έλλειμμα στον προϋπολογισμό </w:t>
      </w:r>
      <w:commentRangeStart w:id="170"/>
      <w:del w:id="340" w:author="ProofreadAI" w:date="2026-02-23T15:51:42.322780Z">
        <w:r>
          <w:rPr>
            <w:rFonts w:cstheme="minorHAnsi"/>
            <w:color w:val="000000" w:themeColor="text1"/>
          </w:rPr>
          <w:delText xml:space="preserve">τους).</w:delText>
        </w:r>
      </w:del>
      <w:ins w:id="341" w:author="ProofreadAI" w:date="2026-02-23T15:51:42.322780Z">
        <w:r>
          <w:rPr>
            <w:rFonts w:cstheme="minorHAnsi"/>
            <w:color w:val="000000" w:themeColor="text1"/>
          </w:rPr>
          <w:t xml:space="preserve">τους.</w:t>
        </w:r>
      </w:ins>
      <w:commentRangeEnd w:id="170"/>
      <w:r>
        <w:commentReference w:id="170"/>
      </w:r>
      <w:r>
        <w:rPr>
          <w:rFonts w:cstheme="minorHAnsi"/>
          <w:color w:val="000000" w:themeColor="text1"/>
        </w:rPr>
        <w:t xml:space="preserve">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w:t>
      </w:r>
      <w:commentRangeStart w:id="171"/>
      <w:del w:id="342" w:author="ProofreadAI" w:date="2026-02-23T15:51:42.322780Z">
        <w:r>
          <w:rPr>
            <w:rFonts w:cstheme="minorHAnsi"/>
          </w:rPr>
          <w:delText xml:space="preserve">μειώσουν αντίστοιχο ποσοστό την τιμή πώλησης</w:delText>
        </w:r>
      </w:del>
      <w:ins w:id="343" w:author="ProofreadAI" w:date="2026-02-23T15:51:42.322780Z">
        <w:r>
          <w:rPr>
            <w:rFonts w:cstheme="minorHAnsi"/>
          </w:rPr>
          <w:t xml:space="preserve">μειώσουν κατά αντίστοιχο ποσοστό την τιμή πώλησης</w:t>
        </w:r>
      </w:ins>
      <w:commentRangeEnd w:id="171"/>
      <w:r>
        <w:commentReference w:id="171"/>
      </w:r>
      <w:r>
        <w:rPr>
          <w:rFonts w:cstheme="minorHAnsi"/>
        </w:rPr>
        <w:t xml:space="preserve">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 xml:space="preserve">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w:t>
      </w:r>
      <w:proofErr w:type="spellStart"/>
      <w:r w:rsidRPr="00021283">
        <w:rPr>
          <w:rFonts w:cstheme="minorHAnsi"/>
        </w:rPr>
        <w:t>Levi’s</w:t>
      </w:r>
      <w:proofErr w:type="spellEnd"/>
      <w:r w:rsidRPr="00021283">
        <w:rPr>
          <w:rFonts w:cstheme="minorHAnsi"/>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Σε ομιλία του, ο JD </w:t>
      </w:r>
      <w:proofErr w:type="spellStart"/>
      <w:r w:rsidRPr="00021283">
        <w:rPr>
          <w:rFonts w:cstheme="minorHAnsi"/>
        </w:rPr>
        <w:t>Vance</w:t>
      </w:r>
      <w:proofErr w:type="spellEnd"/>
      <w:r w:rsidRPr="00021283">
        <w:rPr>
          <w:rFonts w:cstheme="minorHAnsi"/>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w:t>
      </w:r>
      <w:commentRangeStart w:id="172"/>
      <w:del w:id="344" w:author="ProofreadAI" w:date="2026-02-23T15:51:42.322780Z">
        <w:r>
          <w:rPr>
            <w:rFonts w:cstheme="minorHAnsi"/>
          </w:rPr>
          <w:delText xml:space="preserve">αν πλημμυρίσουν από κινεζικά προϊόντα</w:delText>
        </w:r>
      </w:del>
      <w:ins w:id="345" w:author="ProofreadAI" w:date="2026-02-23T15:51:42.322780Z">
        <w:r>
          <w:rPr>
            <w:rFonts w:cstheme="minorHAnsi"/>
          </w:rPr>
          <w:t xml:space="preserve">αν πλημμυρίσουν οι αγορές τους από κινεζικά προϊόντα</w:t>
        </w:r>
      </w:ins>
      <w:commentRangeEnd w:id="172"/>
      <w:r>
        <w:commentReference w:id="172"/>
      </w:r>
      <w:r>
        <w:rPr>
          <w:rFonts w:cstheme="minorHAnsi"/>
        </w:rPr>
        <w:t xml:space="preserve">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δεύτερη θητεία,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w:t>
      </w:r>
      <w:commentRangeStart w:id="173"/>
      <w:del w:id="346" w:author="ProofreadAI" w:date="2026-02-23T15:51:42.322780Z">
        <w:r>
          <w:rPr>
            <w:rFonts w:cstheme="minorHAnsi"/>
          </w:rPr>
          <w:delText xml:space="preserve">από Κίνα</w:delText>
        </w:r>
      </w:del>
      <w:ins w:id="347" w:author="ProofreadAI" w:date="2026-02-23T15:51:42.322780Z">
        <w:r>
          <w:rPr>
            <w:rFonts w:cstheme="minorHAnsi"/>
          </w:rPr>
          <w:t xml:space="preserve">από την Κίνα</w:t>
        </w:r>
      </w:ins>
      <w:commentRangeEnd w:id="173"/>
      <w:r>
        <w:commentReference w:id="173"/>
      </w:r>
      <w:r>
        <w:rPr>
          <w:rFonts w:cstheme="minorHAnsi"/>
        </w:rPr>
        <w:t xml:space="preserve">. Μόνο έτσι θα ωφεληθούν και οι δύο πλευρές, τα αντίποινα δασμών και οι πολιτικές αγκυλώσεις μόνο ζημιά θα κάνουν και στις </w:t>
      </w:r>
      <w:commentRangeStart w:id="174"/>
      <w:del w:id="348" w:author="ProofreadAI" w:date="2026-02-23T15:51:42.322780Z">
        <w:r>
          <w:rPr>
            <w:rFonts w:cstheme="minorHAnsi"/>
          </w:rPr>
          <w:delText xml:space="preserve">δυο</w:delText>
        </w:r>
      </w:del>
      <w:ins w:id="349" w:author="ProofreadAI" w:date="2026-02-23T15:51:42.322780Z">
        <w:r>
          <w:rPr>
            <w:rFonts w:cstheme="minorHAnsi"/>
          </w:rPr>
          <w:t xml:space="preserve">δύο</w:t>
        </w:r>
      </w:ins>
      <w:commentRangeEnd w:id="174"/>
      <w:r>
        <w:commentReference w:id="174"/>
      </w:r>
      <w:r>
        <w:rPr>
          <w:rFonts w:cstheme="minorHAnsi"/>
        </w:rPr>
        <w:t xml:space="preserve">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w:t>
      </w:r>
      <w:proofErr w:type="spellStart"/>
      <w:r w:rsidRPr="00021283">
        <w:rPr>
          <w:rFonts w:cstheme="minorHAnsi"/>
        </w:rPr>
        <w:t>τρισ</w:t>
      </w:r>
      <w:proofErr w:type="spellEnd"/>
      <w:r w:rsidRPr="00021283">
        <w:rPr>
          <w:rFonts w:cstheme="minorHAnsi"/>
        </w:rPr>
        <w:t xml:space="preserve">.) και εμπορικό έλλειμμα ($1,2 </w:t>
      </w:r>
      <w:proofErr w:type="spellStart"/>
      <w:r w:rsidRPr="00021283">
        <w:rPr>
          <w:rFonts w:cstheme="minorHAnsi"/>
        </w:rPr>
        <w:t>τρισ</w:t>
      </w:r>
      <w:proofErr w:type="spellEnd"/>
      <w:r w:rsidRPr="00021283">
        <w:rPr>
          <w:rFonts w:cstheme="minorHAnsi"/>
        </w:rPr>
        <w:t xml:space="preserve">.). Το διττό άνοιγμα τροφοδοτείται, αφενός, από </w:t>
      </w:r>
      <w:proofErr w:type="spellStart"/>
      <w:r w:rsidRPr="00021283">
        <w:rPr>
          <w:rFonts w:cstheme="minorHAnsi"/>
        </w:rPr>
        <w:t>υπερ</w:t>
      </w:r>
      <w:proofErr w:type="spellEnd"/>
      <w:r w:rsidRPr="00021283">
        <w:rPr>
          <w:rFonts w:cstheme="minorHAnsi"/>
        </w:rPr>
        <w:t xml:space="preserve">-κατανάλωση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w:t>
      </w:r>
      <w:proofErr w:type="spellStart"/>
      <w:r w:rsidRPr="00021283">
        <w:rPr>
          <w:rFonts w:cstheme="minorHAnsi"/>
        </w:rPr>
        <w:t>Τραμπ</w:t>
      </w:r>
      <w:proofErr w:type="spellEnd"/>
      <w:r w:rsidRPr="00021283">
        <w:rPr>
          <w:rFonts w:cstheme="minorHAnsi"/>
        </w:rPr>
        <w:t xml:space="preserve">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r w:rsidR="00A012F2">
        <w:rPr>
          <w:rFonts w:cstheme="minorHAnsi"/>
        </w:rPr>
        <w:t xml:space="preserve">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w:t>
      </w:r>
      <w:proofErr w:type="spellStart"/>
      <w:r w:rsidRPr="00021283">
        <w:rPr>
          <w:rFonts w:cstheme="minorHAnsi"/>
        </w:rPr>
        <w:t>buy</w:t>
      </w:r>
      <w:proofErr w:type="spellEnd"/>
      <w:r w:rsidRPr="00021283">
        <w:rPr>
          <w:rFonts w:cstheme="minorHAnsi"/>
        </w:rPr>
        <w:t>-American»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w:t>
      </w:r>
      <w:r w:rsidR="00A012F2">
        <w:rPr>
          <w:rFonts w:cstheme="minorHAnsi"/>
        </w:rPr>
        <w:t xml:space="preserve"> </w:t>
      </w:r>
      <w:r w:rsidRPr="00021283">
        <w:rPr>
          <w:rFonts w:cstheme="minorHAnsi"/>
        </w:rPr>
        <w:t xml:space="preserve">από $1,2 </w:t>
      </w:r>
      <w:proofErr w:type="spellStart"/>
      <w:r w:rsidRPr="00021283">
        <w:rPr>
          <w:rFonts w:cstheme="minorHAnsi"/>
        </w:rPr>
        <w:t>τρισ</w:t>
      </w:r>
      <w:proofErr w:type="spellEnd"/>
      <w:r w:rsidRPr="00021283">
        <w:rPr>
          <w:rFonts w:cstheme="minorHAnsi"/>
        </w:rPr>
        <w:t>..</w:t>
      </w:r>
      <w:r w:rsidR="00A012F2">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 xml:space="preserve">Επιτυχία </w:t>
            </w:r>
            <w:proofErr w:type="spellStart"/>
            <w:r w:rsidRPr="00021283">
              <w:rPr>
                <w:rFonts w:cstheme="minorHAnsi"/>
                <w:color w:val="000000"/>
              </w:rPr>
              <w:t>αμερικανο</w:t>
            </w:r>
            <w:proofErr w:type="spellEnd"/>
            <w:r w:rsidRPr="00021283">
              <w:rPr>
                <w:rFonts w:cstheme="minorHAnsi"/>
                <w:color w:val="000000"/>
              </w:rPr>
              <w:t>-κινεζικής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w:t>
      </w:r>
      <w:r w:rsidR="00A012F2">
        <w:rPr>
          <w:rFonts w:cstheme="minorHAnsi"/>
        </w:rPr>
        <w:t xml:space="preserve"> </w:t>
      </w:r>
      <w:r w:rsidRPr="00021283">
        <w:rPr>
          <w:rFonts w:cstheme="minorHAnsi"/>
        </w:rPr>
        <w:t xml:space="preserve">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w:t>
      </w:r>
      <w:r w:rsidR="00A012F2">
        <w:rPr>
          <w:rFonts w:cstheme="minorHAnsi"/>
        </w:rPr>
        <w:t xml:space="preserve"> </w:t>
      </w:r>
      <w:r w:rsidRPr="00021283">
        <w:rPr>
          <w:rFonts w:cstheme="minorHAnsi"/>
        </w:rPr>
        <w:t>το έλλειμμα με Κίνα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w:t>
      </w:r>
      <w:proofErr w:type="spellStart"/>
      <w:r w:rsidRPr="00021283">
        <w:rPr>
          <w:rFonts w:cstheme="minorHAnsi"/>
        </w:rPr>
        <w:t>αντι</w:t>
      </w:r>
      <w:proofErr w:type="spellEnd"/>
      <w:r w:rsidRPr="00021283">
        <w:rPr>
          <w:rFonts w:cstheme="minorHAnsi"/>
        </w:rPr>
        <w:t>-επιδοτήσεων,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w:t>
      </w:r>
      <w:r w:rsidR="00A012F2">
        <w:rPr>
          <w:rFonts w:cstheme="minorHAnsi"/>
        </w:rPr>
        <w:t xml:space="preserve"> </w:t>
      </w:r>
      <w:r w:rsidRPr="00021283">
        <w:rPr>
          <w:rFonts w:cstheme="minorHAnsi"/>
        </w:rPr>
        <w:t>ΑΙ-</w:t>
      </w:r>
      <w:proofErr w:type="spellStart"/>
      <w:r w:rsidRPr="00021283">
        <w:rPr>
          <w:rFonts w:cstheme="minorHAnsi"/>
        </w:rPr>
        <w:t>clouds</w:t>
      </w:r>
      <w:proofErr w:type="spellEnd"/>
      <w:r w:rsidRPr="00021283">
        <w:rPr>
          <w:rFonts w:cstheme="minorHAnsi"/>
        </w:rPr>
        <w:t>· ενοποιημένο πλαίσιο, λιγότερος κατακερματισμός, γ)</w:t>
      </w:r>
      <w:r w:rsidR="00A012F2">
        <w:rPr>
          <w:rFonts w:cstheme="minorHAnsi"/>
        </w:rPr>
        <w:t xml:space="preserve"> </w:t>
      </w:r>
      <w:r w:rsidRPr="00021283">
        <w:rPr>
          <w:rFonts w:cstheme="minorHAnsi"/>
        </w:rPr>
        <w:t>Συμμαχία «</w:t>
      </w:r>
      <w:proofErr w:type="spellStart"/>
      <w:r w:rsidRPr="00021283">
        <w:rPr>
          <w:rFonts w:cstheme="minorHAnsi"/>
        </w:rPr>
        <w:t>Deficit</w:t>
      </w:r>
      <w:proofErr w:type="spellEnd"/>
      <w:r w:rsidRPr="00021283">
        <w:rPr>
          <w:rFonts w:cstheme="minorHAnsi"/>
        </w:rPr>
        <w:t xml:space="preserve">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w:t>
      </w:r>
      <w:proofErr w:type="spellStart"/>
      <w:r w:rsidRPr="00021283">
        <w:rPr>
          <w:rFonts w:cstheme="minorHAnsi"/>
        </w:rPr>
        <w:t>Στοχευμένη</w:t>
      </w:r>
      <w:proofErr w:type="spellEnd"/>
      <w:r w:rsidRPr="00021283">
        <w:rPr>
          <w:rFonts w:cstheme="minorHAnsi"/>
        </w:rPr>
        <w:t xml:space="preserve">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w:t>
      </w:r>
      <w:r w:rsidR="00A012F2">
        <w:rPr>
          <w:rFonts w:cstheme="minorHAnsi"/>
        </w:rPr>
        <w:t xml:space="preserve"> </w:t>
      </w:r>
      <w:r w:rsidRPr="00021283">
        <w:rPr>
          <w:rFonts w:cstheme="minorHAnsi"/>
        </w:rPr>
        <w:t>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t xml:space="preserve"> </w:t>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w:t>
      </w:r>
      <w:proofErr w:type="spellStart"/>
      <w:r w:rsidRPr="00021283">
        <w:rPr>
          <w:rFonts w:cstheme="minorHAnsi"/>
        </w:rPr>
        <w:t>fast-track</w:t>
      </w:r>
      <w:proofErr w:type="spellEnd"/>
      <w:r w:rsidRPr="00021283">
        <w:rPr>
          <w:rFonts w:cstheme="minorHAnsi"/>
        </w:rPr>
        <w:t>)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w:t>
      </w:r>
      <w:proofErr w:type="spellStart"/>
      <w:r w:rsidRPr="00021283">
        <w:rPr>
          <w:rFonts w:cstheme="minorHAnsi"/>
        </w:rPr>
        <w:t>γιουάν</w:t>
      </w:r>
      <w:proofErr w:type="spellEnd"/>
      <w:r w:rsidRPr="00021283">
        <w:rPr>
          <w:rFonts w:cstheme="minorHAnsi"/>
        </w:rPr>
        <w:t xml:space="preserve">· πολλαπλά συστήματα πληρωμών, β) Τεχνολογικό: ασύμβατα οικοσυστήματα 5G, </w:t>
      </w:r>
      <w:proofErr w:type="spellStart"/>
      <w:r w:rsidRPr="00021283">
        <w:rPr>
          <w:rFonts w:cstheme="minorHAnsi"/>
        </w:rPr>
        <w:t>cloud</w:t>
      </w:r>
      <w:proofErr w:type="spellEnd"/>
      <w:r w:rsidRPr="00021283">
        <w:rPr>
          <w:rFonts w:cstheme="minorHAnsi"/>
        </w:rPr>
        <w:t xml:space="preserve">, </w:t>
      </w:r>
      <w:proofErr w:type="spellStart"/>
      <w:r w:rsidRPr="00021283">
        <w:rPr>
          <w:rFonts w:cstheme="minorHAnsi"/>
        </w:rPr>
        <w:t>chips</w:t>
      </w:r>
      <w:proofErr w:type="spellEnd"/>
      <w:r w:rsidRPr="00021283">
        <w:rPr>
          <w:rFonts w:cstheme="minorHAnsi"/>
        </w:rPr>
        <w:t>· υψηλότερο κόστος συναλλαγών, γ)</w:t>
      </w:r>
      <w:r w:rsidR="00A012F2">
        <w:rPr>
          <w:rFonts w:cstheme="minorHAnsi"/>
        </w:rPr>
        <w:t xml:space="preserve"> </w:t>
      </w:r>
      <w:r w:rsidRPr="00021283">
        <w:rPr>
          <w:rFonts w:cstheme="minorHAnsi"/>
        </w:rPr>
        <w:t>Κλιματικό και ενεργειακό: χωριστά πρότυπα πράσινης βιομηχανίας, με αποτέλεσμα «αγορές άνθρακα» που λειτουργούν ως συγκεκαλυμμένοι δασμοί.</w:t>
      </w:r>
      <w:r w:rsidR="00A012F2">
        <w:rPr>
          <w:rFonts w:cstheme="minorHAnsi"/>
        </w:rPr>
        <w:t xml:space="preserve"> </w:t>
      </w:r>
      <w:r w:rsidRPr="00021283">
        <w:rPr>
          <w:rFonts w:cstheme="minorHAnsi"/>
        </w:rPr>
        <w:t>Οι οικονομίες με χρόνια ελλείμματα θα είναι οι πρώτες χαμένες: θα εισάγουν πληθωρισμό και γεωπολιτικό ρίσκο χωρίς να μπορούν να αντεπιτεθούν.</w:t>
      </w:r>
      <w:r w:rsidR="00A012F2">
        <w:rPr>
          <w:rFonts w:cstheme="minorHAnsi"/>
        </w:rPr>
        <w:t xml:space="preserve"> </w:t>
      </w:r>
      <w:r w:rsidRPr="00021283">
        <w:rPr>
          <w:rFonts w:cstheme="minorHAnsi"/>
        </w:rPr>
        <w:t>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w:t>
      </w:r>
      <w:r w:rsidR="00A012F2">
        <w:rPr>
          <w:rFonts w:cstheme="minorHAnsi"/>
        </w:rPr>
        <w:t xml:space="preserve"> </w:t>
      </w:r>
      <w:r w:rsidRPr="00021283">
        <w:rPr>
          <w:rFonts w:cstheme="minorHAnsi"/>
        </w:rPr>
        <w:t xml:space="preserve">Για την </w:t>
      </w:r>
      <w:r w:rsidR="00FA713D">
        <w:rPr>
          <w:rFonts w:cstheme="minorHAnsi"/>
        </w:rPr>
        <w:t>Ε.Ε.</w:t>
      </w:r>
      <w:r w:rsidRPr="00021283">
        <w:rPr>
          <w:rFonts w:cstheme="minorHAnsi"/>
        </w:rPr>
        <w:t>,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A012F2">
        <w:rPr>
          <w:rFonts w:cstheme="minorHAnsi"/>
        </w:rPr>
        <w:t xml:space="preserve"> </w:t>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 xml:space="preserve">Την αναδιάταξη την ξεκινούν οι ΗΠΑ αλλά πρέπει και οι άλλες χώρες με εμπορικά ελλείμματα να ακολουθήσουν, </w:t>
      </w:r>
      <w:commentRangeStart w:id="175"/>
      <w:del w:id="350" w:author="ProofreadAI" w:date="2026-02-23T15:51:42.322780Z">
        <w:r>
          <w:rPr>
            <w:rFonts w:cstheme="minorHAnsi"/>
          </w:rPr>
          <w:delText xml:space="preserve">καθίζοντας</w:delText>
        </w:r>
      </w:del>
      <w:ins w:id="351" w:author="ProofreadAI" w:date="2026-02-23T15:51:42.322780Z">
        <w:r>
          <w:rPr>
            <w:rFonts w:cstheme="minorHAnsi"/>
          </w:rPr>
          <w:t xml:space="preserve">καθώς κάθονται</w:t>
        </w:r>
      </w:ins>
      <w:commentRangeEnd w:id="175"/>
      <w:r>
        <w:commentReference w:id="175"/>
      </w:r>
      <w:r>
        <w:rPr>
          <w:rFonts w:cstheme="minorHAnsi"/>
        </w:rPr>
        <w:t xml:space="preserve">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commentRangeStart w:id="176"/>
      <w:del w:id="352" w:author="ProofreadAI" w:date="2026-02-23T15:51:42.322780Z">
        <w:r>
          <w:rPr>
            <w:rFonts w:cstheme="minorHAnsi"/>
            <w:color w:val="000000" w:themeColor="text1"/>
          </w:rPr>
          <w:delText xml:space="preserve">Εργαστήριο του Πολυτεχνείου Κρήτης Ανάλυσης Δεδομένων και Πρόβλεψης</w:delText>
        </w:r>
      </w:del>
      <w:ins w:id="353" w:author="ProofreadAI" w:date="2026-02-23T15:51:42.322780Z">
        <w:r>
          <w:rPr>
            <w:rFonts w:cstheme="minorHAnsi"/>
            <w:color w:val="000000" w:themeColor="text1"/>
          </w:rPr>
          <w:t xml:space="preserve">Εργαστήριο Ανάλυσης Δεδομένων και Πρόβλεψης του Πολυτεχνείου Κρήτης</w:t>
        </w:r>
      </w:ins>
      <w:commentRangeEnd w:id="176"/>
      <w:r>
        <w:commentReference w:id="176"/>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σε περίπου 1/3 των εξαγωγών των ΗΠΑ. Οι εξαγωγές υπηρεσιών </w:t>
      </w:r>
      <w:commentRangeStart w:id="177"/>
      <w:del w:id="354" w:author="ProofreadAI" w:date="2026-02-23T15:51:42.322780Z">
        <w:r>
          <w:rPr>
            <w:rFonts w:cstheme="minorHAnsi"/>
            <w:color w:val="000000" w:themeColor="text1"/>
          </w:rPr>
          <w:delText xml:space="preserve">έφθασαν το 2024 το $1,11</w:delText>
        </w:r>
      </w:del>
      <w:ins w:id="355" w:author="ProofreadAI" w:date="2026-02-23T15:51:42.322780Z">
        <w:r>
          <w:rPr>
            <w:rFonts w:cstheme="minorHAnsi"/>
            <w:color w:val="000000" w:themeColor="text1"/>
          </w:rPr>
          <w:t xml:space="preserve">έφθασαν τα $1,11 τρισ. το 2024</w:t>
        </w:r>
      </w:ins>
      <w:commentRangeEnd w:id="177"/>
      <w:r>
        <w:commentReference w:id="177"/>
      </w:r>
      <w:r>
        <w:rPr>
          <w:rFonts w:cstheme="minorHAnsi"/>
          <w:color w:val="000000" w:themeColor="text1"/>
        </w:rPr>
        <w:t xml:space="preserve"> </w:t>
      </w:r>
      <w:proofErr w:type="spellStart"/>
      <w:r w:rsidRPr="00021283">
        <w:rPr>
          <w:rFonts w:cstheme="minorHAnsi"/>
          <w:color w:val="000000" w:themeColor="text1"/>
        </w:rPr>
        <w:t>τρισ</w:t>
      </w:r>
      <w:proofErr w:type="spellEnd"/>
      <w:r w:rsidRPr="00021283">
        <w:rPr>
          <w:rFonts w:cstheme="minorHAnsi"/>
          <w:color w:val="000000" w:themeColor="text1"/>
        </w:rPr>
        <w:t>.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w:t>
      </w:r>
      <w:commentRangeStart w:id="178"/>
      <w:del w:id="356" w:author="ProofreadAI" w:date="2026-02-23T15:51:42.322780Z">
        <w:r>
          <w:rPr>
            <w:rFonts w:cstheme="minorHAnsi"/>
            <w:color w:val="000000" w:themeColor="text1"/>
          </w:rPr>
          <w:delText xml:space="preserve">15ετή</w:delText>
        </w:r>
      </w:del>
      <w:ins w:id="357" w:author="ProofreadAI" w:date="2026-02-23T15:51:42.322780Z">
        <w:r>
          <w:rPr>
            <w:rFonts w:cstheme="minorHAnsi"/>
            <w:color w:val="000000" w:themeColor="text1"/>
          </w:rPr>
          <w:t xml:space="preserve">δεκαπενταετή</w:t>
        </w:r>
      </w:ins>
      <w:commentRangeEnd w:id="178"/>
      <w:r>
        <w:commentReference w:id="178"/>
      </w:r>
      <w:r>
        <w:rPr>
          <w:rFonts w:cstheme="minorHAnsi"/>
          <w:color w:val="000000" w:themeColor="text1"/>
        </w:rPr>
        <w:t xml:space="preserve">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00A012F2">
        <w:rPr>
          <w:rFonts w:cstheme="minorHAnsi"/>
          <w:color w:val="000000" w:themeColor="text1"/>
        </w:rPr>
        <w:t xml:space="preserve"> </w:t>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r w:rsidR="00A012F2">
        <w:rPr>
          <w:rFonts w:cstheme="minorHAnsi"/>
          <w:color w:val="000000" w:themeColor="text1"/>
        </w:rPr>
        <w:t xml:space="preserve">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w:t>
      </w:r>
      <w:commentRangeStart w:id="179"/>
      <w:del w:id="358" w:author="ProofreadAI" w:date="2026-02-23T15:51:42.322780Z">
        <w:r>
          <w:rPr>
            <w:rFonts w:cstheme="minorHAnsi"/>
            <w:color w:val="000000" w:themeColor="text1"/>
          </w:rPr>
          <w:delText xml:space="preserve">διπλασιαστεί την τελευταία</w:delText>
        </w:r>
      </w:del>
      <w:ins w:id="359" w:author="ProofreadAI" w:date="2026-02-23T15:51:42.322780Z">
        <w:r>
          <w:rPr>
            <w:rFonts w:cstheme="minorHAnsi"/>
            <w:color w:val="000000" w:themeColor="text1"/>
          </w:rPr>
          <w:t xml:space="preserve">διπλασιαστεί κατά την τελευταία</w:t>
        </w:r>
      </w:ins>
      <w:commentRangeEnd w:id="179"/>
      <w:r>
        <w:commentReference w:id="179"/>
      </w:r>
      <w:r>
        <w:rPr>
          <w:rFonts w:cstheme="minorHAnsi"/>
          <w:color w:val="000000" w:themeColor="text1"/>
        </w:rPr>
        <w:t xml:space="preserve">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w:t>
      </w:r>
      <w:commentRangeStart w:id="180"/>
      <w:del w:id="360" w:author="ProofreadAI" w:date="2026-02-23T15:51:42.322780Z">
        <w:r>
          <w:rPr>
            <w:rFonts w:asciiTheme="minorHAnsi" w:hAnsiTheme="minorHAnsi" w:cstheme="minorHAnsi"/>
            <w:color w:val="000000" w:themeColor="text1"/>
          </w:rPr>
          <w:delText xml:space="preserve">πολύ πιο πέρα από</w:delText>
        </w:r>
      </w:del>
      <w:ins w:id="361" w:author="ProofreadAI" w:date="2026-02-23T15:51:42.322780Z">
        <w:r>
          <w:rPr>
            <w:rFonts w:asciiTheme="minorHAnsi" w:hAnsiTheme="minorHAnsi" w:cstheme="minorHAnsi"/>
            <w:color w:val="000000" w:themeColor="text1"/>
          </w:rPr>
          <w:t xml:space="preserve">πολύ ανώτερο από</w:t>
        </w:r>
      </w:ins>
      <w:commentRangeEnd w:id="180"/>
      <w:r>
        <w:commentReference w:id="180"/>
      </w:r>
      <w:r>
        <w:rPr>
          <w:rFonts w:asciiTheme="minorHAnsi" w:hAnsiTheme="minorHAnsi" w:cstheme="minorHAnsi"/>
          <w:color w:val="000000" w:themeColor="text1"/>
        </w:rPr>
        <w:t xml:space="preserve">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Θα ήταν τεράστιο λάθος για την Αμερική να καταστρέψει αυτό το είδος επιχείρησης για να επαναφέρει ένα είδος εργασίας με χαμηλό περιθώριο, </w:t>
      </w:r>
      <w:commentRangeStart w:id="181"/>
      <w:del w:id="362" w:author="ProofreadAI" w:date="2026-02-23T15:51:42.322780Z">
        <w:r>
          <w:rPr>
            <w:rFonts w:eastAsia="Times New Roman" w:cstheme="minorHAnsi"/>
            <w:color w:val="000000" w:themeColor="text1"/>
            <w:kern w:val="0"/>
            <w:lang w:eastAsia="en-GB"/>
            <w14:ligatures w14:val="none"/>
          </w:rPr>
          <w:delText xml:space="preserve">κακοπληρωμένο και συχνά επικίνδυνο - ειδικά</w:delText>
        </w:r>
      </w:del>
      <w:ins w:id="363" w:author="ProofreadAI" w:date="2026-02-23T15:51:42.322780Z">
        <w:r>
          <w:rPr>
            <w:rFonts w:eastAsia="Times New Roman" w:cstheme="minorHAnsi"/>
            <w:color w:val="000000" w:themeColor="text1"/>
            <w:kern w:val="0"/>
            <w:lang w:eastAsia="en-GB"/>
            <w14:ligatures w14:val="none"/>
          </w:rPr>
          <w:t xml:space="preserve">κακοπληρωμένη και συχνά επικίνδυνη — ειδικά</w:t>
        </w:r>
      </w:ins>
      <w:commentRangeEnd w:id="181"/>
      <w:r>
        <w:commentReference w:id="181"/>
      </w:r>
      <w:r>
        <w:rPr>
          <w:rFonts w:eastAsia="Times New Roman" w:cstheme="minorHAnsi"/>
          <w:color w:val="000000" w:themeColor="text1"/>
          <w:kern w:val="0"/>
          <w:lang w:eastAsia="en-GB"/>
          <w14:ligatures w14:val="none"/>
        </w:rPr>
        <w:t xml:space="preserve"> όταν δεν υπάρχει έλλειψη θέσεων εργασίας στην Αμερική και έχει έναν </w:t>
      </w:r>
      <w:proofErr w:type="spellStart"/>
      <w:r w:rsidRPr="00021283">
        <w:rPr>
          <w:rFonts w:eastAsia="Times New Roman" w:cstheme="minorHAnsi"/>
          <w:color w:val="000000" w:themeColor="text1"/>
          <w:kern w:val="0"/>
          <w:lang w:eastAsia="en-GB"/>
          <w14:ligatures w14:val="none"/>
        </w:rPr>
        <w:t>γηρασμένο</w:t>
      </w:r>
      <w:proofErr w:type="spellEnd"/>
      <w:r w:rsidRPr="00021283">
        <w:rPr>
          <w:rFonts w:eastAsia="Times New Roman" w:cstheme="minorHAnsi"/>
          <w:color w:val="000000" w:themeColor="text1"/>
          <w:kern w:val="0"/>
          <w:lang w:eastAsia="en-GB"/>
          <w14:ligatures w14:val="none"/>
        </w:rPr>
        <w:t xml:space="preserve">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εμπορικό έλλειμμα, </w:t>
      </w:r>
      <w:commentRangeStart w:id="182"/>
      <w:del w:id="364" w:author="ProofreadAI" w:date="2026-02-23T15:51:42.322780Z">
        <w:r>
          <w:rPr>
            <w:rFonts w:eastAsia="Times New Roman" w:cstheme="minorHAnsi"/>
            <w:color w:val="000000" w:themeColor="text1"/>
            <w:kern w:val="0"/>
            <w:lang w:eastAsia="en-GB"/>
            <w14:ligatures w14:val="none"/>
          </w:rPr>
          <w:delText xml:space="preserve">για αυτό</w:delText>
        </w:r>
      </w:del>
      <w:ins w:id="365" w:author="ProofreadAI" w:date="2026-02-23T15:51:42.322780Z">
        <w:r>
          <w:rPr>
            <w:rFonts w:eastAsia="Times New Roman" w:cstheme="minorHAnsi"/>
            <w:color w:val="000000" w:themeColor="text1"/>
            <w:kern w:val="0"/>
            <w:lang w:eastAsia="en-GB"/>
            <w14:ligatures w14:val="none"/>
          </w:rPr>
          <w:t xml:space="preserve">γι' αυτό</w:t>
        </w:r>
      </w:ins>
      <w:commentRangeEnd w:id="182"/>
      <w:r>
        <w:commentReference w:id="182"/>
      </w:r>
      <w:r>
        <w:rPr>
          <w:rFonts w:eastAsia="Times New Roman" w:cstheme="minorHAnsi"/>
          <w:color w:val="000000" w:themeColor="text1"/>
          <w:kern w:val="0"/>
          <w:lang w:eastAsia="en-GB"/>
          <w14:ligatures w14:val="none"/>
        </w:rPr>
        <w:t xml:space="preserve"> θέλουν να το ξανασχεδιάσουν τουλάχιστον όσον αφορά αυτά,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w:t>
      </w:r>
      <w:commentRangeStart w:id="183"/>
      <w:del w:id="366" w:author="ProofreadAI" w:date="2026-02-23T15:51:42.322780Z">
        <w:r>
          <w:rPr>
            <w:rFonts w:eastAsia="Times New Roman" w:cstheme="minorHAnsi"/>
            <w:color w:val="000000" w:themeColor="text1"/>
            <w:kern w:val="0"/>
            <w:lang w:eastAsia="en-GB"/>
            <w14:ligatures w14:val="none"/>
          </w:rPr>
          <w:delText xml:space="preserve">κλπ.</w:delText>
        </w:r>
      </w:del>
      <w:ins w:id="367" w:author="ProofreadAI" w:date="2026-02-23T15:51:42.322780Z">
        <w:r>
          <w:rPr>
            <w:rFonts w:eastAsia="Times New Roman" w:cstheme="minorHAnsi"/>
            <w:color w:val="000000" w:themeColor="text1"/>
            <w:kern w:val="0"/>
            <w:lang w:eastAsia="en-GB"/>
            <w14:ligatures w14:val="none"/>
          </w:rPr>
          <w:t xml:space="preserve">κ.λ.π.</w:t>
        </w:r>
      </w:ins>
      <w:commentRangeEnd w:id="183"/>
      <w:r>
        <w:commentReference w:id="183"/>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Όταν μια χώρα επιβάλλει δασμούς</w:t>
      </w:r>
      <w:r w:rsidR="00A012F2">
        <w:rPr>
          <w:rFonts w:cstheme="minorHAnsi"/>
          <w:color w:val="000000" w:themeColor="text1"/>
        </w:rPr>
        <w:t xml:space="preserve"> </w:t>
      </w:r>
      <w:r w:rsidRPr="00021283">
        <w:rPr>
          <w:rFonts w:cstheme="minorHAnsi"/>
          <w:color w:val="000000" w:themeColor="text1"/>
        </w:rPr>
        <w:t>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r w:rsidR="00A012F2">
        <w:rPr>
          <w:rFonts w:cstheme="minorHAnsi"/>
          <w:color w:val="000000" w:themeColor="text1"/>
        </w:rPr>
        <w:t xml:space="preserve"> </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w:t>
      </w:r>
      <w:commentRangeStart w:id="184"/>
      <w:del w:id="368" w:author="ProofreadAI" w:date="2026-02-23T15:51:42.322780Z">
        <w:r>
          <w:rPr>
            <w:rFonts w:cstheme="minorHAnsi"/>
            <w:color w:val="000000" w:themeColor="text1"/>
          </w:rPr>
          <w:delText xml:space="preserve">πλεονάσματα μια χώρα κάποια άλλη χώρα θα πρέπει</w:delText>
        </w:r>
      </w:del>
      <w:ins w:id="369" w:author="ProofreadAI" w:date="2026-02-23T15:51:42.322780Z">
        <w:r>
          <w:rPr>
            <w:rFonts w:cstheme="minorHAnsi"/>
            <w:color w:val="000000" w:themeColor="text1"/>
          </w:rPr>
          <w:t xml:space="preserve">πλεονάσματα, μια χώρα, κάποια άλλη χώρα θα πρέπει</w:t>
        </w:r>
      </w:ins>
      <w:commentRangeEnd w:id="184"/>
      <w:r>
        <w:commentReference w:id="184"/>
      </w:r>
      <w:r>
        <w:rPr>
          <w:rFonts w:cstheme="minorHAnsi"/>
          <w:color w:val="000000" w:themeColor="text1"/>
        </w:rPr>
        <w:t xml:space="preserve"> να έχει εμπορικά ελλείμματα. Το 2024 οι ΗΠΑ είχαν τα μεγαλύτερα εμπορικά ελλείματα $1,2 </w:t>
      </w:r>
      <w:proofErr w:type="spellStart"/>
      <w:r w:rsidRPr="00021283">
        <w:rPr>
          <w:rFonts w:cstheme="minorHAnsi"/>
          <w:color w:val="000000" w:themeColor="text1"/>
        </w:rPr>
        <w:t>τρισ</w:t>
      </w:r>
      <w:proofErr w:type="spellEnd"/>
      <w:r w:rsidRPr="00021283">
        <w:rPr>
          <w:rFonts w:cstheme="minorHAnsi"/>
          <w:color w:val="000000" w:themeColor="text1"/>
        </w:rPr>
        <w:t>. από τα οποία τα $320</w:t>
      </w:r>
      <w:r w:rsidR="00A012F2">
        <w:rPr>
          <w:rFonts w:cstheme="minorHAnsi"/>
          <w:color w:val="000000" w:themeColor="text1"/>
        </w:rPr>
        <w:t xml:space="preserve">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w:t>
      </w:r>
      <w:commentRangeStart w:id="185"/>
      <w:del w:id="370" w:author="ProofreadAI" w:date="2026-02-23T15:51:42.322780Z">
        <w:r>
          <w:rPr>
            <w:rFonts w:cstheme="minorHAnsi"/>
            <w:color w:val="000000" w:themeColor="text1"/>
          </w:rPr>
          <w:delText xml:space="preserve">την 2/4/2025</w:delText>
        </w:r>
      </w:del>
      <w:ins w:id="371" w:author="ProofreadAI" w:date="2026-02-23T15:51:42.322780Z">
        <w:r>
          <w:rPr>
            <w:rFonts w:cstheme="minorHAnsi"/>
            <w:color w:val="000000" w:themeColor="text1"/>
          </w:rPr>
          <w:t xml:space="preserve">στις 2/4/2025</w:t>
        </w:r>
      </w:ins>
      <w:commentRangeEnd w:id="185"/>
      <w:r>
        <w:commentReference w:id="185"/>
      </w:r>
      <w:r>
        <w:rPr>
          <w:rFonts w:cstheme="minorHAnsi"/>
          <w:color w:val="000000" w:themeColor="text1"/>
        </w:rPr>
        <w:t xml:space="preserve">.</w:t>
      </w:r>
      <w:r w:rsidR="00A012F2">
        <w:rPr>
          <w:rFonts w:cstheme="minorHAnsi"/>
          <w:color w:val="000000" w:themeColor="text1"/>
        </w:rPr>
        <w:t xml:space="preserve"> </w:t>
      </w:r>
      <w:r w:rsidRPr="00021283">
        <w:rPr>
          <w:rFonts w:cstheme="minorHAnsi"/>
          <w:color w:val="000000" w:themeColor="text1"/>
        </w:rPr>
        <w:t>Η ανακοίνωση των δασμών της 2 Απριλίου έχει ως</w:t>
      </w:r>
      <w:r w:rsidR="00A012F2">
        <w:rPr>
          <w:rFonts w:cstheme="minorHAnsi"/>
          <w:color w:val="000000" w:themeColor="text1"/>
        </w:rPr>
        <w:t xml:space="preserve"> </w:t>
      </w:r>
      <w:r w:rsidRPr="00021283">
        <w:rPr>
          <w:rFonts w:cstheme="minorHAnsi"/>
          <w:color w:val="000000" w:themeColor="text1"/>
        </w:rPr>
        <w:t>στόχο να καθίσουν στο τραπέζι των διαπραγματεύσεων οι χώρες με εμπορικά πλεονάσματα και αντίστοιχα εμπορικά ελλείμματα με τις ΗΠΑ.</w:t>
      </w:r>
      <w:r w:rsidR="00A012F2">
        <w:rPr>
          <w:rFonts w:cstheme="minorHAnsi"/>
          <w:color w:val="000000" w:themeColor="text1"/>
        </w:rPr>
        <w:t xml:space="preserve"> </w:t>
      </w:r>
      <w:r w:rsidRPr="00021283">
        <w:rPr>
          <w:rFonts w:cstheme="minorHAnsi"/>
          <w:color w:val="000000" w:themeColor="text1"/>
        </w:rPr>
        <w:t>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w:t>
      </w:r>
      <w:proofErr w:type="spellStart"/>
      <w:r w:rsidRPr="00021283">
        <w:rPr>
          <w:rFonts w:cstheme="minorHAnsi"/>
          <w:color w:val="000000" w:themeColor="text1"/>
        </w:rPr>
        <w:t>τρισ</w:t>
      </w:r>
      <w:proofErr w:type="spellEnd"/>
      <w:r w:rsidRPr="00021283">
        <w:rPr>
          <w:rFonts w:cstheme="minorHAnsi"/>
          <w:color w:val="000000" w:themeColor="text1"/>
        </w:rPr>
        <w:t xml:space="preserve">.· πρόκειται για το 4 % του ΑΕΠ. Παράλληλα το ομοσπονδιακό δημοσιονομικό έλλειμμα ανήλθε σε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κράτος δανείζεται όλο και περισσότερο από το εξωτερικό, όπου το 20 % των ομοσπονδιακών εσόδων κατευθύνεται ήδη στην πληρωμή τόκων.</w:t>
      </w:r>
      <w:r w:rsidR="00A012F2">
        <w:rPr>
          <w:rFonts w:cstheme="minorHAnsi"/>
          <w:color w:val="000000" w:themeColor="text1"/>
        </w:rPr>
        <w:t xml:space="preserve"> </w:t>
      </w:r>
      <w:r w:rsidRPr="00021283">
        <w:rPr>
          <w:rFonts w:cstheme="minorHAnsi"/>
          <w:color w:val="000000" w:themeColor="text1"/>
        </w:rPr>
        <w:t>Οι αυξημένες εισαγωγές για την κάλυψη της αμερικανικής ζήτησης προσθέτουν κι άλλο βάρος στο εμπορικό ισοζύγιο.</w:t>
      </w:r>
      <w:r w:rsidR="00A012F2">
        <w:rPr>
          <w:rFonts w:cstheme="minorHAnsi"/>
          <w:color w:val="000000" w:themeColor="text1"/>
        </w:rPr>
        <w:t xml:space="preserve">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 xml:space="preserve">ευνοούν την παραγωγή και τη μεταποίηση έναντι της κατανάλωσης. Σε σχέση με το ποσοστό τους στον παγκόσμιο </w:t>
      </w:r>
      <w:commentRangeStart w:id="186"/>
      <w:del w:id="372" w:author="ProofreadAI" w:date="2026-02-23T15:51:42.322780Z">
        <w:r>
          <w:rPr>
            <w:rFonts w:eastAsia="Times New Roman" w:cstheme="minorHAnsi"/>
            <w:color w:val="000000" w:themeColor="text1"/>
            <w:kern w:val="0"/>
            <w:lang w:eastAsia="en-GB"/>
            <w14:ligatures w14:val="none"/>
          </w:rPr>
          <w:delText xml:space="preserve">πληθυσμό και ΑΕΠ</w:delText>
        </w:r>
      </w:del>
      <w:ins w:id="373" w:author="ProofreadAI" w:date="2026-02-23T15:51:42.322780Z">
        <w:r>
          <w:rPr>
            <w:rFonts w:eastAsia="Times New Roman" w:cstheme="minorHAnsi"/>
            <w:color w:val="000000" w:themeColor="text1"/>
            <w:kern w:val="0"/>
            <w:lang w:eastAsia="en-GB"/>
            <w14:ligatures w14:val="none"/>
          </w:rPr>
          <w:t xml:space="preserve">πληθυσμό και στο ΑΕΠ</w:t>
        </w:r>
      </w:ins>
      <w:commentRangeEnd w:id="186"/>
      <w:r>
        <w:commentReference w:id="186"/>
      </w:r>
      <w:r>
        <w:rPr>
          <w:rFonts w:eastAsia="Times New Roman" w:cstheme="minorHAnsi"/>
          <w:color w:val="000000" w:themeColor="text1"/>
          <w:kern w:val="0"/>
          <w:lang w:eastAsia="en-GB"/>
          <w14:ligatures w14:val="none"/>
        </w:rPr>
        <w:t xml:space="preserve">, εξάγουν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w:t>
      </w:r>
      <w:commentRangeStart w:id="187"/>
      <w:del w:id="374" w:author="ProofreadAI" w:date="2026-02-23T15:51:42.322780Z">
        <w:r>
          <w:rPr>
            <w:rFonts w:cstheme="minorHAnsi"/>
            <w:color w:val="000000" w:themeColor="text1"/>
          </w:rPr>
          <w:delText xml:space="preserve">ωκεανούς-φυσικά</w:delText>
        </w:r>
      </w:del>
      <w:ins w:id="375" w:author="ProofreadAI" w:date="2026-02-23T15:51:42.322780Z">
        <w:r>
          <w:rPr>
            <w:rFonts w:cstheme="minorHAnsi"/>
            <w:color w:val="000000" w:themeColor="text1"/>
          </w:rPr>
          <w:t xml:space="preserve">ωκεανούς – φυσικά</w:t>
        </w:r>
      </w:ins>
      <w:commentRangeEnd w:id="187"/>
      <w:r>
        <w:commentReference w:id="187"/>
      </w:r>
      <w:r>
        <w:rPr>
          <w:rFonts w:cstheme="minorHAnsi"/>
          <w:color w:val="000000" w:themeColor="text1"/>
        </w:rPr>
        <w:t xml:space="preserve"> σύνορα), η Αμερική μπορεί να αναδιπλωθεί χωρίς ταπείνωση, αρκεί να:</w:t>
      </w:r>
      <w:r w:rsidR="00A012F2">
        <w:rPr>
          <w:rFonts w:cstheme="minorHAnsi"/>
          <w:color w:val="000000" w:themeColor="text1"/>
        </w:rPr>
        <w:t xml:space="preserve"> </w:t>
      </w:r>
      <w:r w:rsidRPr="00021283">
        <w:rPr>
          <w:rFonts w:cstheme="minorHAnsi"/>
          <w:color w:val="000000" w:themeColor="text1"/>
        </w:rPr>
        <w:t>περιορίσει τις υπερβάλλουσες δαπάνες,</w:t>
      </w:r>
      <w:r w:rsidR="00A012F2">
        <w:rPr>
          <w:rFonts w:cstheme="minorHAnsi"/>
          <w:color w:val="000000" w:themeColor="text1"/>
        </w:rPr>
        <w:t xml:space="preserve"> </w:t>
      </w:r>
      <w:r w:rsidRPr="00021283">
        <w:rPr>
          <w:rFonts w:cstheme="minorHAnsi"/>
          <w:color w:val="000000" w:themeColor="text1"/>
        </w:rPr>
        <w:t>να ανακτήσει μερική βιομηχανική αυτάρκεια σε κρίσιμους τομείς,</w:t>
      </w:r>
      <w:r w:rsidR="00A012F2">
        <w:rPr>
          <w:rFonts w:cstheme="minorHAnsi"/>
          <w:color w:val="000000" w:themeColor="text1"/>
        </w:rPr>
        <w:t xml:space="preserve"> </w:t>
      </w:r>
      <w:r w:rsidRPr="00021283">
        <w:rPr>
          <w:rFonts w:cstheme="minorHAnsi"/>
          <w:color w:val="000000" w:themeColor="text1"/>
        </w:rPr>
        <w:t>και να</w:t>
      </w:r>
      <w:r w:rsidR="00A012F2">
        <w:rPr>
          <w:rFonts w:cstheme="minorHAnsi"/>
          <w:color w:val="000000" w:themeColor="text1"/>
        </w:rPr>
        <w:t xml:space="preserve"> </w:t>
      </w:r>
      <w:r w:rsidRPr="00021283">
        <w:rPr>
          <w:rFonts w:cstheme="minorHAnsi"/>
          <w:color w:val="000000" w:themeColor="text1"/>
        </w:rPr>
        <w:t>επιβάλει αμοιβαιότητα στους εμπορικούς εταίρους.</w:t>
      </w:r>
      <w:r w:rsidR="00A012F2">
        <w:rPr>
          <w:rFonts w:cstheme="minorHAnsi"/>
          <w:color w:val="000000" w:themeColor="text1"/>
        </w:rPr>
        <w:t xml:space="preserve">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w:t>
      </w:r>
      <w:commentRangeStart w:id="188"/>
      <w:del w:id="376" w:author="ProofreadAI" w:date="2026-02-23T15:51:42.322780Z">
        <w:r>
          <w:rPr>
            <w:rFonts w:cstheme="minorHAnsi"/>
            <w:color w:val="000000" w:themeColor="text1"/>
          </w:rPr>
          <w:delText xml:space="preserve">όφελος όπου τα</w:delText>
        </w:r>
      </w:del>
      <w:ins w:id="377" w:author="ProofreadAI" w:date="2026-02-23T15:51:42.322780Z">
        <w:r>
          <w:rPr>
            <w:rFonts w:cstheme="minorHAnsi"/>
            <w:color w:val="000000" w:themeColor="text1"/>
          </w:rPr>
          <w:t xml:space="preserve">όφελος, όπου τα</w:t>
        </w:r>
      </w:ins>
      <w:commentRangeEnd w:id="188"/>
      <w:r>
        <w:commentReference w:id="188"/>
      </w:r>
      <w:r>
        <w:rPr>
          <w:rFonts w:cstheme="minorHAnsi"/>
          <w:color w:val="000000" w:themeColor="text1"/>
        </w:rPr>
        <w:t xml:space="preserve"> εμπορικά πλεονάσματα θα περιοριστούν.</w:t>
      </w:r>
      <w:r w:rsidR="00A012F2">
        <w:rPr>
          <w:rFonts w:cstheme="minorHAnsi"/>
          <w:color w:val="000000" w:themeColor="text1"/>
        </w:rPr>
        <w:t xml:space="preserve">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 xml:space="preserve">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w:t>
      </w:r>
      <w:proofErr w:type="spellStart"/>
      <w:r w:rsidRPr="00021283">
        <w:rPr>
          <w:rFonts w:cstheme="minorHAnsi"/>
          <w:color w:val="000000" w:themeColor="text1"/>
        </w:rPr>
        <w:t>εξαγωγέας</w:t>
      </w:r>
      <w:proofErr w:type="spellEnd"/>
      <w:r w:rsidRPr="00021283">
        <w:rPr>
          <w:rFonts w:cstheme="minorHAnsi"/>
          <w:color w:val="000000" w:themeColor="text1"/>
        </w:rPr>
        <w:t xml:space="preserve">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w:t>
      </w:r>
      <w:r w:rsidR="00A012F2">
        <w:rPr>
          <w:rFonts w:cstheme="minorHAnsi"/>
          <w:color w:val="000000" w:themeColor="text1"/>
        </w:rPr>
        <w:t xml:space="preserve"> </w:t>
      </w:r>
      <w:r w:rsidRPr="00021283">
        <w:rPr>
          <w:rFonts w:cstheme="minorHAnsi"/>
          <w:color w:val="000000" w:themeColor="text1"/>
        </w:rPr>
        <w:t xml:space="preserve">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commentRangeStart w:id="189"/>
      <w:del w:id="378" w:author="ProofreadAI" w:date="2026-02-23T15:51:42.322780Z">
        <w:r>
          <w:rPr>
            <w:rFonts w:cstheme="minorHAnsi"/>
            <w:color w:val="000000" w:themeColor="text1"/>
          </w:rPr>
          <w:delText xml:space="preserve">με τις ΗΠΑ αντιμετώπισης</w:delText>
        </w:r>
      </w:del>
      <w:ins w:id="379" w:author="ProofreadAI" w:date="2026-02-23T15:51:42.322780Z">
        <w:r>
          <w:rPr>
            <w:rFonts w:cstheme="minorHAnsi"/>
            <w:color w:val="000000" w:themeColor="text1"/>
          </w:rPr>
          <w:t xml:space="preserve">με τις ΗΠΑ για την αντιμετώπιση</w:t>
        </w:r>
      </w:ins>
      <w:commentRangeEnd w:id="189"/>
      <w:r>
        <w:commentReference w:id="189"/>
      </w:r>
      <w:r>
        <w:rPr>
          <w:rFonts w:cstheme="minorHAnsi"/>
          <w:color w:val="000000" w:themeColor="text1"/>
        </w:rPr>
        <w:t xml:space="preserve"> του αθέμιτου ανταγωνισμού.</w:t>
      </w:r>
      <w:r w:rsidR="00A012F2">
        <w:rPr>
          <w:rFonts w:cstheme="minorHAnsi"/>
          <w:color w:val="000000" w:themeColor="text1"/>
        </w:rPr>
        <w:t xml:space="preserve">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επιτύχουν, η Αμερική θα μειώσει το δίδυμο έλλειμμά της, θα ανασυγκροτήσει μια ανταγωνιστική –όχι προστατευμένη– μεταποίηση και θα </w:t>
      </w:r>
      <w:proofErr w:type="spellStart"/>
      <w:r w:rsidRPr="00021283">
        <w:rPr>
          <w:rFonts w:cstheme="minorHAnsi"/>
          <w:color w:val="000000" w:themeColor="text1"/>
        </w:rPr>
        <w:t>απεξαρτηθεί</w:t>
      </w:r>
      <w:proofErr w:type="spellEnd"/>
      <w:r w:rsidRPr="00021283">
        <w:rPr>
          <w:rFonts w:cstheme="minorHAnsi"/>
          <w:color w:val="000000" w:themeColor="text1"/>
        </w:rPr>
        <w:t xml:space="preserve">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w:t>
      </w:r>
      <w:r w:rsidR="00A012F2">
        <w:rPr>
          <w:rFonts w:cstheme="minorHAnsi"/>
          <w:color w:val="000000" w:themeColor="text1"/>
        </w:rPr>
        <w:t xml:space="preserve"> </w:t>
      </w:r>
      <w:r w:rsidRPr="00021283">
        <w:rPr>
          <w:rFonts w:cstheme="minorHAnsi"/>
          <w:color w:val="000000" w:themeColor="text1"/>
        </w:rPr>
        <w:t xml:space="preserve">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 xml:space="preserve">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w:t>
      </w:r>
      <w:r w:rsidR="00A012F2">
        <w:rPr>
          <w:rFonts w:cstheme="minorHAnsi"/>
        </w:rPr>
        <w:t xml:space="preserve"> </w:t>
      </w:r>
      <w:r w:rsidRPr="00021283">
        <w:rPr>
          <w:rFonts w:cstheme="minorHAnsi"/>
        </w:rPr>
        <w:t>σε 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w:t>
      </w:r>
      <w:proofErr w:type="spellEnd"/>
      <w:r w:rsidRPr="00021283">
        <w:rPr>
          <w:rFonts w:cstheme="minorHAnsi"/>
        </w:rPr>
        <w:t>,</w:t>
      </w:r>
      <w:r w:rsidR="00A012F2">
        <w:rPr>
          <w:rFonts w:cstheme="minorHAnsi"/>
        </w:rPr>
        <w:t xml:space="preserve"> </w:t>
      </w:r>
      <w:r w:rsidRPr="00021283">
        <w:rPr>
          <w:rFonts w:cstheme="minorHAnsi"/>
        </w:rPr>
        <w:t xml:space="preserve">γ)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15 δισ. κ. μ. αερίου προς Ευρώπη.</w:t>
      </w:r>
      <w:r w:rsidR="00A012F2">
        <w:rPr>
          <w:rFonts w:cstheme="minorHAnsi"/>
        </w:rPr>
        <w:t xml:space="preserve">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 xml:space="preserve">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w:t>
      </w:r>
      <w:proofErr w:type="spellStart"/>
      <w:r w:rsidRPr="00021283">
        <w:rPr>
          <w:rFonts w:cstheme="minorHAnsi"/>
        </w:rPr>
        <w:t>CapEx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10 έτη.</w:t>
      </w:r>
      <w:r w:rsidR="00A012F2">
        <w:rPr>
          <w:rFonts w:cstheme="minorHAnsi"/>
        </w:rPr>
        <w:t xml:space="preserve"> </w:t>
      </w:r>
      <w:r w:rsidRPr="00021283">
        <w:rPr>
          <w:rFonts w:cstheme="minorHAnsi"/>
        </w:rPr>
        <w:t xml:space="preserve">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w:t>
      </w:r>
      <w:proofErr w:type="spellStart"/>
      <w:r w:rsidRPr="00021283">
        <w:rPr>
          <w:rFonts w:cstheme="minorHAnsi"/>
        </w:rPr>
        <w:t>απανθρακοποίησης</w:t>
      </w:r>
      <w:proofErr w:type="spellEnd"/>
      <w:r w:rsidRPr="00021283">
        <w:rPr>
          <w:rFonts w:cstheme="minorHAnsi"/>
        </w:rPr>
        <w:t xml:space="preserve"> το 2050. Επενδύσεις που δεν αποσβένονται έως τότε αντιμετωπίζουν κίνδυνο απωλειών μέρους των κεφαλαίων.</w:t>
      </w:r>
      <w:r w:rsidR="00A012F2">
        <w:rPr>
          <w:rFonts w:cstheme="minorHAnsi"/>
        </w:rPr>
        <w:t xml:space="preserve"> </w:t>
      </w:r>
      <w:r w:rsidRPr="00021283">
        <w:rPr>
          <w:rFonts w:cstheme="minorHAnsi"/>
        </w:rPr>
        <w:t>Περαιτέρω υπάρχει κίνδυνος από τον</w:t>
      </w:r>
      <w:r w:rsidR="00A012F2">
        <w:rPr>
          <w:rFonts w:cstheme="minorHAnsi"/>
        </w:rPr>
        <w:t xml:space="preserve"> </w:t>
      </w:r>
      <w:r w:rsidRPr="00021283">
        <w:rPr>
          <w:rFonts w:cstheme="minorHAnsi"/>
        </w:rPr>
        <w:t>γεωπολιτικό παράγοντα όπου οι θαλάσσιες ζώνες τέμνονται με υποτιθέμενες τουρκικές διεκδικήσεις και η πιθανή όξυνση δημιουργεί ασφάλιστρα κινδύνου.</w:t>
      </w:r>
      <w:r w:rsidR="00A012F2">
        <w:rPr>
          <w:rFonts w:cstheme="minorHAnsi"/>
        </w:rPr>
        <w:t xml:space="preserve"> </w:t>
      </w:r>
      <w:r w:rsidRPr="00021283">
        <w:rPr>
          <w:rFonts w:cstheme="minorHAnsi"/>
        </w:rPr>
        <w:t>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r w:rsidR="00A012F2">
        <w:rPr>
          <w:rFonts w:cstheme="minorHAnsi"/>
        </w:rPr>
        <w:t xml:space="preserve">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w:t>
      </w:r>
      <w:proofErr w:type="spellStart"/>
      <w:r w:rsidRPr="00021283">
        <w:rPr>
          <w:rFonts w:cstheme="minorHAnsi"/>
          <w:color w:val="212121"/>
        </w:rPr>
        <w:t>καινα</w:t>
      </w:r>
      <w:proofErr w:type="spellEnd"/>
      <w:r w:rsidRPr="00021283">
        <w:rPr>
          <w:rFonts w:cstheme="minorHAnsi"/>
          <w:color w:val="212121"/>
        </w:rPr>
        <w:t xml:space="preserve">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w:t>
      </w:r>
      <w:proofErr w:type="spellStart"/>
      <w:r w:rsidRPr="00021283">
        <w:rPr>
          <w:rFonts w:cstheme="minorHAnsi"/>
          <w:color w:val="212121"/>
        </w:rPr>
        <w:t>Suezmax</w:t>
      </w:r>
      <w:proofErr w:type="spellEnd"/>
      <w:r w:rsidRPr="00021283">
        <w:rPr>
          <w:rFonts w:cstheme="minorHAnsi"/>
          <w:color w:val="212121"/>
        </w:rPr>
        <w:t xml:space="preserve"> στη γραμμή Βαλτικής-Μεσογείου ήταν πάνω από 100 WS, αυξημένα 24% από μήνα σε μήνα. Οι ναύλοι της </w:t>
      </w:r>
      <w:proofErr w:type="spellStart"/>
      <w:r w:rsidRPr="00021283">
        <w:rPr>
          <w:rFonts w:cstheme="minorHAnsi"/>
          <w:color w:val="212121"/>
        </w:rPr>
        <w:t>Aframax</w:t>
      </w:r>
      <w:proofErr w:type="spellEnd"/>
      <w:r w:rsidRPr="00021283">
        <w:rPr>
          <w:rFonts w:cstheme="minorHAnsi"/>
          <w:color w:val="212121"/>
        </w:rPr>
        <w:t xml:space="preserve"> στη Μεσόγειο συνεχίζουν να παρουσιάζουν ανοδική δυναμική παρά την ελαφρά διόρθωση προς τα κάτω, επί του παρόντος στο </w:t>
      </w:r>
      <w:commentRangeStart w:id="190"/>
      <w:del w:id="380" w:author="ProofreadAI" w:date="2026-02-23T15:51:42.322780Z">
        <w:r>
          <w:rPr>
            <w:rFonts w:cstheme="minorHAnsi"/>
            <w:color w:val="212121"/>
          </w:rPr>
          <w:delText xml:space="preserve">WS135-άνοδο</w:delText>
        </w:r>
      </w:del>
      <w:ins w:id="381" w:author="ProofreadAI" w:date="2026-02-23T15:51:42.322780Z">
        <w:r>
          <w:rPr>
            <w:rFonts w:cstheme="minorHAnsi"/>
            <w:color w:val="212121"/>
          </w:rPr>
          <w:t xml:space="preserve">WS 135 – άνοδο</w:t>
        </w:r>
      </w:ins>
      <w:commentRangeEnd w:id="190"/>
      <w:r>
        <w:commentReference w:id="190"/>
      </w:r>
      <w:r>
        <w:rPr>
          <w:rFonts w:cstheme="minorHAnsi"/>
          <w:color w:val="212121"/>
        </w:rPr>
        <w:t xml:space="preserve">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w:t>
      </w:r>
      <w:proofErr w:type="spellStart"/>
      <w:r w:rsidRPr="00021283">
        <w:rPr>
          <w:rFonts w:cstheme="minorHAnsi"/>
          <w:color w:val="000000" w:themeColor="text1"/>
        </w:rPr>
        <w:t>transshipment</w:t>
      </w:r>
      <w:proofErr w:type="spellEnd"/>
      <w:r w:rsidRPr="00021283">
        <w:rPr>
          <w:rFonts w:cstheme="minorHAnsi"/>
          <w:color w:val="000000" w:themeColor="text1"/>
        </w:rPr>
        <w:t>) αυξάνονται. Αυτό οφείλεται στο ότι εισάγονται έννοιες διανομής τύπου “</w:t>
      </w:r>
      <w:proofErr w:type="spellStart"/>
      <w:r w:rsidRPr="00021283">
        <w:rPr>
          <w:rFonts w:cstheme="minorHAnsi"/>
          <w:color w:val="000000" w:themeColor="text1"/>
        </w:rPr>
        <w:t>hub</w:t>
      </w:r>
      <w:proofErr w:type="spellEnd"/>
      <w:r w:rsidRPr="00021283">
        <w:rPr>
          <w:rFonts w:cstheme="minorHAnsi"/>
          <w:color w:val="000000" w:themeColor="text1"/>
        </w:rPr>
        <w:t xml:space="preserve"> and </w:t>
      </w:r>
      <w:proofErr w:type="spellStart"/>
      <w:r w:rsidRPr="00021283">
        <w:rPr>
          <w:rFonts w:cstheme="minorHAnsi"/>
          <w:color w:val="000000" w:themeColor="text1"/>
        </w:rPr>
        <w:t>spoke</w:t>
      </w:r>
      <w:proofErr w:type="spellEnd"/>
      <w:r w:rsidRPr="00021283">
        <w:rPr>
          <w:rFonts w:cstheme="minorHAnsi"/>
          <w:color w:val="000000" w:themeColor="text1"/>
        </w:rPr>
        <w:t xml:space="preserv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w:t>
      </w:r>
      <w:commentRangeStart w:id="191"/>
      <w:del w:id="382" w:author="ProofreadAI" w:date="2026-02-23T15:51:42.322780Z">
        <w:r>
          <w:rPr>
            <w:rFonts w:cstheme="minorHAnsi"/>
            <w:color w:val="000000" w:themeColor="text1"/>
          </w:rPr>
          <w:delText xml:space="preserve">λιμάνια-"ακτίνες"</w:delText>
        </w:r>
      </w:del>
      <w:ins w:id="383" w:author="ProofreadAI" w:date="2026-02-23T15:51:42.322780Z">
        <w:r>
          <w:rPr>
            <w:rFonts w:cstheme="minorHAnsi"/>
            <w:color w:val="000000" w:themeColor="text1"/>
          </w:rPr>
          <w:t xml:space="preserve">λιμάνια-«ακτίνες»</w:t>
        </w:r>
      </w:ins>
      <w:commentRangeEnd w:id="191"/>
      <w:r>
        <w:commentReference w:id="191"/>
      </w:r>
      <w:r>
        <w:rPr>
          <w:rFonts w:cstheme="minorHAnsi"/>
          <w:color w:val="000000" w:themeColor="text1"/>
        </w:rPr>
        <w:t xml:space="preserve"> (</w:t>
      </w:r>
      <w:proofErr w:type="spellStart"/>
      <w:r w:rsidRPr="00021283">
        <w:rPr>
          <w:rFonts w:cstheme="minorHAnsi"/>
          <w:color w:val="000000" w:themeColor="text1"/>
        </w:rPr>
        <w:t>spoke</w:t>
      </w:r>
      <w:proofErr w:type="spellEnd"/>
      <w:r w:rsidRPr="00021283">
        <w:rPr>
          <w:rFonts w:cstheme="minorHAnsi"/>
          <w:color w:val="000000" w:themeColor="text1"/>
        </w:rPr>
        <w:t xml:space="preserve"> </w:t>
      </w:r>
      <w:proofErr w:type="spellStart"/>
      <w:r w:rsidRPr="00021283">
        <w:rPr>
          <w:rFonts w:cstheme="minorHAnsi"/>
          <w:color w:val="000000" w:themeColor="text1"/>
        </w:rPr>
        <w:t>ports</w:t>
      </w:r>
      <w:proofErr w:type="spellEnd"/>
      <w:r w:rsidRPr="00021283">
        <w:rPr>
          <w:rFonts w:cstheme="minorHAnsi"/>
          <w:color w:val="000000" w:themeColor="text1"/>
        </w:rPr>
        <w:t>) διάσπαρτα σε όλο τον κόσμο. Με την ενσωμάτωση της δομής “</w:t>
      </w:r>
      <w:proofErr w:type="spellStart"/>
      <w:r w:rsidRPr="00021283">
        <w:rPr>
          <w:rFonts w:cstheme="minorHAnsi"/>
          <w:color w:val="000000" w:themeColor="text1"/>
        </w:rPr>
        <w:t>hub</w:t>
      </w:r>
      <w:proofErr w:type="spellEnd"/>
      <w:r w:rsidRPr="00021283">
        <w:rPr>
          <w:rFonts w:cstheme="minorHAnsi"/>
          <w:color w:val="000000" w:themeColor="text1"/>
        </w:rPr>
        <w:t>”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Σε αυτό το περίπλοκο περιβάλλον, οι συμμετέχοντες στην αγορά πρέπει να παραμείνουν σε επαγρύπνηση καθώς μεταβάλλονται</w:t>
      </w:r>
      <w:r w:rsidR="00A012F2">
        <w:rPr>
          <w:rFonts w:cstheme="minorHAnsi"/>
          <w:color w:val="212121"/>
        </w:rPr>
        <w:t xml:space="preserve"> </w:t>
      </w:r>
      <w:r w:rsidRPr="00021283">
        <w:rPr>
          <w:rFonts w:cstheme="minorHAnsi"/>
          <w:color w:val="212121"/>
        </w:rPr>
        <w:t xml:space="preserve">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της Ευρώπης είναι γεμάτη από αίγλη και μεγαλείο· αυτοκρατορίες άνθιζαν και </w:t>
      </w:r>
      <w:proofErr w:type="spellStart"/>
      <w:r w:rsidRPr="00021283">
        <w:rPr>
          <w:rFonts w:eastAsia="Times New Roman" w:cstheme="minorHAnsi"/>
          <w:color w:val="000000"/>
          <w:kern w:val="0"/>
          <w:lang w:eastAsia="en-GB"/>
          <w14:ligatures w14:val="none"/>
        </w:rPr>
        <w:t>κατάρρεαν</w:t>
      </w:r>
      <w:proofErr w:type="spellEnd"/>
      <w:r w:rsidRPr="00021283">
        <w:rPr>
          <w:rFonts w:eastAsia="Times New Roman" w:cstheme="minorHAnsi"/>
          <w:color w:val="000000"/>
          <w:kern w:val="0"/>
          <w:lang w:eastAsia="en-GB"/>
          <w14:ligatures w14:val="none"/>
        </w:rPr>
        <w:t>,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w:t>
      </w:r>
      <w:proofErr w:type="spellStart"/>
      <w:r w:rsidRPr="00021283">
        <w:rPr>
          <w:rFonts w:eastAsia="Times New Roman" w:cstheme="minorHAnsi"/>
          <w:color w:val="000000"/>
          <w:kern w:val="0"/>
          <w:lang w:eastAsia="en-GB"/>
          <w14:ligatures w14:val="none"/>
        </w:rPr>
        <w:t>μετα-Brexit</w:t>
      </w:r>
      <w:proofErr w:type="spellEnd"/>
      <w:r w:rsidRPr="00021283">
        <w:rPr>
          <w:rFonts w:eastAsia="Times New Roman" w:cstheme="minorHAnsi"/>
          <w:color w:val="000000"/>
          <w:kern w:val="0"/>
          <w:lang w:eastAsia="en-GB"/>
          <w14:ligatures w14:val="none"/>
        </w:rPr>
        <w:t xml:space="preserve">»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xml:space="preserve">.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xml:space="preserve">. και εξαγωγές $3,19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είχαν εμπορικό έλλειμμα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$1,21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Αφαιρώντας το πλεόνασμα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υπηρεσιών ($295 δις) το καθαρό έλλειμμα ήταν $917 δισ.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οποίοι στις 9 Απριλίου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w:t>
      </w:r>
      <w:proofErr w:type="spellStart"/>
      <w:r w:rsidRPr="00021283">
        <w:rPr>
          <w:rFonts w:eastAsia="Times New Roman" w:cstheme="minorHAnsi"/>
          <w:color w:val="000000"/>
          <w:kern w:val="0"/>
          <w:lang w:eastAsia="en-GB"/>
          <w14:ligatures w14:val="none"/>
        </w:rPr>
        <w:t>αντιδασμούς</w:t>
      </w:r>
      <w:proofErr w:type="spellEnd"/>
      <w:r w:rsidRPr="00021283">
        <w:rPr>
          <w:rFonts w:eastAsia="Times New Roman" w:cstheme="minorHAnsi"/>
          <w:color w:val="000000"/>
          <w:kern w:val="0"/>
          <w:lang w:eastAsia="en-GB"/>
          <w14:ligatures w14:val="none"/>
        </w:rPr>
        <w:t xml:space="preserve"> ύψους €21 </w:t>
      </w:r>
      <w:commentRangeStart w:id="192"/>
      <w:del w:id="384" w:author="ProofreadAI" w:date="2026-02-23T15:51:42.322780Z">
        <w:r>
          <w:rPr>
            <w:rFonts w:eastAsia="Times New Roman" w:cstheme="minorHAnsi"/>
            <w:color w:val="000000"/>
            <w:kern w:val="0"/>
            <w:lang w:eastAsia="en-GB"/>
            <w14:ligatures w14:val="none"/>
          </w:rPr>
          <w:delText xml:space="preserve">δισ..</w:delText>
        </w:r>
      </w:del>
      <w:ins w:id="385" w:author="ProofreadAI" w:date="2026-02-23T15:51:42.322780Z">
        <w:r>
          <w:rPr>
            <w:rFonts w:eastAsia="Times New Roman" w:cstheme="minorHAnsi"/>
            <w:color w:val="000000"/>
            <w:kern w:val="0"/>
            <w:lang w:eastAsia="en-GB"/>
            <w14:ligatures w14:val="none"/>
          </w:rPr>
          <w:t xml:space="preserve">δισ.</w:t>
        </w:r>
      </w:ins>
      <w:commentRangeEnd w:id="192"/>
      <w:r>
        <w:commentReference w:id="192"/>
      </w:r>
      <w:r>
        <w:rPr>
          <w:rFonts w:eastAsia="Times New Roman" w:cstheme="minorHAnsi"/>
          <w:color w:val="000000"/>
          <w:kern w:val="0"/>
          <w:lang w:eastAsia="en-GB"/>
          <w14:ligatures w14:val="none"/>
        </w:rPr>
        <w:t xml:space="preserve"> Ταυτόχρονα, η Ευρωπαϊκή Επιτροπή, υπό τον Επίτροπο </w:t>
      </w:r>
      <w:proofErr w:type="spellStart"/>
      <w:r w:rsidRPr="00021283">
        <w:rPr>
          <w:rFonts w:eastAsia="Times New Roman" w:cstheme="minorHAnsi"/>
          <w:color w:val="000000"/>
          <w:kern w:val="0"/>
          <w:lang w:eastAsia="en-GB"/>
          <w14:ligatures w14:val="none"/>
        </w:rPr>
        <w:t>Σέφκοβιτς</w:t>
      </w:r>
      <w:proofErr w:type="spellEnd"/>
      <w:r w:rsidRPr="00021283">
        <w:rPr>
          <w:rFonts w:eastAsia="Times New Roman" w:cstheme="minorHAnsi"/>
          <w:color w:val="000000"/>
          <w:kern w:val="0"/>
          <w:lang w:eastAsia="en-GB"/>
          <w14:ligatures w14:val="none"/>
        </w:rPr>
        <w:t xml:space="preserve">, ανέβαλε την εφαρμογή των δικών της </w:t>
      </w:r>
      <w:proofErr w:type="spellStart"/>
      <w:r w:rsidRPr="00021283">
        <w:rPr>
          <w:rFonts w:eastAsia="Times New Roman" w:cstheme="minorHAnsi"/>
          <w:color w:val="000000"/>
          <w:kern w:val="0"/>
          <w:lang w:eastAsia="en-GB"/>
          <w14:ligatures w14:val="none"/>
        </w:rPr>
        <w:t>αντιδασμών</w:t>
      </w:r>
      <w:proofErr w:type="spellEnd"/>
      <w:r w:rsidRPr="00021283">
        <w:rPr>
          <w:rFonts w:eastAsia="Times New Roman" w:cstheme="minorHAnsi"/>
          <w:color w:val="000000"/>
          <w:kern w:val="0"/>
          <w:lang w:eastAsia="en-GB"/>
          <w14:ligatures w14:val="none"/>
        </w:rPr>
        <w:t xml:space="preserve"> για 90 ημέρες και επεξεργάζεται πρόταση αγοράς αμερικανικών προϊόντων (υγροποιημένο φυσικό αέριο, σόγια κ.ά.) αξίας €50 </w:t>
      </w:r>
      <w:commentRangeStart w:id="193"/>
      <w:del w:id="386" w:author="ProofreadAI" w:date="2026-02-23T15:51:42.322780Z">
        <w:r>
          <w:rPr>
            <w:rFonts w:eastAsia="Times New Roman" w:cstheme="minorHAnsi"/>
            <w:color w:val="000000"/>
            <w:kern w:val="0"/>
            <w:lang w:eastAsia="en-GB"/>
            <w14:ligatures w14:val="none"/>
          </w:rPr>
          <w:delText xml:space="preserve">δις</w:delText>
        </w:r>
      </w:del>
      <w:ins w:id="387" w:author="ProofreadAI" w:date="2026-02-23T15:51:42.322780Z">
        <w:r>
          <w:rPr>
            <w:rFonts w:eastAsia="Times New Roman" w:cstheme="minorHAnsi"/>
            <w:color w:val="000000"/>
            <w:kern w:val="0"/>
            <w:lang w:eastAsia="en-GB"/>
            <w14:ligatures w14:val="none"/>
          </w:rPr>
          <w:t xml:space="preserve">δισ.</w:t>
        </w:r>
      </w:ins>
      <w:commentRangeEnd w:id="193"/>
      <w:r>
        <w:commentReference w:id="193"/>
      </w:r>
      <w:r>
        <w:rPr>
          <w:rFonts w:eastAsia="Times New Roman" w:cstheme="minorHAnsi"/>
          <w:color w:val="000000"/>
          <w:kern w:val="0"/>
          <w:lang w:eastAsia="en-GB"/>
          <w14:ligatures w14:val="none"/>
        </w:rPr>
        <w:t xml:space="preserve">,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εμπορικών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ελλειμμάτων κυρίως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w:t>
      </w:r>
      <w:commentRangeStart w:id="194"/>
      <w:del w:id="388" w:author="ProofreadAI" w:date="2026-02-23T15:51:42.322780Z">
        <w:r>
          <w:rPr>
            <w:rFonts w:eastAsia="Times New Roman" w:cstheme="minorHAnsi"/>
            <w:b/>
            <w:bCs/>
            <w:color w:val="000000"/>
            <w:kern w:val="0"/>
            <w:lang w:eastAsia="en-GB"/>
            <w14:ligatures w14:val="none"/>
          </w:rPr>
          <w:delText xml:space="preserve">πρακτικές- μια</w:delText>
        </w:r>
      </w:del>
      <w:ins w:id="389" w:author="ProofreadAI" w:date="2026-02-23T15:51:42.322780Z">
        <w:r>
          <w:rPr>
            <w:rFonts w:eastAsia="Times New Roman" w:cstheme="minorHAnsi"/>
            <w:b/>
            <w:bCs/>
            <w:color w:val="000000"/>
            <w:kern w:val="0"/>
            <w:lang w:eastAsia="en-GB"/>
            <w14:ligatures w14:val="none"/>
          </w:rPr>
          <w:t xml:space="preserve">πρακτικές – μια</w:t>
        </w:r>
      </w:ins>
      <w:commentRangeEnd w:id="194"/>
      <w:r>
        <w:commentReference w:id="194"/>
      </w:r>
      <w:r>
        <w:rPr>
          <w:rFonts w:eastAsia="Times New Roman" w:cstheme="minorHAnsi"/>
          <w:b/>
          <w:bCs/>
          <w:color w:val="000000"/>
          <w:kern w:val="0"/>
          <w:lang w:eastAsia="en-GB"/>
          <w14:ligatures w14:val="none"/>
        </w:rPr>
        <w:t xml:space="preserve">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w:t>
      </w:r>
      <w:proofErr w:type="spellStart"/>
      <w:r w:rsidRPr="00021283">
        <w:rPr>
          <w:rFonts w:eastAsia="Times New Roman" w:cstheme="minorHAnsi"/>
          <w:color w:val="000000"/>
          <w:kern w:val="0"/>
          <w:lang w:eastAsia="en-GB"/>
          <w14:ligatures w14:val="none"/>
        </w:rPr>
        <w:t>make</w:t>
      </w:r>
      <w:proofErr w:type="spellEnd"/>
      <w:r w:rsidRPr="00021283">
        <w:rPr>
          <w:rFonts w:eastAsia="Times New Roman" w:cstheme="minorHAnsi"/>
          <w:color w:val="000000"/>
          <w:kern w:val="0"/>
          <w:lang w:eastAsia="en-GB"/>
          <w14:ligatures w14:val="none"/>
        </w:rPr>
        <w:t xml:space="preserve"> in EU». Ωστόσο, χωρίς επενδύσεις σε κρίσιμες τεχνολογίες (αμυντική υποδομή, ψηφιακή βιομηχανία, τεχνητή νοημοσύνη </w:t>
      </w:r>
      <w:commentRangeStart w:id="195"/>
      <w:del w:id="390" w:author="ProofreadAI" w:date="2026-02-23T15:51:42.322780Z">
        <w:r>
          <w:rPr>
            <w:rFonts w:eastAsia="Times New Roman" w:cstheme="minorHAnsi"/>
            <w:color w:val="000000"/>
            <w:kern w:val="0"/>
            <w:lang w:eastAsia="en-GB"/>
            <w14:ligatures w14:val="none"/>
          </w:rPr>
          <w:delText xml:space="preserve">κλπ.</w:delText>
        </w:r>
      </w:del>
      <w:ins w:id="391" w:author="ProofreadAI" w:date="2026-02-23T15:51:42.322780Z">
        <w:r>
          <w:rPr>
            <w:rFonts w:eastAsia="Times New Roman" w:cstheme="minorHAnsi"/>
            <w:color w:val="000000"/>
            <w:kern w:val="0"/>
            <w:lang w:eastAsia="en-GB"/>
            <w14:ligatures w14:val="none"/>
          </w:rPr>
          <w:t xml:space="preserve">κ.λπ.</w:t>
        </w:r>
      </w:ins>
      <w:commentRangeEnd w:id="195"/>
      <w:r>
        <w:commentReference w:id="195"/>
      </w:r>
      <w:r>
        <w:rPr>
          <w:rFonts w:eastAsia="Times New Roman" w:cstheme="minorHAnsi"/>
          <w:color w:val="000000"/>
          <w:kern w:val="0"/>
          <w:lang w:eastAsia="en-GB"/>
          <w14:ligatures w14:val="none"/>
        </w:rPr>
        <w:t xml:space="preserve">),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w:t>
      </w:r>
      <w:commentRangeStart w:id="196"/>
      <w:del w:id="392" w:author="ProofreadAI" w:date="2026-02-23T15:51:42.322780Z">
        <w:r>
          <w:rPr>
            <w:rFonts w:eastAsia="Times New Roman" w:cstheme="minorHAnsi"/>
            <w:color w:val="000000"/>
            <w:kern w:val="0"/>
            <w:lang w:eastAsia="en-GB"/>
            <w14:ligatures w14:val="none"/>
          </w:rPr>
          <w:delText xml:space="preserve">κλπ.</w:delText>
        </w:r>
      </w:del>
      <w:ins w:id="393" w:author="ProofreadAI" w:date="2026-02-23T15:51:42.322780Z">
        <w:r>
          <w:rPr>
            <w:rFonts w:eastAsia="Times New Roman" w:cstheme="minorHAnsi"/>
            <w:color w:val="000000"/>
            <w:kern w:val="0"/>
            <w:lang w:eastAsia="en-GB"/>
            <w14:ligatures w14:val="none"/>
          </w:rPr>
          <w:t xml:space="preserve">κ.λπ.</w:t>
        </w:r>
      </w:ins>
      <w:commentRangeEnd w:id="196"/>
      <w:r>
        <w:commentReference w:id="196"/>
      </w:r>
      <w:r>
        <w:rPr>
          <w:rFonts w:eastAsia="Times New Roman" w:cstheme="minorHAnsi"/>
          <w:color w:val="000000"/>
          <w:kern w:val="0"/>
          <w:lang w:eastAsia="en-GB"/>
          <w14:ligatures w14:val="none"/>
        </w:rPr>
        <w:t xml:space="preserve">), με κοινοτικό «Ταμείο Καινοτομίας» και χρηματοδότηση μέσω ΕΤΠΑ και </w:t>
      </w:r>
      <w:proofErr w:type="spellStart"/>
      <w:r w:rsidRPr="00021283">
        <w:rPr>
          <w:rFonts w:eastAsia="Times New Roman" w:cstheme="minorHAnsi"/>
          <w:color w:val="000000"/>
          <w:kern w:val="0"/>
          <w:lang w:eastAsia="en-GB"/>
          <w14:ligatures w14:val="none"/>
        </w:rPr>
        <w:t>NextGenerationEU</w:t>
      </w:r>
      <w:proofErr w:type="spellEnd"/>
      <w:r w:rsidRPr="00021283">
        <w:rPr>
          <w:rFonts w:eastAsia="Times New Roman" w:cstheme="minorHAnsi"/>
          <w:color w:val="000000"/>
          <w:kern w:val="0"/>
          <w:lang w:eastAsia="en-GB"/>
          <w14:ligatures w14:val="none"/>
        </w:rPr>
        <w:t>.</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w:t>
      </w:r>
      <w:proofErr w:type="spellStart"/>
      <w:r w:rsidRPr="00021283">
        <w:rPr>
          <w:rFonts w:eastAsia="Times New Roman" w:cstheme="minorHAnsi"/>
          <w:color w:val="000000"/>
          <w:kern w:val="0"/>
          <w:lang w:eastAsia="en-GB"/>
          <w14:ligatures w14:val="none"/>
        </w:rPr>
        <w:t>ventures</w:t>
      </w:r>
      <w:proofErr w:type="spellEnd"/>
      <w:r w:rsidRPr="00021283">
        <w:rPr>
          <w:rFonts w:eastAsia="Times New Roman" w:cstheme="minorHAnsi"/>
          <w:color w:val="000000"/>
          <w:kern w:val="0"/>
          <w:lang w:eastAsia="en-GB"/>
          <w14:ligatures w14:val="none"/>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xml:space="preserve">: με έμφαση σε αναδυόμενες αγορές (Ινδία, χώρες ASEAN, Αφρική </w:t>
      </w:r>
      <w:commentRangeStart w:id="197"/>
      <w:del w:id="394" w:author="ProofreadAI" w:date="2026-02-23T15:51:42.322780Z">
        <w:r>
          <w:rPr>
            <w:rFonts w:eastAsia="Times New Roman" w:cstheme="minorHAnsi"/>
            <w:color w:val="000000"/>
            <w:kern w:val="0"/>
            <w:lang w:eastAsia="en-GB"/>
            <w14:ligatures w14:val="none"/>
          </w:rPr>
          <w:delText xml:space="preserve">κλπ.</w:delText>
        </w:r>
      </w:del>
      <w:ins w:id="395" w:author="ProofreadAI" w:date="2026-02-23T15:51:42.322780Z">
        <w:r>
          <w:rPr>
            <w:rFonts w:eastAsia="Times New Roman" w:cstheme="minorHAnsi"/>
            <w:color w:val="000000"/>
            <w:kern w:val="0"/>
            <w:lang w:eastAsia="en-GB"/>
            <w14:ligatures w14:val="none"/>
          </w:rPr>
          <w:t xml:space="preserve">κ.λπ.</w:t>
        </w:r>
      </w:ins>
      <w:commentRangeEnd w:id="197"/>
      <w:r>
        <w:commentReference w:id="197"/>
      </w:r>
      <w:r>
        <w:rPr>
          <w:rFonts w:eastAsia="Times New Roman" w:cstheme="minorHAnsi"/>
          <w:color w:val="000000"/>
          <w:kern w:val="0"/>
          <w:lang w:eastAsia="en-GB"/>
          <w14:ligatures w14:val="none"/>
        </w:rPr>
        <w:t xml:space="preserve">),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w:t>
      </w:r>
      <w:proofErr w:type="spellStart"/>
      <w:r w:rsidRPr="00021283">
        <w:rPr>
          <w:rFonts w:eastAsia="Times New Roman" w:cstheme="minorHAnsi"/>
          <w:color w:val="000000"/>
          <w:kern w:val="0"/>
          <w:lang w:eastAsia="en-GB"/>
          <w14:ligatures w14:val="none"/>
        </w:rPr>
        <w:t>διακύβευμα</w:t>
      </w:r>
      <w:proofErr w:type="spellEnd"/>
      <w:r w:rsidRPr="00021283">
        <w:rPr>
          <w:rFonts w:eastAsia="Times New Roman" w:cstheme="minorHAnsi"/>
          <w:color w:val="000000"/>
          <w:kern w:val="0"/>
          <w:lang w:eastAsia="en-GB"/>
          <w14:ligatures w14:val="none"/>
        </w:rPr>
        <w:t xml:space="preserve">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Χωρίς ένα τέτοιον συνασπισμό, υπάρχει ο κίνδυνος μόνο οι ΗΠΑ να αποτρέψουν τις αθέμιτες πρακτικές των άλλων χωρών προς τις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 να </w:t>
      </w:r>
      <w:r w:rsidRPr="00021283">
        <w:rPr>
          <w:rFonts w:eastAsia="Times New Roman" w:cstheme="minorHAnsi"/>
          <w:color w:val="000000"/>
          <w:kern w:val="0"/>
          <w:lang w:eastAsia="en-GB"/>
          <w14:ligatures w14:val="none"/>
        </w:rPr>
        <w:lastRenderedPageBreak/>
        <w:t xml:space="preserve">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αύξησης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F40DF" w:rsidRPr="00021283">
        <w:rPr>
          <w:rFonts w:cstheme="minorHAnsi"/>
          <w:color w:val="000000" w:themeColor="text1"/>
        </w:rPr>
        <w:t xml:space="preserve"> ,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 xml:space="preserve">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(AI) προσφέρει τεράστιες δυνατότητες για την αυτοματοποίηση καθημερινών εργασιών σε κάθε τύπο επιχείρησης, από μικρές </w:t>
      </w:r>
      <w:proofErr w:type="spellStart"/>
      <w:r w:rsidRPr="00021283">
        <w:rPr>
          <w:rFonts w:eastAsia="Times New Roman" w:cstheme="minorHAnsi"/>
          <w:color w:val="000000"/>
          <w:kern w:val="0"/>
          <w:lang w:eastAsia="en-GB"/>
          <w14:ligatures w14:val="none"/>
        </w:rPr>
        <w:t>startups</w:t>
      </w:r>
      <w:proofErr w:type="spellEnd"/>
      <w:r w:rsidRPr="00021283">
        <w:rPr>
          <w:rFonts w:eastAsia="Times New Roman" w:cstheme="minorHAnsi"/>
          <w:color w:val="000000"/>
          <w:kern w:val="0"/>
          <w:lang w:eastAsia="en-GB"/>
          <w14:ligatures w14:val="none"/>
        </w:rPr>
        <w:t xml:space="preserve">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 xml:space="preserve">Χρησιμοποιήστε εργαλεία όπως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AI ή </w:t>
      </w:r>
      <w:proofErr w:type="spellStart"/>
      <w:r w:rsidRPr="00021283">
        <w:rPr>
          <w:rFonts w:eastAsia="Times New Roman" w:cstheme="minorHAnsi"/>
          <w:color w:val="000000"/>
          <w:kern w:val="0"/>
          <w:lang w:eastAsia="en-GB"/>
          <w14:ligatures w14:val="none"/>
        </w:rPr>
        <w:t>Miro</w:t>
      </w:r>
      <w:proofErr w:type="spellEnd"/>
      <w:r w:rsidRPr="00021283">
        <w:rPr>
          <w:rFonts w:eastAsia="Times New Roman" w:cstheme="minorHAnsi"/>
          <w:color w:val="000000"/>
          <w:kern w:val="0"/>
          <w:lang w:eastAsia="en-GB"/>
          <w14:ligatures w14:val="none"/>
        </w:rPr>
        <w:t xml:space="preserve"> για να </w:t>
      </w:r>
      <w:proofErr w:type="spellStart"/>
      <w:r w:rsidRPr="00021283">
        <w:rPr>
          <w:rFonts w:eastAsia="Times New Roman" w:cstheme="minorHAnsi"/>
          <w:color w:val="000000"/>
          <w:kern w:val="0"/>
          <w:lang w:eastAsia="en-GB"/>
          <w14:ligatures w14:val="none"/>
        </w:rPr>
        <w:t>οπτικοποιήσετε</w:t>
      </w:r>
      <w:proofErr w:type="spellEnd"/>
      <w:r w:rsidRPr="00021283">
        <w:rPr>
          <w:rFonts w:eastAsia="Times New Roman" w:cstheme="minorHAnsi"/>
          <w:color w:val="000000"/>
          <w:kern w:val="0"/>
          <w:lang w:eastAsia="en-GB"/>
          <w14:ligatures w14:val="none"/>
        </w:rPr>
        <w:t xml:space="preserve">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w:t>
      </w:r>
      <w:proofErr w:type="spellStart"/>
      <w:r w:rsidRPr="00021283">
        <w:rPr>
          <w:rFonts w:eastAsia="Times New Roman" w:cstheme="minorHAnsi"/>
          <w:color w:val="000000"/>
          <w:kern w:val="0"/>
          <w:lang w:eastAsia="en-GB"/>
          <w14:ligatures w14:val="none"/>
        </w:rPr>
        <w:t>Trello</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Sheets</w:t>
      </w:r>
      <w:proofErr w:type="spellEnd"/>
      <w:r w:rsidRPr="00021283">
        <w:rPr>
          <w:rFonts w:eastAsia="Times New Roman" w:cstheme="minorHAnsi"/>
          <w:color w:val="000000"/>
          <w:kern w:val="0"/>
          <w:lang w:eastAsia="en-GB"/>
          <w14:ligatures w14:val="none"/>
        </w:rPr>
        <w:t xml:space="preserve">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Airtable</w:t>
      </w:r>
      <w:proofErr w:type="spellEnd"/>
      <w:r w:rsidRPr="00021283">
        <w:rPr>
          <w:rFonts w:eastAsia="Times New Roman" w:cstheme="minorHAnsi"/>
          <w:color w:val="000000"/>
          <w:kern w:val="0"/>
          <w:lang w:eastAsia="en-GB"/>
          <w14:ligatures w14:val="none"/>
        </w:rPr>
        <w:t xml:space="preserv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w:t>
      </w:r>
      <w:proofErr w:type="spellStart"/>
      <w:r w:rsidRPr="00021283">
        <w:rPr>
          <w:rFonts w:eastAsia="Times New Roman" w:cstheme="minorHAnsi"/>
          <w:b/>
          <w:bCs/>
          <w:color w:val="000000"/>
          <w:kern w:val="0"/>
          <w:lang w:eastAsia="en-GB"/>
          <w14:ligatures w14:val="none"/>
        </w:rPr>
        <w:t>Prompts</w:t>
      </w:r>
      <w:proofErr w:type="spellEnd"/>
      <w:r w:rsidRPr="00021283">
        <w:rPr>
          <w:rFonts w:eastAsia="Times New Roman" w:cstheme="minorHAnsi"/>
          <w:b/>
          <w:bCs/>
          <w:color w:val="000000"/>
          <w:kern w:val="0"/>
          <w:lang w:eastAsia="en-GB"/>
          <w14:ligatures w14:val="none"/>
        </w:rPr>
        <w:t>)</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το GPT </w:t>
      </w:r>
      <w:proofErr w:type="spellStart"/>
      <w:r w:rsidRPr="00021283">
        <w:rPr>
          <w:rFonts w:eastAsia="Times New Roman" w:cstheme="minorHAnsi"/>
          <w:color w:val="000000"/>
          <w:kern w:val="0"/>
          <w:lang w:eastAsia="en-GB"/>
          <w14:ligatures w14:val="none"/>
        </w:rPr>
        <w:t>Builder</w:t>
      </w:r>
      <w:proofErr w:type="spellEnd"/>
      <w:r w:rsidRPr="00021283">
        <w:rPr>
          <w:rFonts w:eastAsia="Times New Roman" w:cstheme="minorHAnsi"/>
          <w:color w:val="000000"/>
          <w:kern w:val="0"/>
          <w:lang w:eastAsia="en-GB"/>
          <w14:ligatures w14:val="none"/>
        </w:rPr>
        <w:t xml:space="preserve">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w:t>
      </w:r>
      <w:proofErr w:type="spellStart"/>
      <w:r w:rsidRPr="00021283">
        <w:rPr>
          <w:rFonts w:eastAsia="Times New Roman" w:cstheme="minorHAnsi"/>
          <w:color w:val="000000"/>
          <w:kern w:val="0"/>
          <w:lang w:eastAsia="en-GB"/>
          <w14:ligatures w14:val="none"/>
        </w:rPr>
        <w:t>Jasper</w:t>
      </w:r>
      <w:proofErr w:type="spellEnd"/>
      <w:r w:rsidRPr="00021283">
        <w:rPr>
          <w:rFonts w:eastAsia="Times New Roman" w:cstheme="minorHAnsi"/>
          <w:color w:val="000000"/>
          <w:kern w:val="0"/>
          <w:lang w:eastAsia="en-GB"/>
          <w14:ligatures w14:val="none"/>
        </w:rPr>
        <w:t xml:space="preserve"> ή Copy.ai μπορούν να δημιουργούν άρθρα, αναρτήσεις </w:t>
      </w:r>
      <w:proofErr w:type="spellStart"/>
      <w:r w:rsidRPr="00021283">
        <w:rPr>
          <w:rFonts w:eastAsia="Times New Roman" w:cstheme="minorHAnsi"/>
          <w:color w:val="000000"/>
          <w:kern w:val="0"/>
          <w:lang w:eastAsia="en-GB"/>
          <w14:ligatures w14:val="none"/>
        </w:rPr>
        <w:t>social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media</w:t>
      </w:r>
      <w:proofErr w:type="spellEnd"/>
      <w:r w:rsidRPr="00021283">
        <w:rPr>
          <w:rFonts w:eastAsia="Times New Roman" w:cstheme="minorHAnsi"/>
          <w:color w:val="000000"/>
          <w:kern w:val="0"/>
          <w:lang w:eastAsia="en-GB"/>
          <w14:ligatures w14:val="none"/>
        </w:rPr>
        <w:t xml:space="preserve">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w:t>
      </w:r>
      <w:proofErr w:type="spellStart"/>
      <w:r w:rsidRPr="00021283">
        <w:rPr>
          <w:rFonts w:eastAsia="Times New Roman" w:cstheme="minorHAnsi"/>
          <w:b/>
          <w:bCs/>
          <w:color w:val="000000"/>
          <w:kern w:val="0"/>
          <w:lang w:eastAsia="en-GB"/>
          <w14:ligatures w14:val="none"/>
        </w:rPr>
        <w:t>Leads</w:t>
      </w:r>
      <w:proofErr w:type="spellEnd"/>
      <w:r w:rsidRPr="00021283">
        <w:rPr>
          <w:rFonts w:eastAsia="Times New Roman" w:cstheme="minorHAnsi"/>
          <w:b/>
          <w:bCs/>
          <w:color w:val="000000"/>
          <w:kern w:val="0"/>
          <w:lang w:eastAsia="en-GB"/>
          <w14:ligatures w14:val="none"/>
        </w:rPr>
        <w:t xml:space="preserve">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εργαλεία όπως Instantly.ai και </w:t>
      </w:r>
      <w:proofErr w:type="spellStart"/>
      <w:r w:rsidRPr="00021283">
        <w:rPr>
          <w:rFonts w:eastAsia="Times New Roman" w:cstheme="minorHAnsi"/>
          <w:color w:val="000000"/>
          <w:kern w:val="0"/>
          <w:lang w:eastAsia="en-GB"/>
          <w14:ligatures w14:val="none"/>
        </w:rPr>
        <w:t>Lemlist</w:t>
      </w:r>
      <w:proofErr w:type="spellEnd"/>
      <w:r w:rsidRPr="00021283">
        <w:rPr>
          <w:rFonts w:eastAsia="Times New Roman" w:cstheme="minorHAnsi"/>
          <w:color w:val="000000"/>
          <w:kern w:val="0"/>
          <w:lang w:eastAsia="en-GB"/>
          <w14:ligatures w14:val="none"/>
        </w:rPr>
        <w:t xml:space="preserve">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Αυτοματοποιήστε το φιλτράρισμα βιογραφικών και τη διεξαγωγή συνεντεύξεων με εργαλεία όπως </w:t>
      </w:r>
      <w:proofErr w:type="spellStart"/>
      <w:r w:rsidRPr="00021283">
        <w:rPr>
          <w:rFonts w:eastAsia="Times New Roman" w:cstheme="minorHAnsi"/>
          <w:color w:val="000000"/>
          <w:kern w:val="0"/>
          <w:lang w:eastAsia="en-GB"/>
          <w14:ligatures w14:val="none"/>
        </w:rPr>
        <w:t>TestGorilla</w:t>
      </w:r>
      <w:proofErr w:type="spellEnd"/>
      <w:r w:rsidRPr="00021283">
        <w:rPr>
          <w:rFonts w:eastAsia="Times New Roman" w:cstheme="minorHAnsi"/>
          <w:color w:val="000000"/>
          <w:kern w:val="0"/>
          <w:lang w:eastAsia="en-GB"/>
          <w14:ligatures w14:val="none"/>
        </w:rPr>
        <w:t>.</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9️. Ρυθμίστε </w:t>
      </w:r>
      <w:proofErr w:type="spellStart"/>
      <w:r w:rsidRPr="00021283">
        <w:rPr>
          <w:rFonts w:eastAsia="Times New Roman" w:cstheme="minorHAnsi"/>
          <w:b/>
          <w:bCs/>
          <w:color w:val="000000"/>
          <w:kern w:val="0"/>
          <w:lang w:eastAsia="en-GB"/>
          <w14:ligatures w14:val="none"/>
        </w:rPr>
        <w:t>Chatbots</w:t>
      </w:r>
      <w:proofErr w:type="spellEnd"/>
      <w:r w:rsidRPr="00021283">
        <w:rPr>
          <w:rFonts w:eastAsia="Times New Roman" w:cstheme="minorHAnsi"/>
          <w:b/>
          <w:bCs/>
          <w:color w:val="000000"/>
          <w:kern w:val="0"/>
          <w:lang w:eastAsia="en-GB"/>
          <w14:ligatures w14:val="none"/>
        </w:rPr>
        <w:t xml:space="preserve">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w:t>
      </w:r>
      <w:proofErr w:type="spellStart"/>
      <w:r w:rsidRPr="00021283">
        <w:rPr>
          <w:rFonts w:eastAsia="Times New Roman" w:cstheme="minorHAnsi"/>
          <w:color w:val="000000"/>
          <w:kern w:val="0"/>
          <w:lang w:eastAsia="en-GB"/>
          <w14:ligatures w14:val="none"/>
        </w:rPr>
        <w:t>Intercom</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Tidio</w:t>
      </w:r>
      <w:proofErr w:type="spellEnd"/>
      <w:r w:rsidRPr="00021283">
        <w:rPr>
          <w:rFonts w:eastAsia="Times New Roman" w:cstheme="minorHAnsi"/>
          <w:color w:val="000000"/>
          <w:kern w:val="0"/>
          <w:lang w:eastAsia="en-GB"/>
          <w14:ligatures w14:val="none"/>
        </w:rPr>
        <w:t xml:space="preserve">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το 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w:t>
      </w:r>
      <w:proofErr w:type="spellStart"/>
      <w:r w:rsidRPr="00021283">
        <w:rPr>
          <w:rFonts w:eastAsia="Times New Roman" w:cstheme="minorHAnsi"/>
          <w:color w:val="000000"/>
          <w:kern w:val="0"/>
          <w:lang w:eastAsia="en-GB"/>
          <w14:ligatures w14:val="none"/>
        </w:rPr>
        <w:t>Tableau</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MonkeyLearn</w:t>
      </w:r>
      <w:proofErr w:type="spellEnd"/>
      <w:r w:rsidRPr="00021283">
        <w:rPr>
          <w:rFonts w:eastAsia="Times New Roman" w:cstheme="minorHAnsi"/>
          <w:color w:val="000000"/>
          <w:kern w:val="0"/>
          <w:lang w:eastAsia="en-GB"/>
          <w14:ligatures w14:val="none"/>
        </w:rPr>
        <w:t xml:space="preserve"> για να μετατρέψετε δεδομένα σε </w:t>
      </w:r>
      <w:proofErr w:type="spellStart"/>
      <w:r w:rsidRPr="00021283">
        <w:rPr>
          <w:rFonts w:eastAsia="Times New Roman" w:cstheme="minorHAnsi"/>
          <w:color w:val="000000"/>
          <w:kern w:val="0"/>
          <w:lang w:eastAsia="en-GB"/>
          <w14:ligatures w14:val="none"/>
        </w:rPr>
        <w:t>dashboards</w:t>
      </w:r>
      <w:proofErr w:type="spellEnd"/>
      <w:r w:rsidRPr="00021283">
        <w:rPr>
          <w:rFonts w:eastAsia="Times New Roman" w:cstheme="minorHAnsi"/>
          <w:color w:val="000000"/>
          <w:kern w:val="0"/>
          <w:lang w:eastAsia="en-GB"/>
          <w14:ligatures w14:val="none"/>
        </w:rPr>
        <w:t xml:space="preserve">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το </w:t>
      </w:r>
      <w:proofErr w:type="spellStart"/>
      <w:r w:rsidRPr="00021283">
        <w:rPr>
          <w:rFonts w:eastAsia="Times New Roman" w:cstheme="minorHAnsi"/>
          <w:color w:val="000000"/>
          <w:kern w:val="0"/>
          <w:lang w:eastAsia="en-GB"/>
          <w14:ligatures w14:val="none"/>
        </w:rPr>
        <w:t>Calendly</w:t>
      </w:r>
      <w:proofErr w:type="spellEnd"/>
      <w:r w:rsidRPr="00021283">
        <w:rPr>
          <w:rFonts w:eastAsia="Times New Roman" w:cstheme="minorHAnsi"/>
          <w:color w:val="000000"/>
          <w:kern w:val="0"/>
          <w:lang w:eastAsia="en-GB"/>
          <w14:ligatures w14:val="none"/>
        </w:rPr>
        <w:t xml:space="preserve">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Feedly</w:t>
      </w:r>
      <w:proofErr w:type="spellEnd"/>
      <w:r w:rsidRPr="00021283">
        <w:rPr>
          <w:rFonts w:eastAsia="Times New Roman" w:cstheme="minorHAnsi"/>
          <w:color w:val="000000"/>
          <w:kern w:val="0"/>
          <w:lang w:eastAsia="en-GB"/>
          <w14:ligatures w14:val="none"/>
        </w:rPr>
        <w:t xml:space="preserve"> AI ή ειδοποιήσεις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commentRangeStart w:id="198"/>
      <w:del w:id="396" w:author="ProofreadAI" w:date="2026-02-23T15:51:42.322780Z">
        <w:r>
          <w:rPr>
            <w:rFonts w:eastAsia="Times New Roman" w:cstheme="minorHAnsi"/>
            <w:b/>
            <w:bCs/>
            <w:color w:val="000000"/>
            <w:kern w:val="0"/>
            <w:lang w:eastAsia="en-GB"/>
            <w14:ligatures w14:val="none"/>
          </w:rPr>
          <w:delText xml:space="preserve">σε</w:delText>
        </w:r>
      </w:del>
      <w:ins w:id="397" w:author="ProofreadAI" w:date="2026-02-23T15:51:42.322780Z">
        <w:r>
          <w:rPr>
            <w:rFonts w:eastAsia="Times New Roman" w:cstheme="minorHAnsi"/>
            <w:b/>
            <w:bCs/>
            <w:color w:val="000000"/>
            <w:kern w:val="0"/>
            <w:lang w:eastAsia="en-GB"/>
            <w14:ligatures w14:val="none"/>
          </w:rPr>
          <w:t xml:space="preserve">Σε</w:t>
        </w:r>
      </w:ins>
      <w:commentRangeEnd w:id="198"/>
      <w:r>
        <w:commentReference w:id="198"/>
      </w:r>
      <w:r>
        <w:rPr>
          <w:rFonts w:eastAsia="Times New Roman" w:cstheme="minorHAnsi"/>
          <w:b/>
          <w:bCs/>
          <w:color w:val="000000"/>
          <w:kern w:val="0"/>
          <w:lang w:eastAsia="en-GB"/>
          <w14:ligatures w14:val="none"/>
        </w:rPr>
        <w:t xml:space="preserve"> Γραφεία Παροχής Υπηρεσιών (π.χ. συμβουλευτικές, δικηγορικές, λογιστικές, </w:t>
      </w:r>
      <w:proofErr w:type="spellStart"/>
      <w:r w:rsidRPr="00021283">
        <w:rPr>
          <w:rFonts w:eastAsia="Times New Roman" w:cstheme="minorHAnsi"/>
          <w:b/>
          <w:bCs/>
          <w:color w:val="000000"/>
          <w:kern w:val="0"/>
          <w:lang w:eastAsia="en-GB"/>
          <w14:ligatures w14:val="none"/>
        </w:rPr>
        <w:t>content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agencies</w:t>
      </w:r>
      <w:proofErr w:type="spellEnd"/>
      <w:r w:rsidRPr="00021283">
        <w:rPr>
          <w:rFonts w:eastAsia="Times New Roman" w:cstheme="minorHAnsi"/>
          <w:b/>
          <w:bCs/>
          <w:color w:val="000000"/>
          <w:kern w:val="0"/>
          <w:lang w:eastAsia="en-GB"/>
          <w14:ligatures w14:val="none"/>
        </w:rPr>
        <w:t>)</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εργαλεία όπως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AI ή </w:t>
      </w:r>
      <w:proofErr w:type="spellStart"/>
      <w:r w:rsidRPr="00021283">
        <w:rPr>
          <w:rFonts w:eastAsia="Times New Roman" w:cstheme="minorHAnsi"/>
          <w:color w:val="000000"/>
          <w:kern w:val="0"/>
          <w:lang w:eastAsia="en-GB"/>
          <w14:ligatures w14:val="none"/>
        </w:rPr>
        <w:t>Miro</w:t>
      </w:r>
      <w:proofErr w:type="spellEnd"/>
      <w:r w:rsidRPr="00021283">
        <w:rPr>
          <w:rFonts w:eastAsia="Times New Roman" w:cstheme="minorHAnsi"/>
          <w:color w:val="000000"/>
          <w:kern w:val="0"/>
          <w:lang w:eastAsia="en-GB"/>
          <w14:ligatures w14:val="none"/>
        </w:rPr>
        <w:t xml:space="preserve">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αυτοματοποίηση (π</w:t>
      </w:r>
      <w:commentRangeStart w:id="199"/>
      <w:del w:id="398" w:author="ProofreadAI" w:date="2026-02-23T15:51:42.322780Z">
        <w:r>
          <w:rPr>
            <w:rFonts w:eastAsia="Times New Roman" w:cstheme="minorHAnsi"/>
            <w:color w:val="000000"/>
            <w:kern w:val="0"/>
            <w:lang w:eastAsia="en-GB"/>
            <w14:ligatures w14:val="none"/>
          </w:rPr>
          <w:delText xml:space="preserve">.</w:delText>
        </w:r>
      </w:del>
      <w:ins w:id="399" w:author="ProofreadAI" w:date="2026-02-23T15:51:42.322780Z">
        <w:r>
          <w:rPr>
            <w:rFonts w:eastAsia="Times New Roman" w:cstheme="minorHAnsi"/>
            <w:color w:val="000000"/>
            <w:kern w:val="0"/>
            <w:lang w:eastAsia="en-GB"/>
            <w14:ligatures w14:val="none"/>
          </w:rPr>
          <w:t xml:space="preserve">?</w:t>
        </w:r>
      </w:ins>
      <w:commentRangeEnd w:id="199"/>
      <w:r>
        <w:commentReference w:id="199"/>
      </w:r>
      <w:r>
        <w:rPr>
          <w:rFonts w:eastAsia="Times New Roman" w:cstheme="minorHAnsi"/>
          <w:color w:val="000000"/>
          <w:kern w:val="0"/>
          <w:lang w:eastAsia="en-GB"/>
          <w14:ligatures w14:val="none"/>
        </w:rPr>
        <w:t xml:space="preserve">χ. </w:t>
      </w:r>
      <w:proofErr w:type="spellStart"/>
      <w:r w:rsidRPr="00021283">
        <w:rPr>
          <w:rFonts w:eastAsia="Times New Roman" w:cstheme="minorHAnsi"/>
          <w:color w:val="000000"/>
          <w:kern w:val="0"/>
          <w:lang w:eastAsia="en-GB"/>
          <w14:ligatures w14:val="none"/>
        </w:rPr>
        <w:t>onboarding</w:t>
      </w:r>
      <w:proofErr w:type="spellEnd"/>
      <w:r w:rsidRPr="00021283">
        <w:rPr>
          <w:rFonts w:eastAsia="Times New Roman" w:cstheme="minorHAnsi"/>
          <w:color w:val="000000"/>
          <w:kern w:val="0"/>
          <w:lang w:eastAsia="en-GB"/>
          <w14:ligatures w14:val="none"/>
        </w:rPr>
        <w:t xml:space="preserve"> πελατών, δημιουργία προσφορών, παρακολούθηση </w:t>
      </w:r>
      <w:proofErr w:type="spellStart"/>
      <w:r w:rsidRPr="00021283">
        <w:rPr>
          <w:rFonts w:eastAsia="Times New Roman" w:cstheme="minorHAnsi"/>
          <w:color w:val="000000"/>
          <w:kern w:val="0"/>
          <w:lang w:eastAsia="en-GB"/>
          <w14:ligatures w14:val="none"/>
        </w:rPr>
        <w:t>projects</w:t>
      </w:r>
      <w:proofErr w:type="spellEnd"/>
      <w:r w:rsidRPr="00021283">
        <w:rPr>
          <w:rFonts w:eastAsia="Times New Roman" w:cstheme="minorHAnsi"/>
          <w:color w:val="000000"/>
          <w:kern w:val="0"/>
          <w:lang w:eastAsia="en-GB"/>
          <w14:ligatures w14:val="none"/>
        </w:rPr>
        <w:t>).</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Λίστα στο </w:t>
      </w:r>
      <w:proofErr w:type="spellStart"/>
      <w:r w:rsidRPr="00021283">
        <w:rPr>
          <w:rFonts w:eastAsia="Times New Roman" w:cstheme="minorHAnsi"/>
          <w:color w:val="000000"/>
          <w:kern w:val="0"/>
          <w:lang w:eastAsia="en-GB"/>
          <w14:ligatures w14:val="none"/>
        </w:rPr>
        <w:t>Trello</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Sheets</w:t>
      </w:r>
      <w:proofErr w:type="spellEnd"/>
      <w:r w:rsidRPr="00021283">
        <w:rPr>
          <w:rFonts w:eastAsia="Times New Roman" w:cstheme="minorHAnsi"/>
          <w:color w:val="000000"/>
          <w:kern w:val="0"/>
          <w:lang w:eastAsia="en-GB"/>
          <w14:ligatures w14:val="none"/>
        </w:rPr>
        <w:t xml:space="preserve">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Σύνταξη email </w:t>
      </w:r>
      <w:proofErr w:type="spellStart"/>
      <w:r w:rsidRPr="00021283">
        <w:rPr>
          <w:rFonts w:eastAsia="Times New Roman" w:cstheme="minorHAnsi"/>
          <w:color w:val="000000"/>
          <w:kern w:val="0"/>
          <w:lang w:eastAsia="en-GB"/>
          <w14:ligatures w14:val="none"/>
        </w:rPr>
        <w:t>follow-ups</w:t>
      </w:r>
      <w:proofErr w:type="spellEnd"/>
      <w:r w:rsidRPr="00021283">
        <w:rPr>
          <w:rFonts w:eastAsia="Times New Roman" w:cstheme="minorHAnsi"/>
          <w:color w:val="000000"/>
          <w:kern w:val="0"/>
          <w:lang w:eastAsia="en-GB"/>
          <w14:ligatures w14:val="none"/>
        </w:rPr>
        <w:t>.</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για κείμενα και </w:t>
      </w:r>
      <w:proofErr w:type="spellStart"/>
      <w:r w:rsidRPr="00021283">
        <w:rPr>
          <w:rFonts w:eastAsia="Times New Roman" w:cstheme="minorHAnsi"/>
          <w:color w:val="000000"/>
          <w:kern w:val="0"/>
          <w:lang w:eastAsia="en-GB"/>
          <w14:ligatures w14:val="none"/>
        </w:rPr>
        <w:t>brainstorming</w:t>
      </w:r>
      <w:proofErr w:type="spellEnd"/>
      <w:r w:rsidRPr="00021283">
        <w:rPr>
          <w:rFonts w:eastAsia="Times New Roman" w:cstheme="minorHAnsi"/>
          <w:color w:val="000000"/>
          <w:kern w:val="0"/>
          <w:lang w:eastAsia="en-GB"/>
          <w14:ligatures w14:val="none"/>
        </w:rPr>
        <w:t>.</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Airtable</w:t>
      </w:r>
      <w:proofErr w:type="spellEnd"/>
      <w:r w:rsidRPr="00021283">
        <w:rPr>
          <w:rFonts w:eastAsia="Times New Roman" w:cstheme="minorHAnsi"/>
          <w:color w:val="000000"/>
          <w:kern w:val="0"/>
          <w:lang w:eastAsia="en-GB"/>
          <w14:ligatures w14:val="none"/>
        </w:rPr>
        <w:t xml:space="preserv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w:t>
      </w:r>
      <w:proofErr w:type="spellStart"/>
      <w:r w:rsidRPr="00021283">
        <w:rPr>
          <w:rFonts w:eastAsia="Times New Roman" w:cstheme="minorHAnsi"/>
          <w:b/>
          <w:bCs/>
          <w:color w:val="000000"/>
          <w:kern w:val="0"/>
          <w:lang w:eastAsia="en-GB"/>
          <w14:ligatures w14:val="none"/>
        </w:rPr>
        <w:t>Prompting</w:t>
      </w:r>
      <w:proofErr w:type="spellEnd"/>
      <w:r w:rsidRPr="00021283">
        <w:rPr>
          <w:rFonts w:eastAsia="Times New Roman" w:cstheme="minorHAnsi"/>
          <w:b/>
          <w:bCs/>
          <w:color w:val="000000"/>
          <w:kern w:val="0"/>
          <w:lang w:eastAsia="en-GB"/>
          <w14:ligatures w14:val="none"/>
        </w:rPr>
        <w:t>)</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w:t>
      </w:r>
      <w:proofErr w:type="spellStart"/>
      <w:r w:rsidRPr="00021283">
        <w:rPr>
          <w:rFonts w:eastAsia="Times New Roman" w:cstheme="minorHAnsi"/>
          <w:color w:val="000000"/>
          <w:kern w:val="0"/>
          <w:lang w:eastAsia="en-GB"/>
          <w14:ligatures w14:val="none"/>
        </w:rPr>
        <w:t>prompt</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 xml:space="preserve">"Είσαι συμβουλευτικός σύμβουλος. Στόχος: Δημιουργία συνοπτικής προσφοράς για πελάτη. Πλαίσιο: Το έργο αφορά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marketing</w:t>
      </w:r>
      <w:proofErr w:type="spellEnd"/>
      <w:r w:rsidRPr="00021283">
        <w:rPr>
          <w:rFonts w:eastAsia="Times New Roman" w:cstheme="minorHAnsi"/>
          <w:color w:val="000000"/>
          <w:kern w:val="0"/>
          <w:lang w:eastAsia="en-GB"/>
          <w14:ligatures w14:val="none"/>
        </w:rPr>
        <w:t xml:space="preserve">. Μορφή: Σύντομο </w:t>
      </w:r>
      <w:proofErr w:type="spellStart"/>
      <w:r w:rsidRPr="00021283">
        <w:rPr>
          <w:rFonts w:eastAsia="Times New Roman" w:cstheme="minorHAnsi"/>
          <w:color w:val="000000"/>
          <w:kern w:val="0"/>
          <w:lang w:eastAsia="en-GB"/>
          <w14:ligatures w14:val="none"/>
        </w:rPr>
        <w:t>bullet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list</w:t>
      </w:r>
      <w:proofErr w:type="spellEnd"/>
      <w:r w:rsidRPr="00021283">
        <w:rPr>
          <w:rFonts w:eastAsia="Times New Roman" w:cstheme="minorHAnsi"/>
          <w:color w:val="000000"/>
          <w:kern w:val="0"/>
          <w:lang w:eastAsia="en-GB"/>
          <w14:ligatures w14:val="none"/>
        </w:rPr>
        <w: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Βήμα 5: Δημιουργία </w:t>
      </w:r>
      <w:proofErr w:type="spellStart"/>
      <w:r w:rsidRPr="00021283">
        <w:rPr>
          <w:rFonts w:eastAsia="Times New Roman" w:cstheme="minorHAnsi"/>
          <w:b/>
          <w:bCs/>
          <w:color w:val="000000"/>
          <w:kern w:val="0"/>
          <w:lang w:eastAsia="en-GB"/>
          <w14:ligatures w14:val="none"/>
        </w:rPr>
        <w:t>Custom</w:t>
      </w:r>
      <w:proofErr w:type="spellEnd"/>
      <w:r w:rsidRPr="00021283">
        <w:rPr>
          <w:rFonts w:eastAsia="Times New Roman" w:cstheme="minorHAnsi"/>
          <w:b/>
          <w:bCs/>
          <w:color w:val="000000"/>
          <w:kern w:val="0"/>
          <w:lang w:eastAsia="en-GB"/>
          <w14:ligatures w14:val="none"/>
        </w:rPr>
        <w:t xml:space="preserve"> GPT </w:t>
      </w:r>
      <w:proofErr w:type="spellStart"/>
      <w:r w:rsidRPr="00021283">
        <w:rPr>
          <w:rFonts w:eastAsia="Times New Roman" w:cstheme="minorHAnsi"/>
          <w:b/>
          <w:bCs/>
          <w:color w:val="000000"/>
          <w:kern w:val="0"/>
          <w:lang w:eastAsia="en-GB"/>
          <w14:ligatures w14:val="none"/>
        </w:rPr>
        <w:t>Assistant</w:t>
      </w:r>
      <w:proofErr w:type="spellEnd"/>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τον GPT </w:t>
      </w:r>
      <w:proofErr w:type="spellStart"/>
      <w:r w:rsidRPr="00021283">
        <w:rPr>
          <w:rFonts w:eastAsia="Times New Roman" w:cstheme="minorHAnsi"/>
          <w:color w:val="000000"/>
          <w:kern w:val="0"/>
          <w:lang w:eastAsia="en-GB"/>
          <w14:ligatures w14:val="none"/>
        </w:rPr>
        <w:t>Builder</w:t>
      </w:r>
      <w:proofErr w:type="spellEnd"/>
      <w:r w:rsidRPr="00021283">
        <w:rPr>
          <w:rFonts w:eastAsia="Times New Roman" w:cstheme="minorHAnsi"/>
          <w:color w:val="000000"/>
          <w:kern w:val="0"/>
          <w:lang w:eastAsia="en-GB"/>
          <w14:ligatures w14:val="none"/>
        </w:rPr>
        <w:t xml:space="preserve">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Βοηθό που συντάσσει προσφορές με βάση </w:t>
      </w:r>
      <w:proofErr w:type="spellStart"/>
      <w:r w:rsidRPr="00021283">
        <w:rPr>
          <w:rFonts w:eastAsia="Times New Roman" w:cstheme="minorHAnsi"/>
          <w:color w:val="000000"/>
          <w:kern w:val="0"/>
          <w:lang w:eastAsia="en-GB"/>
          <w14:ligatures w14:val="none"/>
        </w:rPr>
        <w:t>templates</w:t>
      </w:r>
      <w:proofErr w:type="spellEnd"/>
      <w:r w:rsidRPr="00021283">
        <w:rPr>
          <w:rFonts w:eastAsia="Times New Roman" w:cstheme="minorHAnsi"/>
          <w:color w:val="000000"/>
          <w:kern w:val="0"/>
          <w:lang w:eastAsia="en-GB"/>
          <w14:ligatures w14:val="none"/>
        </w:rPr>
        <w:t>.</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Βοηθό που συνοψίζει συμβάσεις ή </w:t>
      </w:r>
      <w:proofErr w:type="spellStart"/>
      <w:r w:rsidRPr="00021283">
        <w:rPr>
          <w:rFonts w:eastAsia="Times New Roman" w:cstheme="minorHAnsi"/>
          <w:color w:val="000000"/>
          <w:kern w:val="0"/>
          <w:lang w:eastAsia="en-GB"/>
          <w14:ligatures w14:val="none"/>
        </w:rPr>
        <w:t>reports</w:t>
      </w:r>
      <w:proofErr w:type="spellEnd"/>
      <w:r w:rsidRPr="00021283">
        <w:rPr>
          <w:rFonts w:eastAsia="Times New Roman" w:cstheme="minorHAnsi"/>
          <w:color w:val="000000"/>
          <w:kern w:val="0"/>
          <w:lang w:eastAsia="en-GB"/>
          <w14:ligatures w14:val="none"/>
        </w:rPr>
        <w:t>.</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Jasper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Blogs</w:t>
      </w:r>
      <w:proofErr w:type="spellEnd"/>
      <w:r w:rsidRPr="00021283">
        <w:rPr>
          <w:rFonts w:eastAsia="Times New Roman" w:cstheme="minorHAnsi"/>
          <w:color w:val="000000"/>
          <w:kern w:val="0"/>
          <w:lang w:eastAsia="en-GB"/>
          <w14:ligatures w14:val="none"/>
        </w:rPr>
        <w:t xml:space="preserve"> για το </w:t>
      </w:r>
      <w:proofErr w:type="spellStart"/>
      <w:r w:rsidRPr="00021283">
        <w:rPr>
          <w:rFonts w:eastAsia="Times New Roman" w:cstheme="minorHAnsi"/>
          <w:color w:val="000000"/>
          <w:kern w:val="0"/>
          <w:lang w:eastAsia="en-GB"/>
          <w14:ligatures w14:val="none"/>
        </w:rPr>
        <w:t>site</w:t>
      </w:r>
      <w:proofErr w:type="spellEnd"/>
      <w:r w:rsidRPr="00021283">
        <w:rPr>
          <w:rFonts w:eastAsia="Times New Roman" w:cstheme="minorHAnsi"/>
          <w:color w:val="000000"/>
          <w:kern w:val="0"/>
          <w:lang w:eastAsia="en-GB"/>
          <w14:ligatures w14:val="none"/>
        </w:rPr>
        <w:t xml:space="preserv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w:t>
      </w:r>
      <w:proofErr w:type="spellStart"/>
      <w:r w:rsidRPr="00021283">
        <w:rPr>
          <w:rFonts w:eastAsia="Times New Roman" w:cstheme="minorHAnsi"/>
          <w:color w:val="000000"/>
          <w:kern w:val="0"/>
          <w:lang w:eastAsia="en-GB"/>
          <w14:ligatures w14:val="none"/>
        </w:rPr>
        <w:t>leads</w:t>
      </w:r>
      <w:proofErr w:type="spellEnd"/>
      <w:r w:rsidRPr="00021283">
        <w:rPr>
          <w:rFonts w:eastAsia="Times New Roman" w:cstheme="minorHAnsi"/>
          <w:color w:val="000000"/>
          <w:kern w:val="0"/>
          <w:lang w:eastAsia="en-GB"/>
          <w14:ligatures w14:val="none"/>
        </w:rPr>
        <w:t>.</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xml:space="preserve"> Αύξηση πελατολογίου χωρίς επιπλέον κόστος </w:t>
      </w:r>
      <w:proofErr w:type="spellStart"/>
      <w:r w:rsidRPr="00021283">
        <w:rPr>
          <w:rFonts w:eastAsia="Times New Roman" w:cstheme="minorHAnsi"/>
          <w:color w:val="000000"/>
          <w:kern w:val="0"/>
          <w:lang w:eastAsia="en-GB"/>
          <w14:ligatures w14:val="none"/>
        </w:rPr>
        <w:t>marketing</w:t>
      </w:r>
      <w:proofErr w:type="spellEnd"/>
      <w:r w:rsidRPr="00021283">
        <w:rPr>
          <w:rFonts w:eastAsia="Times New Roman" w:cstheme="minorHAnsi"/>
          <w:color w:val="000000"/>
          <w:kern w:val="0"/>
          <w:lang w:eastAsia="en-GB"/>
          <w14:ligatures w14:val="none"/>
        </w:rPr>
        <w:t>.</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TestGorilla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Hirelogic</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w:t>
      </w:r>
      <w:proofErr w:type="spellStart"/>
      <w:r w:rsidRPr="00021283">
        <w:rPr>
          <w:rFonts w:eastAsia="Times New Roman" w:cstheme="minorHAnsi"/>
          <w:b/>
          <w:bCs/>
          <w:color w:val="000000"/>
          <w:kern w:val="0"/>
          <w:lang w:eastAsia="en-GB"/>
          <w14:ligatures w14:val="none"/>
        </w:rPr>
        <w:t>Powered</w:t>
      </w:r>
      <w:proofErr w:type="spellEnd"/>
      <w:r w:rsidRPr="00021283">
        <w:rPr>
          <w:rFonts w:eastAsia="Times New Roman" w:cstheme="minorHAnsi"/>
          <w:b/>
          <w:bCs/>
          <w:color w:val="000000"/>
          <w:kern w:val="0"/>
          <w:lang w:eastAsia="en-GB"/>
          <w14:ligatures w14:val="none"/>
        </w:rPr>
        <w:t xml:space="preserve">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Tidio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Intercom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Fin</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 xml:space="preserve">Στήσιμο </w:t>
      </w:r>
      <w:proofErr w:type="spellStart"/>
      <w:r w:rsidRPr="00021283">
        <w:rPr>
          <w:rFonts w:eastAsia="Times New Roman" w:cstheme="minorHAnsi"/>
          <w:color w:val="000000"/>
          <w:kern w:val="0"/>
          <w:lang w:eastAsia="en-GB"/>
          <w14:ligatures w14:val="none"/>
        </w:rPr>
        <w:t>chatbot</w:t>
      </w:r>
      <w:proofErr w:type="spellEnd"/>
      <w:r w:rsidRPr="00021283">
        <w:rPr>
          <w:rFonts w:eastAsia="Times New Roman" w:cstheme="minorHAnsi"/>
          <w:color w:val="000000"/>
          <w:kern w:val="0"/>
          <w:lang w:eastAsia="en-GB"/>
          <w14:ligatures w14:val="none"/>
        </w:rPr>
        <w:t xml:space="preserve">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Make.com,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Ειδοποιήσεις </w:t>
      </w:r>
      <w:proofErr w:type="spellStart"/>
      <w:r w:rsidRPr="00021283">
        <w:rPr>
          <w:rFonts w:eastAsia="Times New Roman" w:cstheme="minorHAnsi"/>
          <w:color w:val="000000"/>
          <w:kern w:val="0"/>
          <w:lang w:eastAsia="en-GB"/>
          <w14:ligatures w14:val="none"/>
        </w:rPr>
        <w:t>Slack</w:t>
      </w:r>
      <w:proofErr w:type="spellEnd"/>
      <w:r w:rsidRPr="00021283">
        <w:rPr>
          <w:rFonts w:eastAsia="Times New Roman" w:cstheme="minorHAnsi"/>
          <w:color w:val="000000"/>
          <w:kern w:val="0"/>
          <w:lang w:eastAsia="en-GB"/>
          <w14:ligatures w14:val="none"/>
        </w:rPr>
        <w:t>.</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Tableau</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MonkeyLearn</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r>
      <w:proofErr w:type="spellStart"/>
      <w:r w:rsidRPr="00021283">
        <w:rPr>
          <w:rFonts w:eastAsia="Times New Roman" w:cstheme="minorHAnsi"/>
          <w:color w:val="000000"/>
          <w:kern w:val="0"/>
          <w:lang w:eastAsia="en-GB"/>
          <w14:ligatures w14:val="none"/>
        </w:rPr>
        <w:t>Dashboard</w:t>
      </w:r>
      <w:proofErr w:type="spellEnd"/>
      <w:r w:rsidRPr="00021283">
        <w:rPr>
          <w:rFonts w:eastAsia="Times New Roman" w:cstheme="minorHAnsi"/>
          <w:color w:val="000000"/>
          <w:kern w:val="0"/>
          <w:lang w:eastAsia="en-GB"/>
          <w14:ligatures w14:val="none"/>
        </w:rPr>
        <w:t xml:space="preserve"> παρακολούθησης </w:t>
      </w:r>
      <w:proofErr w:type="spellStart"/>
      <w:r w:rsidRPr="00021283">
        <w:rPr>
          <w:rFonts w:eastAsia="Times New Roman" w:cstheme="minorHAnsi"/>
          <w:color w:val="000000"/>
          <w:kern w:val="0"/>
          <w:lang w:eastAsia="en-GB"/>
          <w14:ligatures w14:val="none"/>
        </w:rPr>
        <w:t>KPIs</w:t>
      </w:r>
      <w:proofErr w:type="spellEnd"/>
      <w:r w:rsidRPr="00021283">
        <w:rPr>
          <w:rFonts w:eastAsia="Times New Roman" w:cstheme="minorHAnsi"/>
          <w:color w:val="000000"/>
          <w:kern w:val="0"/>
          <w:lang w:eastAsia="en-GB"/>
          <w14:ligatures w14:val="none"/>
        </w:rPr>
        <w:t xml:space="preserve">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Βήμα 13: Δημιουργία </w:t>
      </w:r>
      <w:proofErr w:type="spellStart"/>
      <w:r w:rsidRPr="00021283">
        <w:rPr>
          <w:rFonts w:eastAsia="Times New Roman" w:cstheme="minorHAnsi"/>
          <w:b/>
          <w:bCs/>
          <w:color w:val="000000"/>
          <w:kern w:val="0"/>
          <w:lang w:eastAsia="en-GB"/>
          <w14:ligatures w14:val="none"/>
        </w:rPr>
        <w:t>SOPs</w:t>
      </w:r>
      <w:proofErr w:type="spellEnd"/>
      <w:r w:rsidRPr="00021283">
        <w:rPr>
          <w:rFonts w:eastAsia="Times New Roman" w:cstheme="minorHAnsi"/>
          <w:b/>
          <w:bCs/>
          <w:color w:val="000000"/>
          <w:kern w:val="0"/>
          <w:lang w:eastAsia="en-GB"/>
          <w14:ligatures w14:val="none"/>
        </w:rPr>
        <w:t xml:space="preserve"> (Standard </w:t>
      </w:r>
      <w:proofErr w:type="spellStart"/>
      <w:r w:rsidRPr="00021283">
        <w:rPr>
          <w:rFonts w:eastAsia="Times New Roman" w:cstheme="minorHAnsi"/>
          <w:b/>
          <w:bCs/>
          <w:color w:val="000000"/>
          <w:kern w:val="0"/>
          <w:lang w:eastAsia="en-GB"/>
          <w14:ligatures w14:val="none"/>
        </w:rPr>
        <w:t>Operating</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Procedures</w:t>
      </w:r>
      <w:proofErr w:type="spellEnd"/>
      <w:r w:rsidRPr="00021283">
        <w:rPr>
          <w:rFonts w:eastAsia="Times New Roman" w:cstheme="minorHAnsi"/>
          <w:b/>
          <w:bCs/>
          <w:color w:val="000000"/>
          <w:kern w:val="0"/>
          <w:lang w:eastAsia="en-GB"/>
          <w14:ligatures w14:val="none"/>
        </w:rPr>
        <w:t>)</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w:t>
      </w:r>
      <w:proofErr w:type="spellStart"/>
      <w:r w:rsidRPr="00021283">
        <w:rPr>
          <w:rFonts w:cstheme="minorHAnsi"/>
          <w:color w:val="000000"/>
        </w:rPr>
        <w:t>smartphones</w:t>
      </w:r>
      <w:proofErr w:type="spellEnd"/>
      <w:r w:rsidRPr="00021283">
        <w:rPr>
          <w:rFonts w:cstheme="minorHAnsi"/>
          <w:color w:val="000000"/>
        </w:rPr>
        <w:t>).</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Εδώ συναντάμε τα συστήματα που δημιουργούν νέο περιεχόμενο, όπως κείμενο, εικόνες, μουσική ή ακόμα και κώδικα. Παραδείγματα είναι το </w:t>
      </w:r>
      <w:proofErr w:type="spellStart"/>
      <w:r w:rsidRPr="00021283">
        <w:rPr>
          <w:rFonts w:cstheme="minorHAnsi"/>
          <w:color w:val="000000"/>
        </w:rPr>
        <w:t>ChatGPT</w:t>
      </w:r>
      <w:proofErr w:type="spellEnd"/>
      <w:r w:rsidRPr="00021283">
        <w:rPr>
          <w:rFonts w:cstheme="minorHAnsi"/>
          <w:color w:val="000000"/>
        </w:rPr>
        <w:t xml:space="preserve">, το DALL-E και τα </w:t>
      </w:r>
      <w:proofErr w:type="spellStart"/>
      <w:r w:rsidRPr="00021283">
        <w:rPr>
          <w:rFonts w:cstheme="minorHAnsi"/>
          <w:color w:val="000000"/>
        </w:rPr>
        <w:t>generative</w:t>
      </w:r>
      <w:proofErr w:type="spellEnd"/>
      <w:r w:rsidRPr="00021283">
        <w:rPr>
          <w:rFonts w:cstheme="minorHAnsi"/>
          <w:color w:val="000000"/>
        </w:rPr>
        <w:t xml:space="preserve"> </w:t>
      </w:r>
      <w:proofErr w:type="spellStart"/>
      <w:r w:rsidRPr="00021283">
        <w:rPr>
          <w:rFonts w:cstheme="minorHAnsi"/>
          <w:color w:val="000000"/>
        </w:rPr>
        <w:t>models</w:t>
      </w:r>
      <w:proofErr w:type="spellEnd"/>
      <w:r w:rsidRPr="00021283">
        <w:rPr>
          <w:rFonts w:cstheme="minorHAnsi"/>
          <w:color w:val="000000"/>
        </w:rPr>
        <w:t xml:space="preserve">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w:t>
      </w:r>
      <w:proofErr w:type="spellStart"/>
      <w:r w:rsidRPr="00021283">
        <w:rPr>
          <w:rFonts w:cstheme="minorHAnsi"/>
          <w:color w:val="000000"/>
        </w:rPr>
        <w:t>chatbots</w:t>
      </w:r>
      <w:proofErr w:type="spellEnd"/>
      <w:r w:rsidRPr="00021283">
        <w:rPr>
          <w:rFonts w:cstheme="minorHAnsi"/>
          <w:color w:val="000000"/>
        </w:rPr>
        <w:t xml:space="preserve">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w:t>
      </w:r>
      <w:proofErr w:type="spellStart"/>
      <w:r w:rsidRPr="00021283">
        <w:rPr>
          <w:rFonts w:cstheme="minorHAnsi"/>
          <w:color w:val="000000"/>
        </w:rPr>
        <w:t>recommendation</w:t>
      </w:r>
      <w:proofErr w:type="spellEnd"/>
      <w:r w:rsidRPr="00021283">
        <w:rPr>
          <w:rFonts w:cstheme="minorHAnsi"/>
          <w:color w:val="000000"/>
        </w:rPr>
        <w:t xml:space="preserve"> </w:t>
      </w:r>
      <w:proofErr w:type="spellStart"/>
      <w:r w:rsidRPr="00021283">
        <w:rPr>
          <w:rFonts w:cstheme="minorHAnsi"/>
          <w:color w:val="000000"/>
        </w:rPr>
        <w:t>engines</w:t>
      </w:r>
      <w:proofErr w:type="spellEnd"/>
      <w:r w:rsidRPr="00021283">
        <w:rPr>
          <w:rFonts w:cstheme="minorHAnsi"/>
          <w:color w:val="000000"/>
        </w:rPr>
        <w:t xml:space="preserve">) (π.χ. </w:t>
      </w:r>
      <w:proofErr w:type="spellStart"/>
      <w:r w:rsidRPr="00021283">
        <w:rPr>
          <w:rFonts w:cstheme="minorHAnsi"/>
          <w:color w:val="000000"/>
        </w:rPr>
        <w:t>Netflix</w:t>
      </w:r>
      <w:proofErr w:type="spellEnd"/>
      <w:r w:rsidRPr="00021283">
        <w:rPr>
          <w:rFonts w:cstheme="minorHAnsi"/>
          <w:color w:val="000000"/>
        </w:rPr>
        <w:t xml:space="preserve">, </w:t>
      </w:r>
      <w:proofErr w:type="spellStart"/>
      <w:r w:rsidRPr="00021283">
        <w:rPr>
          <w:rFonts w:cstheme="minorHAnsi"/>
          <w:color w:val="000000"/>
        </w:rPr>
        <w:t>Amazon</w:t>
      </w:r>
      <w:proofErr w:type="spellEnd"/>
      <w:r w:rsidRPr="00021283">
        <w:rPr>
          <w:rFonts w:cstheme="minorHAnsi"/>
          <w:color w:val="000000"/>
        </w:rPr>
        <w:t>).</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Το τέταρτο κύμα φέρνει την AI στον φυσικό κόσμο με ρομπότ, αυτόνομα οχήματα και </w:t>
      </w:r>
      <w:proofErr w:type="spellStart"/>
      <w:r w:rsidRPr="00021283">
        <w:rPr>
          <w:rFonts w:cstheme="minorHAnsi"/>
          <w:color w:val="000000"/>
        </w:rPr>
        <w:t>drones</w:t>
      </w:r>
      <w:proofErr w:type="spellEnd"/>
      <w:r w:rsidRPr="00021283">
        <w:rPr>
          <w:rFonts w:cstheme="minorHAnsi"/>
          <w:color w:val="000000"/>
        </w:rPr>
        <w:t xml:space="preserve"> που </w:t>
      </w:r>
      <w:proofErr w:type="spellStart"/>
      <w:r w:rsidRPr="00021283">
        <w:rPr>
          <w:rFonts w:cstheme="minorHAnsi"/>
          <w:color w:val="000000"/>
        </w:rPr>
        <w:t>αλληλεπιδρούν</w:t>
      </w:r>
      <w:proofErr w:type="spellEnd"/>
      <w:r w:rsidRPr="00021283">
        <w:rPr>
          <w:rFonts w:cstheme="minorHAnsi"/>
          <w:color w:val="000000"/>
        </w:rPr>
        <w:t xml:space="preserve"> με το περιβάλλον. Συνδυάζει αισθητήρια δεδομένα, συλλογιστική και μηχανική δράση (π.χ. ρομποτικοί βραχίονες σε εργοστάσια, αυτόνομα </w:t>
      </w:r>
      <w:proofErr w:type="spellStart"/>
      <w:r w:rsidRPr="00021283">
        <w:rPr>
          <w:rFonts w:cstheme="minorHAnsi"/>
          <w:color w:val="000000"/>
        </w:rPr>
        <w:t>delivery</w:t>
      </w:r>
      <w:proofErr w:type="spellEnd"/>
      <w:r w:rsidRPr="00021283">
        <w:rPr>
          <w:rFonts w:cstheme="minorHAnsi"/>
          <w:color w:val="000000"/>
        </w:rPr>
        <w:t xml:space="preserve"> </w:t>
      </w:r>
      <w:proofErr w:type="spellStart"/>
      <w:r w:rsidRPr="00021283">
        <w:rPr>
          <w:rFonts w:cstheme="minorHAnsi"/>
          <w:color w:val="000000"/>
        </w:rPr>
        <w:t>robots</w:t>
      </w:r>
      <w:proofErr w:type="spellEnd"/>
      <w:r w:rsidRPr="00021283">
        <w:rPr>
          <w:rFonts w:cstheme="minorHAnsi"/>
          <w:color w:val="000000"/>
        </w:rPr>
        <w:t>).</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 xml:space="preserve">Σε κάθε φάση θα εμφανίζονται </w:t>
      </w:r>
      <w:commentRangeStart w:id="200"/>
      <w:del w:id="400" w:author="ProofreadAI" w:date="2026-02-23T15:51:42.322780Z">
        <w:r>
          <w:rPr>
            <w:rFonts w:asciiTheme="minorHAnsi" w:hAnsiTheme="minorHAnsi" w:cstheme="minorHAnsi"/>
          </w:rPr>
          <w:delText xml:space="preserve">και καινούργια</w:delText>
        </w:r>
      </w:del>
      <w:ins w:id="401" w:author="ProofreadAI" w:date="2026-02-23T15:51:42.322780Z">
        <w:r>
          <w:rPr>
            <w:rFonts w:asciiTheme="minorHAnsi" w:hAnsiTheme="minorHAnsi" w:cstheme="minorHAnsi"/>
          </w:rPr>
          <w:t xml:space="preserve">καινούργια</w:t>
        </w:r>
      </w:ins>
      <w:commentRangeEnd w:id="200"/>
      <w:r>
        <w:commentReference w:id="200"/>
      </w:r>
      <w:r>
        <w:rPr>
          <w:rFonts w:asciiTheme="minorHAnsi" w:hAnsiTheme="minorHAnsi" w:cstheme="minorHAnsi"/>
        </w:rPr>
        <w:t xml:space="preserve">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w:t>
      </w:r>
      <w:proofErr w:type="spellStart"/>
      <w:r w:rsidRPr="00021283">
        <w:rPr>
          <w:rFonts w:eastAsia="Times New Roman" w:cstheme="minorHAnsi"/>
          <w:color w:val="000000"/>
          <w:kern w:val="0"/>
          <w:lang w:eastAsia="en-GB"/>
          <w14:ligatures w14:val="none"/>
        </w:rPr>
        <w:t>παγκοσμιοποιημένου</w:t>
      </w:r>
      <w:proofErr w:type="spellEnd"/>
      <w:r w:rsidRPr="00021283">
        <w:rPr>
          <w:rFonts w:eastAsia="Times New Roman" w:cstheme="minorHAnsi"/>
          <w:color w:val="000000"/>
          <w:kern w:val="0"/>
          <w:lang w:eastAsia="en-GB"/>
          <w14:ligatures w14:val="none"/>
        </w:rPr>
        <w:t xml:space="preserve"> συστήματος, οδηγώντας σε τάσεις </w:t>
      </w:r>
      <w:proofErr w:type="spellStart"/>
      <w:r w:rsidRPr="00021283">
        <w:rPr>
          <w:rFonts w:eastAsia="Times New Roman" w:cstheme="minorHAnsi"/>
          <w:color w:val="000000"/>
          <w:kern w:val="0"/>
          <w:lang w:eastAsia="en-GB"/>
          <w14:ligatures w14:val="none"/>
        </w:rPr>
        <w:t>αποπαγκοσμιοποίησης</w:t>
      </w:r>
      <w:proofErr w:type="spellEnd"/>
      <w:r w:rsidRPr="00021283">
        <w:rPr>
          <w:rFonts w:eastAsia="Times New Roman" w:cstheme="minorHAnsi"/>
          <w:color w:val="000000"/>
          <w:kern w:val="0"/>
          <w:lang w:eastAsia="en-GB"/>
          <w14:ligatures w14:val="none"/>
        </w:rPr>
        <w:t xml:space="preserve">,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w:t>
      </w:r>
      <w:proofErr w:type="spellStart"/>
      <w:r w:rsidRPr="00021283">
        <w:rPr>
          <w:rFonts w:eastAsia="Times New Roman" w:cstheme="minorHAnsi"/>
          <w:color w:val="000000"/>
          <w:kern w:val="0"/>
          <w:lang w:eastAsia="en-GB"/>
          <w14:ligatures w14:val="none"/>
        </w:rPr>
        <w:t>αποπαγκοσμιοποίησης</w:t>
      </w:r>
      <w:proofErr w:type="spellEnd"/>
      <w:r w:rsidRPr="00021283">
        <w:rPr>
          <w:rFonts w:eastAsia="Times New Roman" w:cstheme="minorHAnsi"/>
          <w:color w:val="000000"/>
          <w:kern w:val="0"/>
          <w:lang w:eastAsia="en-GB"/>
          <w14:ligatures w14:val="none"/>
        </w:rPr>
        <w:t xml:space="preserve">,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και ενός εμπορικού πλεονάσματος της Κίνας $1,3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ισχύς) από τη </w:t>
      </w:r>
      <w:proofErr w:type="spellStart"/>
      <w:r w:rsidRPr="00021283">
        <w:rPr>
          <w:rFonts w:eastAsia="Times New Roman" w:cstheme="minorHAnsi"/>
          <w:color w:val="000000"/>
          <w:kern w:val="0"/>
          <w:lang w:eastAsia="en-GB"/>
          <w14:ligatures w14:val="none"/>
        </w:rPr>
        <w:t>soft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δίκτυα 5G) λειτουργεί ως σύνδεσμος των δύο, δημιουργώντας μια νέα μορφή «υβριδικής ισχύος» που συνδυάζει επιρροή και εξάρτηση. </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Παγκόσμιος Οργανισμός </w:t>
      </w:r>
      <w:commentRangeStart w:id="201"/>
      <w:del w:id="402" w:author="ProofreadAI" w:date="2026-02-23T15:51:42.322780Z">
        <w:r>
          <w:rPr>
            <w:rFonts w:eastAsia="Times New Roman" w:cstheme="minorHAnsi"/>
            <w:color w:val="000000"/>
            <w:kern w:val="0"/>
            <w:lang w:eastAsia="en-GB"/>
            <w14:ligatures w14:val="none"/>
          </w:rPr>
          <w:delText xml:space="preserve">εμπορίου</w:delText>
        </w:r>
      </w:del>
      <w:ins w:id="403" w:author="ProofreadAI" w:date="2026-02-23T15:51:42.322780Z">
        <w:r>
          <w:rPr>
            <w:rFonts w:eastAsia="Times New Roman" w:cstheme="minorHAnsi"/>
            <w:color w:val="000000"/>
            <w:kern w:val="0"/>
            <w:lang w:eastAsia="en-GB"/>
            <w14:ligatures w14:val="none"/>
          </w:rPr>
          <w:t xml:space="preserve">Εμπορίου</w:t>
        </w:r>
      </w:ins>
      <w:commentRangeEnd w:id="201"/>
      <w:r>
        <w:commentReference w:id="201"/>
      </w:r>
      <w:r>
        <w:rPr>
          <w:rFonts w:eastAsia="Times New Roman" w:cstheme="minorHAnsi"/>
          <w:color w:val="000000"/>
          <w:kern w:val="0"/>
          <w:lang w:eastAsia="en-GB"/>
          <w14:ligatures w14:val="none"/>
        </w:rPr>
        <w:t xml:space="preserve">-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w:t>
      </w:r>
      <w:proofErr w:type="spellStart"/>
      <w:r w:rsidRPr="00021283">
        <w:rPr>
          <w:rFonts w:eastAsia="Times New Roman" w:cstheme="minorHAnsi"/>
          <w:color w:val="000000"/>
          <w:kern w:val="0"/>
          <w:lang w:eastAsia="en-GB"/>
          <w14:ligatures w14:val="none"/>
        </w:rPr>
        <w:t>brand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names</w:t>
      </w:r>
      <w:proofErr w:type="spellEnd"/>
      <w:r w:rsidRPr="00021283">
        <w:rPr>
          <w:rFonts w:eastAsia="Times New Roman" w:cstheme="minorHAnsi"/>
          <w:color w:val="000000"/>
          <w:kern w:val="0"/>
          <w:lang w:eastAsia="en-GB"/>
          <w14:ligatures w14:val="none"/>
        </w:rPr>
        <w:t>, πολιτιστικές παραγωγές (</w:t>
      </w:r>
      <w:proofErr w:type="spellStart"/>
      <w:r w:rsidRPr="00021283">
        <w:rPr>
          <w:rFonts w:eastAsia="Times New Roman" w:cstheme="minorHAnsi"/>
          <w:color w:val="000000"/>
          <w:kern w:val="0"/>
          <w:lang w:eastAsia="en-GB"/>
          <w14:ligatures w14:val="none"/>
        </w:rPr>
        <w:t>Hollywood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Netflix</w:t>
      </w:r>
      <w:proofErr w:type="spellEnd"/>
      <w:r w:rsidRPr="00021283">
        <w:rPr>
          <w:rFonts w:eastAsia="Times New Roman" w:cstheme="minorHAnsi"/>
          <w:color w:val="000000"/>
          <w:kern w:val="0"/>
          <w:lang w:eastAsia="en-GB"/>
          <w14:ligatures w14:val="none"/>
        </w:rPr>
        <w:t>) και πανεπιστήμια (</w:t>
      </w:r>
      <w:proofErr w:type="spellStart"/>
      <w:r w:rsidRPr="00021283">
        <w:rPr>
          <w:rFonts w:eastAsia="Times New Roman" w:cstheme="minorHAnsi"/>
          <w:color w:val="000000"/>
          <w:kern w:val="0"/>
          <w:lang w:eastAsia="en-GB"/>
          <w14:ligatures w14:val="none"/>
        </w:rPr>
        <w:t>Harvard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Oxford</w:t>
      </w:r>
      <w:proofErr w:type="spellEnd"/>
      <w:r w:rsidRPr="00021283">
        <w:rPr>
          <w:rFonts w:eastAsia="Times New Roman" w:cstheme="minorHAnsi"/>
          <w:color w:val="000000"/>
          <w:kern w:val="0"/>
          <w:lang w:eastAsia="en-GB"/>
          <w14:ligatures w14:val="none"/>
        </w:rPr>
        <w:t xml:space="preserve">)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w:t>
      </w:r>
      <w:proofErr w:type="spellStart"/>
      <w:r w:rsidRPr="00021283">
        <w:rPr>
          <w:rFonts w:eastAsia="Times New Roman" w:cstheme="minorHAnsi"/>
          <w:color w:val="000000"/>
          <w:kern w:val="0"/>
          <w:lang w:eastAsia="en-GB"/>
          <w14:ligatures w14:val="none"/>
        </w:rPr>
        <w:t>guanxi</w:t>
      </w:r>
      <w:proofErr w:type="spellEnd"/>
      <w:r w:rsidRPr="00021283">
        <w:rPr>
          <w:rFonts w:eastAsia="Times New Roman" w:cstheme="minorHAnsi"/>
          <w:color w:val="000000"/>
          <w:kern w:val="0"/>
          <w:lang w:eastAsia="en-GB"/>
          <w14:ligatures w14:val="none"/>
        </w:rPr>
        <w:t>),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w:t>
      </w:r>
      <w:proofErr w:type="spellStart"/>
      <w:r w:rsidRPr="00021283">
        <w:rPr>
          <w:rFonts w:eastAsia="Times New Roman" w:cstheme="minorHAnsi"/>
          <w:color w:val="000000"/>
          <w:kern w:val="0"/>
          <w:lang w:eastAsia="en-GB"/>
          <w14:ligatures w14:val="none"/>
        </w:rPr>
        <w:t>bilateralism</w:t>
      </w:r>
      <w:proofErr w:type="spellEnd"/>
      <w:r w:rsidRPr="00021283">
        <w:rPr>
          <w:rFonts w:eastAsia="Times New Roman" w:cstheme="minorHAnsi"/>
          <w:color w:val="000000"/>
          <w:kern w:val="0"/>
          <w:lang w:eastAsia="en-GB"/>
          <w14:ligatures w14:val="none"/>
        </w:rPr>
        <w:t xml:space="preserve">): συναλλαγές μεταξύ δύο πλευρών, όχι μέσω συμμαχιών. Το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για παράδειγμα, δίνει δάνεια και υποδομές σε χώρες, χωρίς δέσμευση σε ευρύτερες πολυμερείς δομές. Η Κίνα χρησιμοποιεί το εμπόριο </w:t>
      </w:r>
      <w:proofErr w:type="spellStart"/>
      <w:r w:rsidRPr="00021283">
        <w:rPr>
          <w:rFonts w:eastAsia="Times New Roman" w:cstheme="minorHAnsi"/>
          <w:color w:val="000000"/>
          <w:kern w:val="0"/>
          <w:lang w:eastAsia="en-GB"/>
          <w14:ligatures w14:val="none"/>
        </w:rPr>
        <w:t>εργαλειακά</w:t>
      </w:r>
      <w:proofErr w:type="spellEnd"/>
      <w:r w:rsidRPr="00021283">
        <w:rPr>
          <w:rFonts w:eastAsia="Times New Roman" w:cstheme="minorHAnsi"/>
          <w:color w:val="000000"/>
          <w:kern w:val="0"/>
          <w:lang w:eastAsia="en-GB"/>
          <w14:ligatures w14:val="none"/>
        </w:rPr>
        <w:t>,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w:t>
      </w:r>
      <w:proofErr w:type="spellStart"/>
      <w:r w:rsidRPr="00021283">
        <w:rPr>
          <w:rFonts w:eastAsia="Times New Roman" w:cstheme="minorHAnsi"/>
          <w:color w:val="000000"/>
          <w:kern w:val="0"/>
          <w:lang w:eastAsia="en-GB"/>
          <w14:ligatures w14:val="none"/>
        </w:rPr>
        <w:t>social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credit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w:t>
      </w:r>
      <w:proofErr w:type="spellEnd"/>
      <w:r w:rsidRPr="00021283">
        <w:rPr>
          <w:rFonts w:eastAsia="Times New Roman" w:cstheme="minorHAnsi"/>
          <w:color w:val="000000"/>
          <w:kern w:val="0"/>
          <w:lang w:eastAsia="en-GB"/>
          <w14:ligatures w14:val="none"/>
        </w:rPr>
        <w:t xml:space="preserve">) και προτεραιότητα στην ανάπτυξη μέσω δημόσιων έργων. Μέσω της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(δρόμοι του Μεταξιού), η Κίνα επεκτείνεται σε Αφρική και Ασία, ενώ μέσω τεχνολογικών κολοσσών (</w:t>
      </w:r>
      <w:proofErr w:type="spellStart"/>
      <w:r w:rsidRPr="00021283">
        <w:rPr>
          <w:rFonts w:eastAsia="Times New Roman" w:cstheme="minorHAnsi"/>
          <w:color w:val="000000"/>
          <w:kern w:val="0"/>
          <w:lang w:eastAsia="en-GB"/>
          <w14:ligatures w14:val="none"/>
        </w:rPr>
        <w:t>Huawei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Tencent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Alibaba</w:t>
      </w:r>
      <w:proofErr w:type="spellEnd"/>
      <w:r w:rsidRPr="00021283">
        <w:rPr>
          <w:rFonts w:eastAsia="Times New Roman" w:cstheme="minorHAnsi"/>
          <w:color w:val="000000"/>
          <w:kern w:val="0"/>
          <w:lang w:eastAsia="en-GB"/>
          <w14:ligatures w14:val="none"/>
        </w:rPr>
        <w:t xml:space="preserve">) εξάγει κρίσιμες υποδομές (π.χ. 5G). Στην ήπια ισχύ, η Κίνα ενισχύεται μέσω </w:t>
      </w:r>
      <w:proofErr w:type="spellStart"/>
      <w:r w:rsidRPr="00021283">
        <w:rPr>
          <w:rFonts w:eastAsia="Times New Roman" w:cstheme="minorHAnsi"/>
          <w:color w:val="000000"/>
          <w:kern w:val="0"/>
          <w:lang w:eastAsia="en-GB"/>
          <w14:ligatures w14:val="none"/>
        </w:rPr>
        <w:t>Confucius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Institutes</w:t>
      </w:r>
      <w:proofErr w:type="spellEnd"/>
      <w:r w:rsidRPr="00021283">
        <w:rPr>
          <w:rFonts w:eastAsia="Times New Roman" w:cstheme="minorHAnsi"/>
          <w:color w:val="000000"/>
          <w:kern w:val="0"/>
          <w:lang w:eastAsia="en-GB"/>
          <w14:ligatures w14:val="none"/>
        </w:rPr>
        <w:t xml:space="preserve">,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w:t>
      </w:r>
      <w:proofErr w:type="spellStart"/>
      <w:r w:rsidRPr="00021283">
        <w:rPr>
          <w:rFonts w:eastAsia="Times New Roman" w:cstheme="minorHAnsi"/>
          <w:color w:val="000000"/>
          <w:kern w:val="0"/>
          <w:lang w:eastAsia="en-GB"/>
          <w14:ligatures w14:val="none"/>
        </w:rPr>
        <w:t>smart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cities</w:t>
      </w:r>
      <w:proofErr w:type="spellEnd"/>
      <w:r w:rsidRPr="00021283">
        <w:rPr>
          <w:rFonts w:eastAsia="Times New Roman" w:cstheme="minorHAnsi"/>
          <w:color w:val="000000"/>
          <w:kern w:val="0"/>
          <w:lang w:eastAsia="en-GB"/>
          <w14:ligatures w14:val="none"/>
        </w:rPr>
        <w:t>)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της Λατινικής Αμερικής, όπως η Βραζιλία, η Αργεντινή και η Χιλή, εστιάζοντας σε </w:t>
      </w:r>
      <w:proofErr w:type="spellStart"/>
      <w:r w:rsidRPr="00021283">
        <w:rPr>
          <w:rFonts w:eastAsia="Times New Roman" w:cstheme="minorHAnsi"/>
          <w:color w:val="000000"/>
          <w:kern w:val="0"/>
          <w:lang w:eastAsia="en-GB"/>
          <w14:ligatures w14:val="none"/>
        </w:rPr>
        <w:t>commodities</w:t>
      </w:r>
      <w:proofErr w:type="spellEnd"/>
      <w:r w:rsidRPr="00021283">
        <w:rPr>
          <w:rFonts w:eastAsia="Times New Roman" w:cstheme="minorHAnsi"/>
          <w:color w:val="000000"/>
          <w:kern w:val="0"/>
          <w:lang w:eastAsia="en-GB"/>
          <w14:ligatures w14:val="none"/>
        </w:rPr>
        <w:t xml:space="preserve"> (σόγια, πετρέλαιο) και επενδύοντας σε μεταφορές και ενέργεια. Η Δύση διατηρεί </w:t>
      </w:r>
      <w:commentRangeStart w:id="202"/>
      <w:del w:id="404" w:author="ProofreadAI" w:date="2026-02-23T15:51:42.322780Z">
        <w:r>
          <w:rPr>
            <w:rFonts w:eastAsia="Times New Roman" w:cstheme="minorHAnsi"/>
            <w:color w:val="000000"/>
            <w:kern w:val="0"/>
            <w:lang w:eastAsia="en-GB"/>
            <w14:ligatures w14:val="none"/>
          </w:rPr>
          <w:delText xml:space="preserve">πολιτισμική</w:delText>
        </w:r>
      </w:del>
      <w:ins w:id="405" w:author="ProofreadAI" w:date="2026-02-23T15:51:42.322780Z">
        <w:r>
          <w:rPr>
            <w:rFonts w:eastAsia="Times New Roman" w:cstheme="minorHAnsi"/>
            <w:color w:val="000000"/>
            <w:kern w:val="0"/>
            <w:lang w:eastAsia="en-GB"/>
            <w14:ligatures w14:val="none"/>
          </w:rPr>
          <w:t xml:space="preserve">πολιτιστική</w:t>
        </w:r>
      </w:ins>
      <w:commentRangeEnd w:id="202"/>
      <w:r>
        <w:commentReference w:id="202"/>
      </w:r>
      <w:r>
        <w:rPr>
          <w:rFonts w:eastAsia="Times New Roman" w:cstheme="minorHAnsi"/>
          <w:color w:val="000000"/>
          <w:kern w:val="0"/>
          <w:lang w:eastAsia="en-GB"/>
          <w14:ligatures w14:val="none"/>
        </w:rPr>
        <w:t xml:space="preserve">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w:t>
      </w:r>
      <w:commentRangeStart w:id="203"/>
      <w:del w:id="406" w:author="ProofreadAI" w:date="2026-02-23T15:51:42.322780Z">
        <w:r>
          <w:rPr>
            <w:rFonts w:eastAsia="Times New Roman" w:cstheme="minorHAnsi"/>
            <w:color w:val="000000"/>
            <w:kern w:val="0"/>
            <w:lang w:eastAsia="en-GB"/>
            <w14:ligatures w14:val="none"/>
          </w:rPr>
          <w:delText xml:space="preserve">νοτιοανατολική</w:delText>
        </w:r>
      </w:del>
      <w:ins w:id="407" w:author="ProofreadAI" w:date="2026-02-23T15:51:42.322780Z">
        <w:r>
          <w:rPr>
            <w:rFonts w:eastAsia="Times New Roman" w:cstheme="minorHAnsi"/>
            <w:color w:val="000000"/>
            <w:kern w:val="0"/>
            <w:lang w:eastAsia="en-GB"/>
            <w14:ligatures w14:val="none"/>
          </w:rPr>
          <w:t xml:space="preserve">Νοτιοανατολική</w:t>
        </w:r>
      </w:ins>
      <w:commentRangeEnd w:id="203"/>
      <w:r>
        <w:commentReference w:id="203"/>
      </w:r>
      <w:r>
        <w:rPr>
          <w:rFonts w:eastAsia="Times New Roman" w:cstheme="minorHAnsi"/>
          <w:color w:val="000000"/>
          <w:kern w:val="0"/>
          <w:lang w:eastAsia="en-GB"/>
          <w14:ligatures w14:val="none"/>
        </w:rPr>
        <w:t xml:space="preserve">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w:t>
      </w:r>
      <w:proofErr w:type="spellStart"/>
      <w:r w:rsidRPr="00021283">
        <w:rPr>
          <w:rFonts w:eastAsia="Times New Roman" w:cstheme="minorHAnsi"/>
          <w:color w:val="000000"/>
          <w:kern w:val="0"/>
          <w:lang w:eastAsia="en-GB"/>
          <w14:ligatures w14:val="none"/>
        </w:rPr>
        <w:t>TikTok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WeChat</w:t>
      </w:r>
      <w:proofErr w:type="spellEnd"/>
      <w:r w:rsidRPr="00021283">
        <w:rPr>
          <w:rFonts w:eastAsia="Times New Roman" w:cstheme="minorHAnsi"/>
          <w:color w:val="000000"/>
          <w:kern w:val="0"/>
          <w:lang w:eastAsia="en-GB"/>
          <w14:ligatures w14:val="none"/>
        </w:rPr>
        <w: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σύγκρουση μεταξύ δυτικού και κινεζικού μοντέλου δεν είναι απλώς γεωπολιτική (ποιος ελέγχει ποιες περιοχές) — είναι βαθύτερη: είναι πολιτιστική, </w:t>
      </w:r>
      <w:proofErr w:type="spellStart"/>
      <w:r w:rsidRPr="00021283">
        <w:rPr>
          <w:rFonts w:eastAsia="Times New Roman" w:cstheme="minorHAnsi"/>
          <w:color w:val="000000"/>
          <w:kern w:val="0"/>
          <w:lang w:eastAsia="en-GB"/>
          <w14:ligatures w14:val="none"/>
        </w:rPr>
        <w:t>αξιακή</w:t>
      </w:r>
      <w:proofErr w:type="spellEnd"/>
      <w:r w:rsidRPr="00021283">
        <w:rPr>
          <w:rFonts w:eastAsia="Times New Roman" w:cstheme="minorHAnsi"/>
          <w:color w:val="000000"/>
          <w:kern w:val="0"/>
          <w:lang w:eastAsia="en-GB"/>
          <w14:ligatures w14:val="none"/>
        </w:rPr>
        <w:t>,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w:t>
      </w:r>
      <w:proofErr w:type="spellStart"/>
      <w:r w:rsidRPr="00021283">
        <w:rPr>
          <w:rFonts w:cstheme="minorHAnsi"/>
          <w:color w:val="000000" w:themeColor="text1"/>
        </w:rPr>
        <w:t>τρισεκ</w:t>
      </w:r>
      <w:proofErr w:type="spellEnd"/>
      <w:r w:rsidRPr="00021283">
        <w:rPr>
          <w:rFonts w:cstheme="minorHAnsi"/>
          <w:color w:val="000000" w:themeColor="text1"/>
        </w:rPr>
        <w:t>. Η ορθή πολιτική θα ήταν να καταργηθεί κάθε δασμός και κάθε επιδότηση εξαγωγών, πράγμα το οποίο</w:t>
      </w:r>
      <w:r w:rsidR="00A012F2">
        <w:rPr>
          <w:rFonts w:cstheme="minorHAnsi"/>
          <w:color w:val="000000" w:themeColor="text1"/>
        </w:rPr>
        <w:t xml:space="preserve"> </w:t>
      </w:r>
      <w:r w:rsidRPr="00021283">
        <w:rPr>
          <w:rFonts w:cstheme="minorHAnsi"/>
          <w:color w:val="000000" w:themeColor="text1"/>
        </w:rPr>
        <w:t>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Από την πλευρά των καταναλωτών ενός κράτους, όσο περισσότερο </w:t>
      </w:r>
      <w:proofErr w:type="spellStart"/>
      <w:r w:rsidRPr="00021283">
        <w:rPr>
          <w:rFonts w:cstheme="minorHAnsi"/>
          <w:color w:val="000000" w:themeColor="text1"/>
        </w:rPr>
        <w:t>dumping</w:t>
      </w:r>
      <w:proofErr w:type="spellEnd"/>
      <w:r w:rsidRPr="00021283">
        <w:rPr>
          <w:rFonts w:cstheme="minorHAnsi"/>
          <w:color w:val="000000" w:themeColor="text1"/>
        </w:rPr>
        <w:t>,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xml:space="preserve">. Αν την Κινέζικη κυβέρνηση την έχουν τόσο κακώς συμβουλέψει ώστε να φορολογεί τους φορολογουμένους της για να εξάγει αγαθά στις ΗΠΑ, </w:t>
      </w:r>
      <w:commentRangeStart w:id="204"/>
      <w:del w:id="408" w:author="ProofreadAI" w:date="2026-02-23T15:51:42.322780Z">
        <w:r>
          <w:rPr>
            <w:rFonts w:cstheme="minorHAnsi"/>
            <w:color w:val="000000" w:themeColor="text1"/>
          </w:rPr>
          <w:delText xml:space="preserve">κάτω του κόστους</w:delText>
        </w:r>
      </w:del>
      <w:ins w:id="409" w:author="ProofreadAI" w:date="2026-02-23T15:51:42.322780Z">
        <w:r>
          <w:rPr>
            <w:rFonts w:cstheme="minorHAnsi"/>
            <w:color w:val="000000" w:themeColor="text1"/>
          </w:rPr>
          <w:t xml:space="preserve">κάτω από το κόστος</w:t>
        </w:r>
      </w:ins>
      <w:commentRangeEnd w:id="204"/>
      <w:r>
        <w:commentReference w:id="204"/>
      </w:r>
      <w:r>
        <w:rPr>
          <w:rFonts w:cstheme="minorHAnsi"/>
          <w:color w:val="000000" w:themeColor="text1"/>
        </w:rPr>
        <w:t xml:space="preserve">,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w:t>
      </w:r>
      <w:proofErr w:type="spellStart"/>
      <w:r w:rsidRPr="00021283">
        <w:rPr>
          <w:rFonts w:cstheme="minorHAnsi"/>
          <w:color w:val="000000" w:themeColor="text1"/>
        </w:rPr>
        <w:t>τρισ</w:t>
      </w:r>
      <w:proofErr w:type="spellEnd"/>
      <w:r w:rsidRPr="00021283">
        <w:rPr>
          <w:rFonts w:cstheme="minorHAnsi"/>
          <w:color w:val="000000" w:themeColor="text1"/>
        </w:rPr>
        <w:t>.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Στον παρακάτω πίνακα απεικονίζεται </w:t>
      </w:r>
      <w:commentRangeStart w:id="205"/>
      <w:del w:id="410" w:author="ProofreadAI" w:date="2026-02-23T15:51:42.322780Z">
        <w:r>
          <w:rPr>
            <w:rFonts w:cstheme="minorHAnsi"/>
            <w:color w:val="000000" w:themeColor="text1"/>
          </w:rPr>
          <w:delText xml:space="preserve">το ετήσιο εμπορικό έλλειμμα των ΗΠΑ μόνο με την Κίνα το οποίο</w:delText>
        </w:r>
      </w:del>
      <w:ins w:id="411" w:author="ProofreadAI" w:date="2026-02-23T15:51:42.322780Z">
        <w:r>
          <w:rPr>
            <w:rFonts w:cstheme="minorHAnsi"/>
            <w:color w:val="000000" w:themeColor="text1"/>
          </w:rPr>
          <w:t xml:space="preserve">τα ετήσια εμπορικά ελλείμματα των ΗΠΑ μόνο με την Κίνα, τα οποία</w:t>
        </w:r>
      </w:ins>
      <w:commentRangeEnd w:id="205"/>
      <w:r>
        <w:commentReference w:id="205"/>
      </w:r>
      <w:r>
        <w:rPr>
          <w:rFonts w:cstheme="minorHAnsi"/>
          <w:color w:val="000000" w:themeColor="text1"/>
        </w:rPr>
        <w:t xml:space="preserve"> την τελευταία δεκαετία ξεπερνά συνολικά τα $4 </w:t>
      </w:r>
      <w:proofErr w:type="spellStart"/>
      <w:r w:rsidRPr="00021283">
        <w:rPr>
          <w:rFonts w:cstheme="minorHAnsi"/>
          <w:color w:val="000000" w:themeColor="text1"/>
        </w:rPr>
        <w:t>τρισεκ</w:t>
      </w:r>
      <w:proofErr w:type="spellEnd"/>
      <w:r w:rsidRPr="00021283">
        <w:rPr>
          <w:rFonts w:cstheme="minorHAnsi"/>
          <w:color w:val="000000" w:themeColor="text1"/>
        </w:rPr>
        <w:t>.</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Μια τέτοια εκροή πλούτου για να αποτραπεί</w:t>
      </w:r>
      <w:r w:rsidR="00A012F2">
        <w:rPr>
          <w:rFonts w:cstheme="minorHAnsi"/>
          <w:color w:val="000000" w:themeColor="text1"/>
        </w:rPr>
        <w:t xml:space="preserve"> </w:t>
      </w:r>
      <w:r w:rsidRPr="00021283">
        <w:rPr>
          <w:rFonts w:cstheme="minorHAnsi"/>
          <w:color w:val="000000" w:themeColor="text1"/>
        </w:rPr>
        <w:t>από τις</w:t>
      </w:r>
      <w:r w:rsidR="00A012F2">
        <w:rPr>
          <w:rFonts w:cstheme="minorHAnsi"/>
          <w:color w:val="000000" w:themeColor="text1"/>
        </w:rPr>
        <w:t xml:space="preserve"> </w:t>
      </w:r>
      <w:r w:rsidRPr="00021283">
        <w:rPr>
          <w:rFonts w:cstheme="minorHAnsi"/>
          <w:color w:val="000000" w:themeColor="text1"/>
        </w:rPr>
        <w:t>ΗΠΑ</w:t>
      </w:r>
      <w:r w:rsidR="00A012F2">
        <w:rPr>
          <w:rFonts w:cstheme="minorHAnsi"/>
          <w:color w:val="000000" w:themeColor="text1"/>
        </w:rPr>
        <w:t xml:space="preserve"> </w:t>
      </w:r>
      <w:r w:rsidRPr="00021283">
        <w:rPr>
          <w:rFonts w:cstheme="minorHAnsi"/>
          <w:color w:val="000000" w:themeColor="text1"/>
        </w:rPr>
        <w:t xml:space="preserve">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w:t>
      </w:r>
      <w:commentRangeStart w:id="206"/>
      <w:del w:id="412" w:author="ProofreadAI" w:date="2026-02-23T15:51:42.322780Z">
        <w:r>
          <w:rPr>
            <w:rFonts w:cstheme="minorHAnsi"/>
            <w:color w:val="000000" w:themeColor="text1"/>
          </w:rPr>
          <w:delText xml:space="preserve">ΗΠΑ αλλά η Κίνα</w:delText>
        </w:r>
      </w:del>
      <w:ins w:id="413" w:author="ProofreadAI" w:date="2026-02-23T15:51:42.322780Z">
        <w:r>
          <w:rPr>
            <w:rFonts w:cstheme="minorHAnsi"/>
            <w:color w:val="000000" w:themeColor="text1"/>
          </w:rPr>
          <w:t xml:space="preserve">ΗΠΑ, αλλά η Κίνα</w:t>
        </w:r>
      </w:ins>
      <w:commentRangeEnd w:id="206"/>
      <w:r>
        <w:commentReference w:id="206"/>
      </w:r>
      <w:r>
        <w:rPr>
          <w:rFonts w:cstheme="minorHAnsi"/>
          <w:color w:val="000000" w:themeColor="text1"/>
        </w:rPr>
        <w:t xml:space="preserve"> πλήττεται</w:t>
      </w:r>
      <w:r w:rsidR="00A012F2">
        <w:rPr>
          <w:rFonts w:cstheme="minorHAnsi"/>
          <w:color w:val="000000" w:themeColor="text1"/>
        </w:rPr>
        <w:t xml:space="preserve"> </w:t>
      </w:r>
      <w:r w:rsidRPr="00021283">
        <w:rPr>
          <w:rFonts w:cstheme="minorHAnsi"/>
          <w:color w:val="000000" w:themeColor="text1"/>
        </w:rPr>
        <w:t>3 φορές</w:t>
      </w:r>
      <w:r w:rsidR="00A012F2">
        <w:rPr>
          <w:rFonts w:cstheme="minorHAnsi"/>
          <w:color w:val="000000" w:themeColor="text1"/>
        </w:rPr>
        <w:t xml:space="preserve"> </w:t>
      </w:r>
      <w:r w:rsidRPr="00021283">
        <w:rPr>
          <w:rFonts w:cstheme="minorHAnsi"/>
          <w:color w:val="000000" w:themeColor="text1"/>
        </w:rPr>
        <w:t>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w:t>
      </w:r>
      <w:commentRangeStart w:id="207"/>
      <w:del w:id="414" w:author="ProofreadAI" w:date="2026-02-23T15:51:42.322780Z">
        <w:r>
          <w:rPr>
            <w:rFonts w:cstheme="minorHAnsi"/>
            <w:color w:val="000000" w:themeColor="text1"/>
            <w14:ligatures w14:val="none"/>
          </w:rPr>
          <w:delText xml:space="preserve">εύρωστη</w:delText>
        </w:r>
      </w:del>
      <w:ins w:id="415" w:author="ProofreadAI" w:date="2026-02-23T15:51:42.322780Z">
        <w:r>
          <w:rPr>
            <w:rFonts w:cstheme="minorHAnsi"/>
            <w:color w:val="000000" w:themeColor="text1"/>
            <w14:ligatures w14:val="none"/>
          </w:rPr>
          <w:t xml:space="preserve">πλούσια</w:t>
        </w:r>
      </w:ins>
      <w:commentRangeEnd w:id="207"/>
      <w:r>
        <w:commentReference w:id="207"/>
      </w:r>
      <w:r>
        <w:rPr>
          <w:rFonts w:cstheme="minorHAnsi"/>
          <w:color w:val="000000" w:themeColor="text1"/>
          <w14:ligatures w14:val="none"/>
        </w:rPr>
        <w:t xml:space="preserve">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w:t>
      </w:r>
      <w:commentRangeStart w:id="208"/>
      <w:del w:id="416" w:author="ProofreadAI" w:date="2026-02-23T15:51:42.322780Z">
        <w:r>
          <w:rPr>
            <w:rFonts w:cstheme="minorHAnsi"/>
            <w:color w:val="000000" w:themeColor="text1"/>
            <w14:ligatures w14:val="none"/>
          </w:rPr>
          <w:delText xml:space="preserve">κλπ.)</w:delText>
        </w:r>
      </w:del>
      <w:ins w:id="417" w:author="ProofreadAI" w:date="2026-02-23T15:51:42.322780Z">
        <w:r>
          <w:rPr>
            <w:rFonts w:cstheme="minorHAnsi"/>
            <w:color w:val="000000" w:themeColor="text1"/>
            <w14:ligatures w14:val="none"/>
          </w:rPr>
          <w:t xml:space="preserve">κ.λπ.)</w:t>
        </w:r>
      </w:ins>
      <w:commentRangeEnd w:id="208"/>
      <w:r>
        <w:commentReference w:id="208"/>
      </w:r>
      <w:r>
        <w:rPr>
          <w:rFonts w:cstheme="minorHAnsi"/>
          <w:color w:val="000000" w:themeColor="text1"/>
          <w14:ligatures w14:val="none"/>
        </w:rPr>
        <w:t xml:space="preserve"> από την Κίνα, την Ινδία, τη Βραζιλία </w:t>
      </w:r>
      <w:proofErr w:type="spellStart"/>
      <w:r w:rsidRPr="00021283">
        <w:rPr>
          <w:rFonts w:cstheme="minorHAnsi"/>
          <w:color w:val="000000" w:themeColor="text1"/>
          <w14:ligatures w14:val="none"/>
        </w:rPr>
        <w:t>κ.ο.κ.</w:t>
      </w:r>
      <w:proofErr w:type="spellEnd"/>
      <w:r w:rsidRPr="00021283">
        <w:rPr>
          <w:rFonts w:cstheme="minorHAnsi"/>
          <w:color w:val="000000" w:themeColor="text1"/>
          <w14:ligatures w14:val="none"/>
        </w:rPr>
        <w:t xml:space="preserve">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w:t>
      </w:r>
      <w:r w:rsidR="00A012F2">
        <w:rPr>
          <w:rFonts w:cstheme="minorHAnsi"/>
          <w:color w:val="000000" w:themeColor="text1"/>
          <w14:ligatures w14:val="none"/>
        </w:rPr>
        <w:t xml:space="preserve"> </w:t>
      </w:r>
      <w:r w:rsidRPr="00021283">
        <w:rPr>
          <w:rFonts w:cstheme="minorHAnsi"/>
          <w:color w:val="000000" w:themeColor="text1"/>
          <w14:ligatures w14:val="none"/>
        </w:rPr>
        <w:t>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w:t>
      </w:r>
      <w:r w:rsidR="00A012F2">
        <w:rPr>
          <w:rFonts w:cstheme="minorHAnsi"/>
          <w:color w:val="000000" w:themeColor="text1"/>
          <w14:ligatures w14:val="none"/>
        </w:rPr>
        <w:t xml:space="preserve"> </w:t>
      </w:r>
      <w:r w:rsidRPr="00021283">
        <w:rPr>
          <w:rFonts w:cstheme="minorHAnsi"/>
          <w:color w:val="000000" w:themeColor="text1"/>
          <w14:ligatures w14:val="none"/>
        </w:rPr>
        <w:t>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w:t>
      </w:r>
      <w:proofErr w:type="spellStart"/>
      <w:r w:rsidRPr="00021283">
        <w:rPr>
          <w:rFonts w:cstheme="minorHAnsi"/>
          <w:color w:val="000000" w:themeColor="text1"/>
          <w14:ligatures w14:val="none"/>
        </w:rPr>
        <w:t>πάροχος</w:t>
      </w:r>
      <w:proofErr w:type="spellEnd"/>
      <w:r w:rsidRPr="00021283">
        <w:rPr>
          <w:rFonts w:cstheme="minorHAnsi"/>
          <w:color w:val="000000" w:themeColor="text1"/>
          <w14:ligatures w14:val="none"/>
        </w:rPr>
        <w:t>» διεθνούς σταθερότητας — πράγμα που ούτως ή άλλως δεν θέλουν</w:t>
      </w:r>
      <w:r w:rsidR="00A012F2">
        <w:rPr>
          <w:rFonts w:cstheme="minorHAnsi"/>
          <w:color w:val="000000" w:themeColor="text1"/>
          <w14:ligatures w14:val="none"/>
        </w:rPr>
        <w:t xml:space="preserve"> </w:t>
      </w:r>
      <w:r w:rsidRPr="00021283">
        <w:rPr>
          <w:rFonts w:cstheme="minorHAnsi"/>
          <w:color w:val="000000" w:themeColor="text1"/>
          <w14:ligatures w14:val="none"/>
        </w:rPr>
        <w:t>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w:t>
      </w:r>
      <w:proofErr w:type="spellStart"/>
      <w:r w:rsidRPr="00021283">
        <w:rPr>
          <w:rFonts w:cstheme="minorHAnsi"/>
          <w:color w:val="000000" w:themeColor="text1"/>
          <w14:ligatures w14:val="none"/>
        </w:rPr>
        <w:t>Τραμπ</w:t>
      </w:r>
      <w:proofErr w:type="spellEnd"/>
      <w:r w:rsidRPr="00021283">
        <w:rPr>
          <w:rFonts w:cstheme="minorHAnsi"/>
          <w:color w:val="000000" w:themeColor="text1"/>
          <w14:ligatures w14:val="none"/>
        </w:rPr>
        <w:t xml:space="preserve"> «πουλάει» σκληρή στάση, αλλά ήδη υπάρχουν π.χ. εξαιρέσεις (τα </w:t>
      </w:r>
      <w:proofErr w:type="spellStart"/>
      <w:r w:rsidRPr="00021283">
        <w:rPr>
          <w:rFonts w:cstheme="minorHAnsi"/>
          <w:color w:val="000000" w:themeColor="text1"/>
          <w14:ligatures w14:val="none"/>
        </w:rPr>
        <w:t>smartphones</w:t>
      </w:r>
      <w:proofErr w:type="spellEnd"/>
      <w:r w:rsidRPr="00021283">
        <w:rPr>
          <w:rFonts w:cstheme="minorHAnsi"/>
          <w:color w:val="000000" w:themeColor="text1"/>
          <w14:ligatures w14:val="none"/>
        </w:rPr>
        <w:t xml:space="preserve">,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w:t>
      </w:r>
      <w:proofErr w:type="spellStart"/>
      <w:r w:rsidRPr="00021283">
        <w:rPr>
          <w:rFonts w:cstheme="minorHAnsi"/>
          <w:color w:val="000000" w:themeColor="text1"/>
          <w14:ligatures w14:val="none"/>
        </w:rPr>
        <w:t>Ουάσινγκτον</w:t>
      </w:r>
      <w:proofErr w:type="spellEnd"/>
      <w:r w:rsidRPr="00021283">
        <w:rPr>
          <w:rFonts w:cstheme="minorHAnsi"/>
          <w:color w:val="000000" w:themeColor="text1"/>
          <w14:ligatures w14:val="none"/>
        </w:rPr>
        <w:t xml:space="preserve">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w:t>
      </w:r>
      <w:proofErr w:type="spellStart"/>
      <w:r w:rsidRPr="00021283">
        <w:rPr>
          <w:rFonts w:cstheme="minorHAnsi"/>
          <w:color w:val="000000" w:themeColor="text1"/>
          <w14:ligatures w14:val="none"/>
        </w:rPr>
        <w:t>κ.ο.κ.</w:t>
      </w:r>
      <w:proofErr w:type="spellEnd"/>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Οι ΗΠΑ ήρθαν σε ένα σημείο</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commentRangeStart w:id="209"/>
      <w:del w:id="418" w:author="ProofreadAI" w:date="2026-02-23T15:51:42.322780Z">
        <w:r>
          <w:rPr>
            <w:rFonts w:cstheme="minorHAnsi"/>
            <w:color w:val="000000" w:themeColor="text1"/>
            <w14:ligatures w14:val="none"/>
          </w:rPr>
          <w:delText xml:space="preserve">$1,211</w:delText>
        </w:r>
      </w:del>
      <w:ins w:id="419" w:author="ProofreadAI" w:date="2026-02-23T15:51:42.322780Z">
        <w:r>
          <w:rPr>
            <w:rFonts w:cstheme="minorHAnsi"/>
            <w:color w:val="000000" w:themeColor="text1"/>
            <w14:ligatures w14:val="none"/>
          </w:rPr>
          <w:t xml:space="preserve">$1.211</w:t>
        </w:r>
      </w:ins>
      <w:commentRangeEnd w:id="209"/>
      <w:r>
        <w:commentReference w:id="209"/>
      </w:r>
      <w:r>
        <w:rPr>
          <w:rFonts w:cstheme="minorHAnsi"/>
          <w:color w:val="000000" w:themeColor="text1"/>
          <w14:ligatures w14:val="none"/>
        </w:rPr>
        <w:t xml:space="preserve"> δισ., υπάρχουν και άλλες χώρες με εμπορικά ελλείματα όπως: Ινδία: $245,5 δισ., Ηνωμένο Βασίλειο: $233,1 δισ., Γαλλία: $82,3 </w:t>
      </w:r>
      <w:commentRangeStart w:id="210"/>
      <w:del w:id="420" w:author="ProofreadAI" w:date="2026-02-23T15:51:42.322780Z">
        <w:r>
          <w:rPr>
            <w:rFonts w:cstheme="minorHAnsi"/>
            <w:color w:val="000000" w:themeColor="text1"/>
            <w14:ligatures w14:val="none"/>
          </w:rPr>
          <w:delText xml:space="preserve">δις</w:delText>
        </w:r>
      </w:del>
      <w:ins w:id="421" w:author="ProofreadAI" w:date="2026-02-23T15:51:42.322780Z">
        <w:r>
          <w:rPr>
            <w:rFonts w:cstheme="minorHAnsi"/>
            <w:color w:val="000000" w:themeColor="text1"/>
            <w14:ligatures w14:val="none"/>
          </w:rPr>
          <w:t xml:space="preserve">δισ.</w:t>
        </w:r>
      </w:ins>
      <w:commentRangeEnd w:id="210"/>
      <w:r>
        <w:commentReference w:id="210"/>
      </w:r>
      <w:r>
        <w:rPr>
          <w:rFonts w:cstheme="minorHAnsi"/>
          <w:color w:val="000000" w:themeColor="text1"/>
          <w14:ligatures w14:val="none"/>
        </w:rPr>
        <w:t xml:space="preserve">, Φιλιππίνες: $65,9 δις, Ιαπωνία: $47,9 δις, Ισπανία: $37,5 </w:t>
      </w:r>
      <w:r w:rsidR="00FA713D">
        <w:rPr>
          <w:rFonts w:cstheme="minorHAnsi"/>
          <w:color w:val="000000" w:themeColor="text1"/>
          <w14:ligatures w14:val="none"/>
        </w:rPr>
        <w:t xml:space="preserve">δισ. </w:t>
      </w:r>
      <w:commentRangeStart w:id="211"/>
      <w:del w:id="422" w:author="ProofreadAI" w:date="2026-02-23T15:51:42.322780Z">
        <w:r>
          <w:rPr>
            <w:rFonts w:cstheme="minorHAnsi"/>
            <w:color w:val="000000" w:themeColor="text1"/>
            <w14:ligatures w14:val="none"/>
          </w:rPr>
          <w:delText xml:space="preserve">κλπ..</w:delText>
        </w:r>
      </w:del>
      <w:ins w:id="423" w:author="ProofreadAI" w:date="2026-02-23T15:51:42.322780Z">
        <w:r>
          <w:rPr>
            <w:rFonts w:cstheme="minorHAnsi"/>
            <w:color w:val="000000" w:themeColor="text1"/>
            <w14:ligatures w14:val="none"/>
          </w:rPr>
          <w:t xml:space="preserve">κ.λπ.</w:t>
        </w:r>
      </w:ins>
      <w:commentRangeEnd w:id="211"/>
      <w:r>
        <w:commentReference w:id="211"/>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w:t>
      </w:r>
      <w:commentRangeStart w:id="212"/>
      <w:del w:id="424" w:author="ProofreadAI" w:date="2026-02-23T15:51:42.322780Z">
        <w:r>
          <w:rPr>
            <w:rFonts w:cstheme="minorHAnsi"/>
            <w:color w:val="000000" w:themeColor="text1"/>
          </w:rPr>
          <w:delText xml:space="preserve">2,398</w:delText>
        </w:r>
      </w:del>
      <w:ins w:id="425" w:author="ProofreadAI" w:date="2026-02-23T15:51:42.322780Z">
        <w:r>
          <w:rPr>
            <w:rFonts w:cstheme="minorHAnsi"/>
            <w:color w:val="000000" w:themeColor="text1"/>
          </w:rPr>
          <w:t xml:space="preserve">2.398</w:t>
        </w:r>
      </w:ins>
      <w:commentRangeEnd w:id="212"/>
      <w:r>
        <w:commentReference w:id="212"/>
      </w:r>
      <w:r>
        <w:rPr>
          <w:rFonts w:cstheme="minorHAnsi"/>
          <w:color w:val="000000" w:themeColor="text1"/>
        </w:rPr>
        <w:t xml:space="preserve"> </w:t>
      </w:r>
      <w:proofErr w:type="spellStart"/>
      <w:r w:rsidRPr="00021283">
        <w:rPr>
          <w:rFonts w:cstheme="minorHAnsi"/>
          <w:color w:val="000000" w:themeColor="text1"/>
        </w:rPr>
        <w:t>τρισ</w:t>
      </w:r>
      <w:proofErr w:type="spellEnd"/>
      <w:r w:rsidRPr="00021283">
        <w:rPr>
          <w:rFonts w:cstheme="minorHAnsi"/>
          <w:color w:val="000000" w:themeColor="text1"/>
        </w:rPr>
        <w:t>.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xml:space="preserve">.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w:t>
      </w:r>
      <w:commentRangeStart w:id="213"/>
      <w:del w:id="426" w:author="ProofreadAI" w:date="2026-02-23T15:51:42.322780Z">
        <w:r>
          <w:rPr>
            <w:rFonts w:asciiTheme="minorHAnsi" w:hAnsiTheme="minorHAnsi" w:cstheme="minorHAnsi"/>
            <w:color w:val="000000"/>
          </w:rPr>
          <w:delText xml:space="preserve">οι άλλες οι ελλειμματικές</w:delText>
        </w:r>
      </w:del>
      <w:ins w:id="427" w:author="ProofreadAI" w:date="2026-02-23T15:51:42.322780Z">
        <w:r>
          <w:rPr>
            <w:rFonts w:asciiTheme="minorHAnsi" w:hAnsiTheme="minorHAnsi" w:cstheme="minorHAnsi"/>
            <w:color w:val="000000"/>
          </w:rPr>
          <w:t xml:space="preserve">οι άλλες ελλειμματικές</w:t>
        </w:r>
      </w:ins>
      <w:commentRangeEnd w:id="213"/>
      <w:r>
        <w:commentReference w:id="213"/>
      </w:r>
      <w:r>
        <w:rPr>
          <w:rFonts w:asciiTheme="minorHAnsi" w:hAnsiTheme="minorHAnsi" w:cstheme="minorHAnsi"/>
          <w:color w:val="000000"/>
        </w:rPr>
        <w:t xml:space="preserve">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w:t>
      </w:r>
      <w:r w:rsidR="00A012F2">
        <w:rPr>
          <w:rFonts w:cstheme="minorHAnsi"/>
          <w:color w:val="000000"/>
          <w14:ligatures w14:val="none"/>
        </w:rPr>
        <w:t xml:space="preserve"> </w:t>
      </w:r>
      <w:r w:rsidRPr="00021283">
        <w:rPr>
          <w:rFonts w:cstheme="minorHAnsi"/>
          <w:color w:val="000000"/>
          <w14:ligatures w14:val="none"/>
        </w:rPr>
        <w:t xml:space="preserve">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w:t>
      </w:r>
      <w:proofErr w:type="spellStart"/>
      <w:r w:rsidRPr="00021283">
        <w:rPr>
          <w:rStyle w:val="ts-alignment-element"/>
          <w:rFonts w:cstheme="minorHAnsi"/>
          <w:color w:val="000000" w:themeColor="text1"/>
        </w:rPr>
        <w:t>αποφασίζοντες</w:t>
      </w:r>
      <w:proofErr w:type="spellEnd"/>
      <w:r w:rsidRPr="00021283">
        <w:rPr>
          <w:rStyle w:val="ts-alignment-element"/>
          <w:rFonts w:cstheme="minorHAnsi"/>
          <w:color w:val="000000" w:themeColor="text1"/>
        </w:rPr>
        <w:t xml:space="preserve">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proofErr w:type="spellStart"/>
      <w:commentRangeStart w:id="214"/>
      <w:del w:id="428" w:author="ProofreadAI" w:date="2026-02-23T15:51:42.322780Z">
        <w:r>
          <w:rPr>
            <w:rFonts w:asciiTheme="minorHAnsi" w:hAnsiTheme="minorHAnsi" w:cstheme="minorHAnsi"/>
            <w:color w:val="000000" w:themeColor="text1"/>
          </w:rPr>
          <w:delText xml:space="preserve">Tο</w:delText>
        </w:r>
      </w:del>
      <w:ins w:id="429" w:author="ProofreadAI" w:date="2026-02-23T15:51:42.322780Z">
        <w:r>
          <w:rPr>
            <w:rFonts w:asciiTheme="minorHAnsi" w:hAnsiTheme="minorHAnsi" w:cstheme="minorHAnsi"/>
            <w:color w:val="000000" w:themeColor="text1"/>
          </w:rPr>
          <w:t xml:space="preserve">Το</w:t>
        </w:r>
      </w:ins>
      <w:commentRangeEnd w:id="214"/>
      <w:r>
        <w:commentReference w:id="214"/>
      </w:r>
      <w:proofErr w:type="spellEnd"/>
      <w:r w:rsidRPr="00021283">
        <w:rPr>
          <w:rFonts w:asciiTheme="minorHAnsi" w:hAnsiTheme="minorHAnsi" w:cstheme="minorHAnsi"/>
          <w:color w:val="000000" w:themeColor="text1"/>
        </w:rPr>
        <w:t xml:space="preserve">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κύμα που εμφανίστηκε την τελευταία </w:t>
      </w:r>
      <w:commentRangeStart w:id="215"/>
      <w:del w:id="430" w:author="ProofreadAI" w:date="2026-02-23T15:51:42.322780Z">
        <w:r>
          <w:rPr>
            <w:rFonts w:asciiTheme="minorHAnsi" w:hAnsiTheme="minorHAnsi" w:cstheme="minorHAnsi"/>
            <w:color w:val="000000" w:themeColor="text1"/>
          </w:rPr>
          <w:delText xml:space="preserve">πενταετία, είναι</w:delText>
        </w:r>
      </w:del>
      <w:ins w:id="431" w:author="ProofreadAI" w:date="2026-02-23T15:51:42.322780Z">
        <w:r>
          <w:rPr>
            <w:rFonts w:asciiTheme="minorHAnsi" w:hAnsiTheme="minorHAnsi" w:cstheme="minorHAnsi"/>
            <w:color w:val="000000" w:themeColor="text1"/>
          </w:rPr>
          <w:t xml:space="preserve">πενταετία είναι</w:t>
        </w:r>
      </w:ins>
      <w:commentRangeEnd w:id="215"/>
      <w:r>
        <w:commentReference w:id="215"/>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proofErr w:type="spellStart"/>
      <w:r w:rsidRPr="00021283">
        <w:rPr>
          <w:rFonts w:asciiTheme="minorHAnsi" w:hAnsiTheme="minorHAnsi" w:cstheme="minorHAnsi"/>
          <w:color w:val="000000" w:themeColor="text1"/>
        </w:rPr>
        <w:t>reasoning</w:t>
      </w:r>
      <w:proofErr w:type="spellEnd"/>
      <w:r w:rsidRPr="00021283">
        <w:rPr>
          <w:rFonts w:asciiTheme="minorHAnsi" w:hAnsiTheme="minorHAnsi" w:cstheme="minorHAnsi"/>
          <w:color w:val="000000" w:themeColor="text1"/>
        </w:rPr>
        <w:t xml:space="preserve">).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Εφαρμόζοντας κανόνες, νόμους και αρχές που έχει μάθει στο παρελθόν, διασπά το πρόβλημα </w:t>
      </w:r>
      <w:commentRangeStart w:id="216"/>
      <w:del w:id="432" w:author="ProofreadAI" w:date="2026-02-23T15:51:42.322780Z">
        <w:r>
          <w:rPr>
            <w:rFonts w:asciiTheme="minorHAnsi" w:hAnsiTheme="minorHAnsi" w:cstheme="minorHAnsi"/>
            <w:color w:val="000000" w:themeColor="text1"/>
          </w:rPr>
          <w:delText xml:space="preserve">βήμα-βήμα-βήμα</w:delText>
        </w:r>
      </w:del>
      <w:ins w:id="433" w:author="ProofreadAI" w:date="2026-02-23T15:51:42.322780Z">
        <w:r>
          <w:rPr>
            <w:rFonts w:asciiTheme="minorHAnsi" w:hAnsiTheme="minorHAnsi" w:cstheme="minorHAnsi"/>
            <w:color w:val="000000" w:themeColor="text1"/>
          </w:rPr>
          <w:t xml:space="preserve">βήμα-βήμα</w:t>
        </w:r>
      </w:ins>
      <w:commentRangeEnd w:id="216"/>
      <w:r>
        <w:commentReference w:id="216"/>
      </w:r>
      <w:r>
        <w:rPr>
          <w:rFonts w:asciiTheme="minorHAnsi" w:hAnsiTheme="minorHAnsi" w:cstheme="minorHAnsi"/>
          <w:color w:val="000000" w:themeColor="text1"/>
        </w:rPr>
        <w:t xml:space="preserve">.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να δώσει λύση. Αυτή είναι μία από τις μοναδικές ικανότητες της </w:t>
      </w:r>
      <w:commentRangeStart w:id="217"/>
      <w:del w:id="434" w:author="ProofreadAI" w:date="2026-02-23T15:51:42.322780Z">
        <w:r>
          <w:rPr>
            <w:rFonts w:asciiTheme="minorHAnsi" w:hAnsiTheme="minorHAnsi" w:cstheme="minorHAnsi"/>
            <w:color w:val="000000" w:themeColor="text1"/>
          </w:rPr>
          <w:delText xml:space="preserve">νοημοσύνης– κι</w:delText>
        </w:r>
      </w:del>
      <w:ins w:id="435" w:author="ProofreadAI" w:date="2026-02-23T15:51:42.322780Z">
        <w:r>
          <w:rPr>
            <w:rFonts w:asciiTheme="minorHAnsi" w:hAnsiTheme="minorHAnsi" w:cstheme="minorHAnsi"/>
            <w:color w:val="000000" w:themeColor="text1"/>
          </w:rPr>
          <w:t xml:space="preserve">νοημοσύνης – κι</w:t>
        </w:r>
      </w:ins>
      <w:commentRangeEnd w:id="217"/>
      <w:r>
        <w:commentReference w:id="217"/>
      </w:r>
      <w:r>
        <w:rPr>
          <w:rFonts w:asciiTheme="minorHAnsi" w:hAnsiTheme="minorHAnsi" w:cstheme="minorHAnsi"/>
          <w:color w:val="000000" w:themeColor="text1"/>
        </w:rPr>
        <w:t xml:space="preserve">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w:t>
      </w:r>
      <w:proofErr w:type="spellStart"/>
      <w:r w:rsidRPr="00021283">
        <w:rPr>
          <w:rFonts w:asciiTheme="minorHAnsi" w:hAnsiTheme="minorHAnsi" w:cstheme="minorHAnsi"/>
          <w:color w:val="000000" w:themeColor="text1"/>
        </w:rPr>
        <w:t>φυλλομετρητές</w:t>
      </w:r>
      <w:proofErr w:type="spellEnd"/>
      <w:r w:rsidRPr="00021283">
        <w:rPr>
          <w:rFonts w:asciiTheme="minorHAnsi" w:hAnsiTheme="minorHAnsi" w:cstheme="minorHAnsi"/>
          <w:color w:val="000000" w:themeColor="text1"/>
        </w:rPr>
        <w:t xml:space="preserve"> και υπολογιστικά φύλλα, και μετά να επιστρέψει και να κάνει κάτι που του ανατέθηκε. Έτσι, αυτοί οι </w:t>
      </w:r>
      <w:proofErr w:type="spellStart"/>
      <w:r w:rsidRPr="00021283">
        <w:rPr>
          <w:rFonts w:asciiTheme="minorHAnsi" w:hAnsiTheme="minorHAnsi" w:cstheme="minorHAnsi"/>
          <w:color w:val="000000" w:themeColor="text1"/>
        </w:rPr>
        <w:t>agentic</w:t>
      </w:r>
      <w:proofErr w:type="spellEnd"/>
      <w:r w:rsidRPr="00021283">
        <w:rPr>
          <w:rFonts w:asciiTheme="minorHAnsi" w:hAnsiTheme="minorHAnsi" w:cstheme="minorHAnsi"/>
          <w:color w:val="000000" w:themeColor="text1"/>
        </w:rPr>
        <w:t xml:space="preserve">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Το επόμενο κύμα —και εδώ θα ωφεληθούν οι μεγάλες βιομηχανίες του κόσμου— η τεχνητή νοημοσύνη θα</w:t>
      </w:r>
      <w:r w:rsidR="00A012F2">
        <w:rPr>
          <w:rFonts w:cstheme="minorHAnsi"/>
          <w:color w:val="000000" w:themeColor="text1"/>
        </w:rPr>
        <w:t xml:space="preserve"> </w:t>
      </w:r>
      <w:r w:rsidRPr="00021283">
        <w:rPr>
          <w:rFonts w:cstheme="minorHAnsi"/>
          <w:color w:val="000000" w:themeColor="text1"/>
        </w:rPr>
        <w:t>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w:t>
      </w:r>
      <w:proofErr w:type="spellStart"/>
      <w:r w:rsidRPr="00021283">
        <w:rPr>
          <w:rStyle w:val="ts-alignment-element"/>
          <w:rFonts w:cstheme="minorHAnsi"/>
          <w:color w:val="000000" w:themeColor="text1"/>
        </w:rPr>
        <w:t>ενεργοβόρα</w:t>
      </w:r>
      <w:proofErr w:type="spellEnd"/>
      <w:r w:rsidRPr="00021283">
        <w:rPr>
          <w:rStyle w:val="ts-alignment-element"/>
          <w:rFonts w:cstheme="minorHAnsi"/>
          <w:color w:val="000000" w:themeColor="text1"/>
        </w:rPr>
        <w:t xml:space="preserve">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 xml:space="preserve">πιάσει </w:t>
      </w:r>
      <w:proofErr w:type="spellStart"/>
      <w:r w:rsidRPr="00021283">
        <w:rPr>
          <w:rStyle w:val="ts-alignment-element"/>
          <w:rFonts w:cstheme="minorHAnsi"/>
          <w:color w:val="000000" w:themeColor="text1"/>
        </w:rPr>
        <w:t>τη</w:t>
      </w:r>
      <w:r w:rsidRPr="00021283">
        <w:rPr>
          <w:rFonts w:cstheme="minorHAnsi"/>
          <w:color w:val="000000" w:themeColor="text1"/>
        </w:rPr>
        <w:t>β</w:t>
      </w:r>
      <w:r w:rsidRPr="00021283">
        <w:rPr>
          <w:rStyle w:val="ts-alignment-element"/>
          <w:rFonts w:cstheme="minorHAnsi"/>
          <w:color w:val="000000" w:themeColor="text1"/>
        </w:rPr>
        <w:t>ιομηχανία</w:t>
      </w:r>
      <w:proofErr w:type="spellEnd"/>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από μια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proofErr w:type="spellStart"/>
      <w:r w:rsidRPr="00021283">
        <w:rPr>
          <w:rStyle w:val="ts-alignment-element"/>
          <w:rFonts w:cstheme="minorHAnsi"/>
          <w:color w:val="000000" w:themeColor="text1"/>
        </w:rPr>
        <w:t>Google</w:t>
      </w:r>
      <w:proofErr w:type="spellEnd"/>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 παραπάνω ενέργεια,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proofErr w:type="spellStart"/>
      <w:r w:rsidRPr="00021283">
        <w:rPr>
          <w:rStyle w:val="ts-alignment-element"/>
          <w:rFonts w:cstheme="minorHAnsi"/>
          <w:color w:val="000000" w:themeColor="text1"/>
        </w:rPr>
        <w:t>ενεργοβόρα</w:t>
      </w:r>
      <w:proofErr w:type="spellEnd"/>
      <w:r w:rsidRPr="00021283">
        <w:rPr>
          <w:rStyle w:val="ts-alignment-element"/>
          <w:rFonts w:cstheme="minorHAnsi"/>
          <w:color w:val="000000" w:themeColor="text1"/>
        </w:rPr>
        <w:t xml:space="preserve"> κατάσταση που μπορεί να επιβραδύνει την υιοθέτηση της τεχνητής νοημοσύνης</w:t>
      </w:r>
      <w:r w:rsidR="00A012F2">
        <w:rPr>
          <w:rStyle w:val="ts-alignment-element"/>
          <w:rFonts w:cstheme="minorHAnsi"/>
          <w:color w:val="000000" w:themeColor="text1"/>
        </w:rPr>
        <w:t xml:space="preserve"> </w:t>
      </w:r>
      <w:r w:rsidRPr="00021283">
        <w:rPr>
          <w:rStyle w:val="ts-alignment-element"/>
          <w:rFonts w:cstheme="minorHAnsi"/>
          <w:color w:val="000000" w:themeColor="text1"/>
        </w:rPr>
        <w:t>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 xml:space="preserve">αυξάνεται η ζήτηση και δεν υπάρχει η αντίστοιχη παροχή ενέργειας </w:t>
      </w:r>
      <w:commentRangeStart w:id="218"/>
      <w:del w:id="436" w:author="ProofreadAI" w:date="2026-02-23T15:51:42.322780Z">
        <w:r>
          <w:rPr>
            <w:rStyle w:val="ts-alignment-element"/>
            <w:rFonts w:cstheme="minorHAnsi"/>
            <w:color w:val="000000" w:themeColor="text1"/>
          </w:rPr>
          <w:delText xml:space="preserve">την στιγμή</w:delText>
        </w:r>
      </w:del>
      <w:ins w:id="437" w:author="ProofreadAI" w:date="2026-02-23T15:51:42.322780Z">
        <w:r>
          <w:rPr>
            <w:rStyle w:val="ts-alignment-element"/>
            <w:rFonts w:cstheme="minorHAnsi"/>
            <w:color w:val="000000" w:themeColor="text1"/>
          </w:rPr>
          <w:t xml:space="preserve">τη στιγμή</w:t>
        </w:r>
      </w:ins>
      <w:commentRangeEnd w:id="218"/>
      <w:r>
        <w:commentReference w:id="218"/>
      </w:r>
      <w:r>
        <w:rPr>
          <w:rStyle w:val="ts-alignment-element"/>
          <w:rFonts w:cstheme="minorHAnsi"/>
          <w:color w:val="000000" w:themeColor="text1"/>
        </w:rPr>
        <w:t xml:space="preserve">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w:t>
      </w:r>
      <w:commentRangeStart w:id="219"/>
      <w:del w:id="438" w:author="ProofreadAI" w:date="2026-02-23T15:51:42.322780Z">
        <w:r>
          <w:rPr>
            <w:rFonts w:cstheme="minorHAnsi"/>
            <w:color w:val="000000" w:themeColor="text1"/>
          </w:rPr>
          <w:delText xml:space="preserve">γινόμενο το</w:delText>
        </w:r>
      </w:del>
      <w:ins w:id="439" w:author="ProofreadAI" w:date="2026-02-23T15:51:42.322780Z">
        <w:r>
          <w:rPr>
            <w:rFonts w:cstheme="minorHAnsi"/>
            <w:color w:val="000000" w:themeColor="text1"/>
          </w:rPr>
          <w:t xml:space="preserve">γινόμενο, το</w:t>
        </w:r>
      </w:ins>
      <w:commentRangeEnd w:id="219"/>
      <w:r>
        <w:commentReference w:id="219"/>
      </w:r>
      <w:r>
        <w:rPr>
          <w:rFonts w:cstheme="minorHAnsi"/>
          <w:color w:val="000000" w:themeColor="text1"/>
        </w:rPr>
        <w:t xml:space="preserve">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w:t>
      </w:r>
      <w:commentRangeStart w:id="220"/>
      <w:del w:id="440" w:author="ProofreadAI" w:date="2026-02-23T15:51:42.322780Z">
        <w:r>
          <w:rPr>
            <w:rFonts w:cstheme="minorHAnsi"/>
            <w:color w:val="000000" w:themeColor="text1"/>
          </w:rPr>
          <w:delText xml:space="preserve">αποθηκεύουμε,, σε</w:delText>
        </w:r>
      </w:del>
      <w:ins w:id="441" w:author="ProofreadAI" w:date="2026-02-23T15:51:42.322780Z">
        <w:r>
          <w:rPr>
            <w:rFonts w:cstheme="minorHAnsi"/>
            <w:color w:val="000000" w:themeColor="text1"/>
          </w:rPr>
          <w:t xml:space="preserve">αποθηκεύουμε σε</w:t>
        </w:r>
      </w:ins>
      <w:commentRangeEnd w:id="220"/>
      <w:r>
        <w:commentReference w:id="220"/>
      </w:r>
      <w:r>
        <w:rPr>
          <w:rFonts w:cstheme="minorHAnsi"/>
          <w:color w:val="000000" w:themeColor="text1"/>
        </w:rPr>
        <w:t xml:space="preserve">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w:t>
      </w:r>
      <w:proofErr w:type="spellStart"/>
      <w:r w:rsidRPr="00021283">
        <w:rPr>
          <w:rFonts w:cstheme="minorHAnsi"/>
          <w:color w:val="000000" w:themeColor="text1"/>
        </w:rPr>
        <w:t>έχοντων</w:t>
      </w:r>
      <w:proofErr w:type="spellEnd"/>
      <w:r w:rsidRPr="00021283">
        <w:rPr>
          <w:rFonts w:cstheme="minorHAnsi"/>
          <w:color w:val="000000" w:themeColor="text1"/>
        </w:rPr>
        <w:t xml:space="preserve">» και των «μη </w:t>
      </w:r>
      <w:proofErr w:type="spellStart"/>
      <w:r w:rsidRPr="00021283">
        <w:rPr>
          <w:rFonts w:cstheme="minorHAnsi"/>
          <w:color w:val="000000" w:themeColor="text1"/>
        </w:rPr>
        <w:t>έχοντων</w:t>
      </w:r>
      <w:proofErr w:type="spellEnd"/>
      <w:r w:rsidRPr="00021283">
        <w:rPr>
          <w:rFonts w:cstheme="minorHAnsi"/>
          <w:color w:val="000000" w:themeColor="text1"/>
        </w:rPr>
        <w:t>» πρόσβαση στην τεχνητή νοημοσύνη θα διευρύνεται. Οι Ευρωπαίοι</w:t>
      </w:r>
      <w:r w:rsidR="00A012F2">
        <w:rPr>
          <w:rFonts w:cstheme="minorHAnsi"/>
          <w:color w:val="000000" w:themeColor="text1"/>
        </w:rPr>
        <w:t xml:space="preserve">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w:t>
      </w:r>
      <w:proofErr w:type="spellStart"/>
      <w:r w:rsidRPr="00021283">
        <w:rPr>
          <w:rFonts w:eastAsia="Times New Roman" w:cstheme="minorHAnsi"/>
          <w:color w:val="000000"/>
          <w:kern w:val="0"/>
          <w:lang w:eastAsia="en-GB"/>
          <w14:ligatures w14:val="none"/>
        </w:rPr>
        <w:t>ημιδομημένα</w:t>
      </w:r>
      <w:proofErr w:type="spellEnd"/>
      <w:r w:rsidRPr="00021283">
        <w:rPr>
          <w:rFonts w:eastAsia="Times New Roman" w:cstheme="minorHAnsi"/>
          <w:color w:val="000000"/>
          <w:kern w:val="0"/>
          <w:lang w:eastAsia="en-GB"/>
          <w14:ligatures w14:val="none"/>
        </w:rPr>
        <w:t xml:space="preserve">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 Αλγόριθμοι: Είναι τα βήματα που επιτρέπουν στην ΤΝ να επεξεργαστεί τα δεδομένα. Εδώ εντάσσονται αλγόριθμοι ταξινόμησης, παλινδρόμησης, </w:t>
      </w:r>
      <w:proofErr w:type="spellStart"/>
      <w:r w:rsidRPr="00021283">
        <w:rPr>
          <w:rFonts w:eastAsia="Times New Roman" w:cstheme="minorHAnsi"/>
          <w:color w:val="000000"/>
          <w:kern w:val="0"/>
          <w:lang w:eastAsia="en-GB"/>
          <w14:ligatures w14:val="none"/>
        </w:rPr>
        <w:t>clustering</w:t>
      </w:r>
      <w:proofErr w:type="spellEnd"/>
      <w:r w:rsidRPr="00021283">
        <w:rPr>
          <w:rFonts w:eastAsia="Times New Roman" w:cstheme="minorHAnsi"/>
          <w:color w:val="000000"/>
          <w:kern w:val="0"/>
          <w:lang w:eastAsia="en-GB"/>
          <w14:ligatures w14:val="none"/>
        </w:rPr>
        <w:t>, δέντρα απόφασης (</w:t>
      </w:r>
      <w:proofErr w:type="spellStart"/>
      <w:r w:rsidRPr="00021283">
        <w:rPr>
          <w:rFonts w:eastAsia="Times New Roman" w:cstheme="minorHAnsi"/>
          <w:color w:val="000000"/>
          <w:kern w:val="0"/>
          <w:lang w:eastAsia="en-GB"/>
          <w14:ligatures w14:val="none"/>
        </w:rPr>
        <w:t>decision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trees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νευρωνικά</w:t>
      </w:r>
      <w:proofErr w:type="spellEnd"/>
      <w:r w:rsidRPr="00021283">
        <w:rPr>
          <w:rFonts w:eastAsia="Times New Roman" w:cstheme="minorHAnsi"/>
          <w:color w:val="000000"/>
          <w:kern w:val="0"/>
          <w:lang w:eastAsia="en-GB"/>
          <w14:ligatures w14:val="none"/>
        </w:rPr>
        <w:t xml:space="preserve">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w:t>
      </w:r>
      <w:proofErr w:type="spellStart"/>
      <w:r w:rsidRPr="00021283">
        <w:rPr>
          <w:rFonts w:eastAsia="Times New Roman" w:cstheme="minorHAnsi"/>
          <w:color w:val="000000"/>
          <w:kern w:val="0"/>
          <w:lang w:eastAsia="en-GB"/>
          <w14:ligatures w14:val="none"/>
        </w:rPr>
        <w:t>input</w:t>
      </w:r>
      <w:proofErr w:type="spellEnd"/>
      <w:r w:rsidRPr="00021283">
        <w:rPr>
          <w:rFonts w:eastAsia="Times New Roman" w:cstheme="minorHAnsi"/>
          <w:color w:val="000000"/>
          <w:kern w:val="0"/>
          <w:lang w:eastAsia="en-GB"/>
          <w14:ligatures w14:val="none"/>
        </w:rPr>
        <w:t>), β) Ανάλυση και αναγνώριση προτύπων (</w:t>
      </w:r>
      <w:proofErr w:type="spellStart"/>
      <w:r w:rsidRPr="00021283">
        <w:rPr>
          <w:rFonts w:eastAsia="Times New Roman" w:cstheme="minorHAnsi"/>
          <w:color w:val="000000"/>
          <w:kern w:val="0"/>
          <w:lang w:eastAsia="en-GB"/>
          <w14:ligatures w14:val="none"/>
        </w:rPr>
        <w:t>pattern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recognition</w:t>
      </w:r>
      <w:proofErr w:type="spellEnd"/>
      <w:r w:rsidRPr="00021283">
        <w:rPr>
          <w:rFonts w:eastAsia="Times New Roman" w:cstheme="minorHAnsi"/>
          <w:color w:val="000000"/>
          <w:kern w:val="0"/>
          <w:lang w:eastAsia="en-GB"/>
          <w14:ligatures w14:val="none"/>
        </w:rPr>
        <w:t>), γ) Εξαγωγή προβλέψεων (</w:t>
      </w:r>
      <w:proofErr w:type="spellStart"/>
      <w:r w:rsidRPr="00021283">
        <w:rPr>
          <w:rFonts w:eastAsia="Times New Roman" w:cstheme="minorHAnsi"/>
          <w:color w:val="000000"/>
          <w:kern w:val="0"/>
          <w:lang w:eastAsia="en-GB"/>
          <w14:ligatures w14:val="none"/>
        </w:rPr>
        <w:t>output</w:t>
      </w:r>
      <w:proofErr w:type="spellEnd"/>
      <w:r w:rsidRPr="00021283">
        <w:rPr>
          <w:rFonts w:eastAsia="Times New Roman" w:cstheme="minorHAnsi"/>
          <w:color w:val="000000"/>
          <w:kern w:val="0"/>
          <w:lang w:eastAsia="en-GB"/>
          <w14:ligatures w14:val="none"/>
        </w:rPr>
        <w:t xml:space="preserve">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Τα δεδομένα έχουν ετικέτες (</w:t>
      </w:r>
      <w:proofErr w:type="spellStart"/>
      <w:r w:rsidRPr="00021283">
        <w:rPr>
          <w:rFonts w:eastAsia="Times New Roman" w:cstheme="minorHAnsi"/>
          <w:color w:val="000000"/>
          <w:kern w:val="0"/>
          <w:lang w:eastAsia="en-GB"/>
          <w14:ligatures w14:val="none"/>
        </w:rPr>
        <w:t>labels</w:t>
      </w:r>
      <w:proofErr w:type="spellEnd"/>
      <w:r w:rsidRPr="00021283">
        <w:rPr>
          <w:rFonts w:eastAsia="Times New Roman" w:cstheme="minorHAnsi"/>
          <w:color w:val="000000"/>
          <w:kern w:val="0"/>
          <w:lang w:eastAsia="en-GB"/>
          <w14:ligatures w14:val="none"/>
        </w:rPr>
        <w:t>).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ii</w:t>
      </w:r>
      <w:proofErr w:type="spellEnd"/>
      <w:r w:rsidRPr="00021283">
        <w:rPr>
          <w:rFonts w:eastAsia="Times New Roman" w:cstheme="minorHAnsi"/>
          <w:b/>
          <w:bCs/>
          <w:color w:val="000000"/>
          <w:kern w:val="0"/>
          <w:lang w:eastAsia="en-GB"/>
          <w14:ligatures w14:val="none"/>
        </w:rPr>
        <w:t>) Μη Εποπτευόμενη Μάθηση (</w:t>
      </w:r>
      <w:proofErr w:type="spellStart"/>
      <w:r w:rsidRPr="00021283">
        <w:rPr>
          <w:rFonts w:eastAsia="Times New Roman" w:cstheme="minorHAnsi"/>
          <w:b/>
          <w:bCs/>
          <w:color w:val="000000"/>
          <w:kern w:val="0"/>
          <w:lang w:eastAsia="en-GB"/>
          <w14:ligatures w14:val="none"/>
        </w:rPr>
        <w:t>Unsupervised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iii</w:t>
      </w:r>
      <w:proofErr w:type="spellEnd"/>
      <w:r w:rsidRPr="00021283">
        <w:rPr>
          <w:rFonts w:eastAsia="Times New Roman" w:cstheme="minorHAnsi"/>
          <w:b/>
          <w:bCs/>
          <w:color w:val="000000"/>
          <w:kern w:val="0"/>
          <w:lang w:eastAsia="en-GB"/>
          <w14:ligatures w14:val="none"/>
        </w:rPr>
        <w:t>) Ενισχυτική Μάθηση (</w:t>
      </w:r>
      <w:proofErr w:type="spellStart"/>
      <w:r w:rsidRPr="00021283">
        <w:rPr>
          <w:rFonts w:eastAsia="Times New Roman" w:cstheme="minorHAnsi"/>
          <w:b/>
          <w:bCs/>
          <w:color w:val="000000"/>
          <w:kern w:val="0"/>
          <w:lang w:eastAsia="en-GB"/>
          <w14:ligatures w14:val="none"/>
        </w:rPr>
        <w:t>Reinforcement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της </w:t>
      </w:r>
      <w:proofErr w:type="spellStart"/>
      <w:r w:rsidRPr="00021283">
        <w:rPr>
          <w:rFonts w:eastAsia="Times New Roman" w:cstheme="minorHAnsi"/>
          <w:color w:val="000000"/>
          <w:kern w:val="0"/>
          <w:lang w:eastAsia="en-GB"/>
          <w14:ligatures w14:val="none"/>
        </w:rPr>
        <w:t>OpenAI</w:t>
      </w:r>
      <w:proofErr w:type="spellEnd"/>
      <w:r w:rsidRPr="00021283">
        <w:rPr>
          <w:rFonts w:eastAsia="Times New Roman" w:cstheme="minorHAnsi"/>
          <w:color w:val="000000"/>
          <w:kern w:val="0"/>
          <w:lang w:eastAsia="en-GB"/>
          <w14:ligatures w14:val="none"/>
        </w:rPr>
        <w:t xml:space="preserve">, βασίζονται σε μια ειδική μορφή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τους Μετασχηματιστές (</w:t>
      </w:r>
      <w:proofErr w:type="spellStart"/>
      <w:r w:rsidRPr="00021283">
        <w:rPr>
          <w:rFonts w:eastAsia="Times New Roman" w:cstheme="minorHAnsi"/>
          <w:color w:val="000000"/>
          <w:kern w:val="0"/>
          <w:lang w:eastAsia="en-GB"/>
          <w14:ligatures w14:val="none"/>
        </w:rPr>
        <w:t>Transformers</w:t>
      </w:r>
      <w:proofErr w:type="spellEnd"/>
      <w:r w:rsidRPr="00021283">
        <w:rPr>
          <w:rFonts w:eastAsia="Times New Roman" w:cstheme="minorHAnsi"/>
          <w:color w:val="000000"/>
          <w:kern w:val="0"/>
          <w:lang w:eastAsia="en-GB"/>
          <w14:ligatures w14:val="none"/>
        </w:rPr>
        <w:t>),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Pre-training</w:t>
      </w:r>
      <w:proofErr w:type="spellEnd"/>
      <w:r w:rsidRPr="00021283">
        <w:rPr>
          <w:rFonts w:eastAsia="Times New Roman" w:cstheme="minorHAnsi"/>
          <w:color w:val="000000"/>
          <w:kern w:val="0"/>
          <w:lang w:eastAsia="en-GB"/>
          <w14:ligatures w14:val="none"/>
        </w:rPr>
        <w:t>: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Fine-tuning</w:t>
      </w:r>
      <w:proofErr w:type="spellEnd"/>
      <w:r w:rsidRPr="00021283">
        <w:rPr>
          <w:rFonts w:eastAsia="Times New Roman" w:cstheme="minorHAnsi"/>
          <w:color w:val="000000"/>
          <w:kern w:val="0"/>
          <w:lang w:eastAsia="en-GB"/>
          <w14:ligatures w14:val="none"/>
        </w:rPr>
        <w:t xml:space="preserve">: Εξειδίκευση με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xml:space="preserve">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w:t>
      </w:r>
      <w:proofErr w:type="spellStart"/>
      <w:r w:rsidRPr="00021283">
        <w:rPr>
          <w:rFonts w:eastAsia="Times New Roman" w:cstheme="minorHAnsi"/>
          <w:color w:val="000000"/>
          <w:kern w:val="0"/>
          <w:lang w:eastAsia="en-GB"/>
          <w14:ligatures w14:val="none"/>
        </w:rPr>
        <w:t>Reinforcement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from</w:t>
      </w:r>
      <w:proofErr w:type="spellEnd"/>
      <w:r w:rsidRPr="00021283">
        <w:rPr>
          <w:rFonts w:eastAsia="Times New Roman" w:cstheme="minorHAnsi"/>
          <w:color w:val="000000"/>
          <w:kern w:val="0"/>
          <w:lang w:eastAsia="en-GB"/>
          <w14:ligatures w14:val="none"/>
        </w:rPr>
        <w:t xml:space="preserve"> Human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w:t>
      </w:r>
      <w:proofErr w:type="spellStart"/>
      <w:r w:rsidRPr="00021283">
        <w:rPr>
          <w:rFonts w:eastAsia="Times New Roman" w:cstheme="minorHAnsi"/>
          <w:color w:val="000000"/>
          <w:kern w:val="0"/>
          <w:lang w:eastAsia="en-GB"/>
          <w14:ligatures w14:val="none"/>
        </w:rPr>
        <w:t>deep</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Αναγνώριση προσώπων και αντικειμένων (όπως στα συστήματα ασφαλείας ή στα </w:t>
      </w:r>
      <w:proofErr w:type="spellStart"/>
      <w:r w:rsidRPr="00021283">
        <w:rPr>
          <w:rFonts w:eastAsia="Times New Roman" w:cstheme="minorHAnsi"/>
          <w:color w:val="000000"/>
          <w:kern w:val="0"/>
          <w:lang w:eastAsia="en-GB"/>
          <w14:ligatures w14:val="none"/>
        </w:rPr>
        <w:t>smartphones</w:t>
      </w:r>
      <w:proofErr w:type="spellEnd"/>
      <w:r w:rsidRPr="00021283">
        <w:rPr>
          <w:rFonts w:eastAsia="Times New Roman" w:cstheme="minorHAnsi"/>
          <w:color w:val="000000"/>
          <w:kern w:val="0"/>
          <w:lang w:eastAsia="en-GB"/>
          <w14:ligatures w14:val="none"/>
        </w:rPr>
        <w:t>).</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w:t>
      </w:r>
      <w:proofErr w:type="spellStart"/>
      <w:r w:rsidRPr="00021283">
        <w:rPr>
          <w:rFonts w:eastAsia="Times New Roman" w:cstheme="minorHAnsi"/>
          <w:color w:val="000000"/>
          <w:kern w:val="0"/>
          <w:lang w:eastAsia="en-GB"/>
          <w14:ligatures w14:val="none"/>
        </w:rPr>
        <w:t>voice-to-text</w:t>
      </w:r>
      <w:proofErr w:type="spellEnd"/>
      <w:r w:rsidRPr="00021283">
        <w:rPr>
          <w:rFonts w:eastAsia="Times New Roman" w:cstheme="minorHAnsi"/>
          <w:color w:val="000000"/>
          <w:kern w:val="0"/>
          <w:lang w:eastAsia="en-GB"/>
          <w14:ligatures w14:val="none"/>
        </w:rPr>
        <w: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Αυτόματη </w:t>
      </w:r>
      <w:proofErr w:type="spellStart"/>
      <w:r w:rsidRPr="00021283">
        <w:rPr>
          <w:rFonts w:eastAsia="Times New Roman" w:cstheme="minorHAnsi"/>
          <w:color w:val="000000"/>
          <w:kern w:val="0"/>
          <w:lang w:eastAsia="en-GB"/>
          <w14:ligatures w14:val="none"/>
        </w:rPr>
        <w:t>ετικετοποίηση</w:t>
      </w:r>
      <w:proofErr w:type="spellEnd"/>
      <w:r w:rsidRPr="00021283">
        <w:rPr>
          <w:rFonts w:eastAsia="Times New Roman" w:cstheme="minorHAnsi"/>
          <w:color w:val="000000"/>
          <w:kern w:val="0"/>
          <w:lang w:eastAsia="en-GB"/>
          <w14:ligatures w14:val="none"/>
        </w:rPr>
        <w:t xml:space="preserve">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w:t>
      </w:r>
      <w:proofErr w:type="spellStart"/>
      <w:r w:rsidRPr="00021283">
        <w:rPr>
          <w:rFonts w:eastAsia="Times New Roman" w:cstheme="minorHAnsi"/>
          <w:color w:val="000000"/>
          <w:kern w:val="0"/>
          <w:lang w:eastAsia="en-GB"/>
          <w14:ligatures w14:val="none"/>
        </w:rPr>
        <w:t>narrow</w:t>
      </w:r>
      <w:proofErr w:type="spellEnd"/>
      <w:r w:rsidRPr="00021283">
        <w:rPr>
          <w:rFonts w:eastAsia="Times New Roman" w:cstheme="minorHAnsi"/>
          <w:color w:val="000000"/>
          <w:kern w:val="0"/>
          <w:lang w:eastAsia="en-GB"/>
          <w14:ligatures w14:val="none"/>
        </w:rPr>
        <w:t xml:space="preserve">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w:t>
      </w:r>
      <w:proofErr w:type="spellStart"/>
      <w:r w:rsidRPr="00021283">
        <w:rPr>
          <w:rFonts w:eastAsia="Times New Roman" w:cstheme="minorHAnsi"/>
          <w:color w:val="000000"/>
          <w:kern w:val="0"/>
          <w:lang w:eastAsia="en-GB"/>
          <w14:ligatures w14:val="none"/>
        </w:rPr>
        <w:t>generative</w:t>
      </w:r>
      <w:proofErr w:type="spellEnd"/>
      <w:r w:rsidRPr="00021283">
        <w:rPr>
          <w:rFonts w:eastAsia="Times New Roman" w:cstheme="minorHAnsi"/>
          <w:color w:val="000000"/>
          <w:kern w:val="0"/>
          <w:lang w:eastAsia="en-GB"/>
          <w14:ligatures w14:val="none"/>
        </w:rPr>
        <w:t xml:space="preser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w:t>
      </w:r>
      <w:proofErr w:type="spellStart"/>
      <w:r w:rsidRPr="00021283">
        <w:rPr>
          <w:rFonts w:eastAsia="Times New Roman" w:cstheme="minorHAnsi"/>
          <w:color w:val="000000"/>
          <w:kern w:val="0"/>
          <w:lang w:eastAsia="en-GB"/>
          <w14:ligatures w14:val="none"/>
        </w:rPr>
        <w:t>συμφραζόμενα</w:t>
      </w:r>
      <w:proofErr w:type="spellEnd"/>
      <w:r w:rsidRPr="00021283">
        <w:rPr>
          <w:rFonts w:eastAsia="Times New Roman" w:cstheme="minorHAnsi"/>
          <w:color w:val="000000"/>
          <w:kern w:val="0"/>
          <w:lang w:eastAsia="en-GB"/>
          <w14:ligatures w14:val="none"/>
        </w:rPr>
        <w:t>.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δημιουργίας εικόνας, όπως το </w:t>
      </w:r>
      <w:commentRangeStart w:id="221"/>
      <w:del w:id="442" w:author="ProofreadAI" w:date="2026-02-23T15:51:42.322780Z">
        <w:r>
          <w:rPr>
            <w:rFonts w:eastAsia="Times New Roman" w:cstheme="minorHAnsi"/>
            <w:color w:val="000000"/>
            <w:kern w:val="0"/>
            <w:lang w:eastAsia="en-GB"/>
            <w14:ligatures w14:val="none"/>
          </w:rPr>
          <w:delText xml:space="preserve">DALL·E</w:delText>
        </w:r>
      </w:del>
      <w:ins w:id="443" w:author="ProofreadAI" w:date="2026-02-23T15:51:42.322780Z">
        <w:r>
          <w:rPr>
            <w:rFonts w:eastAsia="Times New Roman" w:cstheme="minorHAnsi"/>
            <w:color w:val="000000"/>
            <w:kern w:val="0"/>
            <w:lang w:eastAsia="en-GB"/>
            <w14:ligatures w14:val="none"/>
          </w:rPr>
          <w:t xml:space="preserve">DALL-E</w:t>
        </w:r>
      </w:ins>
      <w:commentRangeEnd w:id="221"/>
      <w:r>
        <w:commentReference w:id="221"/>
      </w:r>
      <w:r>
        <w:rPr>
          <w:rFonts w:eastAsia="Times New Roman" w:cstheme="minorHAnsi"/>
          <w:color w:val="000000"/>
          <w:kern w:val="0"/>
          <w:lang w:eastAsia="en-GB"/>
          <w14:ligatures w14:val="none"/>
        </w:rPr>
        <w:t xml:space="preserv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commentRangeStart w:id="222"/>
      <w:del w:id="444" w:author="ProofreadAI" w:date="2026-02-23T15:51:42.322780Z">
        <w:r>
          <w:rPr>
            <w:rFonts w:eastAsia="Times New Roman" w:cstheme="minorHAnsi"/>
            <w:color w:val="000000"/>
            <w:kern w:val="0"/>
            <w:lang w:eastAsia="en-GB"/>
            <w14:ligatures w14:val="none"/>
          </w:rPr>
          <w:delText xml:space="preserve">γεννητική</w:delText>
        </w:r>
      </w:del>
      <w:ins w:id="445" w:author="ProofreadAI" w:date="2026-02-23T15:51:42.322780Z">
        <w:r>
          <w:rPr>
            <w:rFonts w:eastAsia="Times New Roman" w:cstheme="minorHAnsi"/>
            <w:color w:val="000000"/>
            <w:kern w:val="0"/>
            <w:lang w:eastAsia="en-GB"/>
            <w14:ligatures w14:val="none"/>
          </w:rPr>
          <w:t xml:space="preserve">παραγωγική</w:t>
        </w:r>
      </w:ins>
      <w:commentRangeEnd w:id="222"/>
      <w:r>
        <w:commentReference w:id="222"/>
      </w:r>
      <w:r>
        <w:rPr>
          <w:rFonts w:eastAsia="Times New Roman" w:cstheme="minorHAnsi"/>
          <w:color w:val="000000"/>
          <w:kern w:val="0"/>
          <w:lang w:eastAsia="en-GB"/>
          <w14:ligatures w14:val="none"/>
        </w:rPr>
        <w:t xml:space="preserve">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w:t>
      </w:r>
      <w:proofErr w:type="spellStart"/>
      <w:r w:rsidRPr="00021283">
        <w:rPr>
          <w:rFonts w:eastAsia="Times New Roman" w:cstheme="minorHAnsi"/>
          <w:color w:val="000000"/>
          <w:kern w:val="0"/>
          <w:lang w:eastAsia="en-GB"/>
          <w14:ligatures w14:val="none"/>
        </w:rPr>
        <w:t>πολυτροπικότητα</w:t>
      </w:r>
      <w:proofErr w:type="spellEnd"/>
      <w:r w:rsidRPr="00021283">
        <w:rPr>
          <w:rFonts w:eastAsia="Times New Roman" w:cstheme="minorHAnsi"/>
          <w:color w:val="000000"/>
          <w:kern w:val="0"/>
          <w:lang w:eastAsia="en-GB"/>
          <w14:ligatures w14:val="none"/>
        </w:rPr>
        <w:t xml:space="preserve">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w:t>
      </w:r>
      <w:proofErr w:type="spellStart"/>
      <w:r w:rsidRPr="00021283">
        <w:rPr>
          <w:rFonts w:eastAsia="Times New Roman" w:cstheme="minorHAnsi"/>
          <w:color w:val="000000"/>
          <w:kern w:val="0"/>
          <w:lang w:eastAsia="en-GB"/>
          <w14:ligatures w14:val="none"/>
        </w:rPr>
        <w:t>reasoning</w:t>
      </w:r>
      <w:proofErr w:type="spellEnd"/>
      <w:r w:rsidRPr="00021283">
        <w:rPr>
          <w:rFonts w:eastAsia="Times New Roman" w:cstheme="minorHAnsi"/>
          <w:color w:val="000000"/>
          <w:kern w:val="0"/>
          <w:lang w:eastAsia="en-GB"/>
          <w14:ligatures w14:val="none"/>
        </w:rPr>
        <w:t xml:space="preserve">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Αναλύει </w:t>
      </w:r>
      <w:commentRangeStart w:id="223"/>
      <w:del w:id="446" w:author="ProofreadAI" w:date="2026-02-23T15:51:42.322780Z">
        <w:r>
          <w:rPr>
            <w:rFonts w:eastAsia="Times New Roman" w:cstheme="minorHAnsi"/>
            <w:color w:val="000000"/>
            <w:kern w:val="0"/>
            <w:lang w:eastAsia="en-GB"/>
            <w14:ligatures w14:val="none"/>
          </w:rPr>
          <w:delText xml:space="preserve">προβλήματα βήμα</w:delText>
        </w:r>
      </w:del>
      <w:ins w:id="447" w:author="ProofreadAI" w:date="2026-02-23T15:51:42.322780Z">
        <w:r>
          <w:rPr>
            <w:rFonts w:eastAsia="Times New Roman" w:cstheme="minorHAnsi"/>
            <w:color w:val="000000"/>
            <w:kern w:val="0"/>
            <w:lang w:eastAsia="en-GB"/>
            <w14:ligatures w14:val="none"/>
          </w:rPr>
          <w:t xml:space="preserve">προβλήματα βήμα</w:t>
        </w:r>
      </w:ins>
      <w:commentRangeEnd w:id="223"/>
      <w:r>
        <w:commentReference w:id="223"/>
      </w:r>
      <w:r>
        <w:rPr>
          <w:rFonts w:eastAsia="Times New Roman" w:cstheme="minorHAnsi"/>
          <w:color w:val="000000"/>
          <w:kern w:val="0"/>
          <w:lang w:eastAsia="en-GB"/>
          <w14:ligatures w14:val="none"/>
        </w:rPr>
        <w:t xml:space="preserve"> προς βήμα, </w:t>
      </w:r>
      <w:commentRangeStart w:id="224"/>
      <w:del w:id="448" w:author="ProofreadAI" w:date="2026-02-23T15:51:42.322780Z">
        <w:r>
          <w:rPr>
            <w:rFonts w:eastAsia="Times New Roman" w:cstheme="minorHAnsi"/>
            <w:color w:val="000000"/>
            <w:kern w:val="0"/>
            <w:lang w:eastAsia="en-GB"/>
            <w14:ligatures w14:val="none"/>
          </w:rPr>
          <w:delText xml:space="preserve">εφαρμόζοντας κανόνες</w:delText>
        </w:r>
      </w:del>
      <w:ins w:id="449" w:author="ProofreadAI" w:date="2026-02-23T15:51:42.322780Z">
        <w:r>
          <w:rPr>
            <w:rFonts w:eastAsia="Times New Roman" w:cstheme="minorHAnsi"/>
            <w:color w:val="000000"/>
            <w:kern w:val="0"/>
            <w:lang w:eastAsia="en-GB"/>
            <w14:ligatures w14:val="none"/>
          </w:rPr>
          <w:t xml:space="preserve">εφαρμόζοντας κανόνες</w:t>
        </w:r>
      </w:ins>
      <w:commentRangeEnd w:id="224"/>
      <w:r>
        <w:commentReference w:id="224"/>
      </w:r>
      <w:r>
        <w:rPr>
          <w:rFonts w:eastAsia="Times New Roman" w:cstheme="minorHAnsi"/>
          <w:color w:val="000000"/>
          <w:kern w:val="0"/>
          <w:lang w:eastAsia="en-GB"/>
          <w14:ligatures w14:val="none"/>
        </w:rPr>
        <w:t xml:space="preserve">,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commentRangeStart w:id="225"/>
      <w:del w:id="450" w:author="ProofreadAI" w:date="2026-02-23T15:51:42.322780Z">
        <w:r>
          <w:rPr>
            <w:rFonts w:eastAsia="Times New Roman" w:cstheme="minorHAnsi"/>
            <w:color w:val="000000"/>
            <w:kern w:val="0"/>
            <w:lang w:eastAsia="en-GB"/>
            <w14:ligatures w14:val="none"/>
          </w:rPr>
          <w:delText xml:space="preserve">Ακολουθεί αλγοριθμική</w:delText>
        </w:r>
      </w:del>
      <w:ins w:id="451" w:author="ProofreadAI" w:date="2026-02-23T15:51:42.322780Z">
        <w:r>
          <w:rPr>
            <w:rFonts w:eastAsia="Times New Roman" w:cstheme="minorHAnsi"/>
            <w:color w:val="000000"/>
            <w:kern w:val="0"/>
            <w:lang w:eastAsia="en-GB"/>
            <w14:ligatures w14:val="none"/>
          </w:rPr>
          <w:t xml:space="preserve">Ακολουθεί αλγοριθμική</w:t>
        </w:r>
      </w:ins>
      <w:commentRangeEnd w:id="225"/>
      <w:r>
        <w:commentReference w:id="225"/>
      </w:r>
      <w:r>
        <w:rPr>
          <w:rFonts w:eastAsia="Times New Roman" w:cstheme="minorHAnsi"/>
          <w:color w:val="000000"/>
          <w:kern w:val="0"/>
          <w:lang w:eastAsia="en-GB"/>
          <w14:ligatures w14:val="none"/>
        </w:rPr>
        <w:t xml:space="preserve">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προγραμματίσει, να πάρει αποφάσεις, να δοκιμάσει στρατηγικές και να </w:t>
      </w:r>
      <w:proofErr w:type="spellStart"/>
      <w:r w:rsidRPr="00021283">
        <w:rPr>
          <w:rFonts w:eastAsia="Times New Roman" w:cstheme="minorHAnsi"/>
          <w:color w:val="000000"/>
          <w:kern w:val="0"/>
          <w:lang w:eastAsia="en-GB"/>
          <w14:ligatures w14:val="none"/>
        </w:rPr>
        <w:t>αυτοβελτιώνεται</w:t>
      </w:r>
      <w:proofErr w:type="spellEnd"/>
      <w:r w:rsidRPr="00021283">
        <w:rPr>
          <w:rFonts w:eastAsia="Times New Roman" w:cstheme="minorHAnsi"/>
          <w:color w:val="000000"/>
          <w:kern w:val="0"/>
          <w:lang w:eastAsia="en-GB"/>
          <w14:ligatures w14:val="none"/>
        </w:rPr>
        <w:t>.</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w:t>
      </w:r>
      <w:proofErr w:type="spellStart"/>
      <w:r w:rsidRPr="00021283">
        <w:rPr>
          <w:rFonts w:eastAsia="Times New Roman" w:cstheme="minorHAnsi"/>
          <w:color w:val="000000"/>
          <w:kern w:val="0"/>
          <w:lang w:eastAsia="en-GB"/>
          <w14:ligatures w14:val="none"/>
        </w:rPr>
        <w:t>agentic</w:t>
      </w:r>
      <w:proofErr w:type="spellEnd"/>
      <w:r w:rsidRPr="00021283">
        <w:rPr>
          <w:rFonts w:eastAsia="Times New Roman" w:cstheme="minorHAnsi"/>
          <w:color w:val="000000"/>
          <w:kern w:val="0"/>
          <w:lang w:eastAsia="en-GB"/>
          <w14:ligatures w14:val="none"/>
        </w:rPr>
        <w:t xml:space="preserve"> AI, ψηφιακών πρακτόρων με «αυτονομία». Αυτοί οι </w:t>
      </w:r>
      <w:proofErr w:type="spellStart"/>
      <w:r w:rsidRPr="00021283">
        <w:rPr>
          <w:rFonts w:eastAsia="Times New Roman" w:cstheme="minorHAnsi"/>
          <w:color w:val="000000"/>
          <w:kern w:val="0"/>
          <w:lang w:eastAsia="en-GB"/>
          <w14:ligatures w14:val="none"/>
        </w:rPr>
        <w:t>agents</w:t>
      </w:r>
      <w:proofErr w:type="spellEnd"/>
      <w:r w:rsidRPr="00021283">
        <w:rPr>
          <w:rFonts w:eastAsia="Times New Roman" w:cstheme="minorHAnsi"/>
          <w:color w:val="000000"/>
          <w:kern w:val="0"/>
          <w:lang w:eastAsia="en-GB"/>
          <w14:ligatures w14:val="none"/>
        </w:rPr>
        <w:t>:</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w:t>
      </w:r>
      <w:commentRangeStart w:id="226"/>
      <w:del w:id="452" w:author="ProofreadAI" w:date="2026-02-23T15:51:42.322780Z">
        <w:r>
          <w:rPr>
            <w:rFonts w:eastAsia="Times New Roman" w:cstheme="minorHAnsi"/>
            <w:color w:val="000000"/>
            <w:kern w:val="0"/>
            <w:lang w:eastAsia="en-GB"/>
            <w14:ligatures w14:val="none"/>
          </w:rPr>
          <w:delText xml:space="preserve">ένα νέο</w:delText>
        </w:r>
      </w:del>
      <w:ins w:id="453" w:author="ProofreadAI" w:date="2026-02-23T15:51:42.322780Z">
        <w:r>
          <w:rPr>
            <w:rFonts w:eastAsia="Times New Roman" w:cstheme="minorHAnsi"/>
            <w:color w:val="000000"/>
            <w:kern w:val="0"/>
            <w:lang w:eastAsia="en-GB"/>
            <w14:ligatures w14:val="none"/>
          </w:rPr>
          <w:t xml:space="preserve">ένα νέο</w:t>
        </w:r>
      </w:ins>
      <w:commentRangeEnd w:id="226"/>
      <w:r>
        <w:commentReference w:id="226"/>
      </w:r>
      <w:r>
        <w:rPr>
          <w:rFonts w:eastAsia="Times New Roman" w:cstheme="minorHAnsi"/>
          <w:color w:val="000000"/>
          <w:kern w:val="0"/>
          <w:lang w:eastAsia="en-GB"/>
          <w14:ligatures w14:val="none"/>
        </w:rPr>
        <w:t xml:space="preserve"> ψηφιακό εργατικό δυναμικό, όπου οι </w:t>
      </w:r>
      <w:proofErr w:type="spellStart"/>
      <w:r w:rsidRPr="00021283">
        <w:rPr>
          <w:rFonts w:eastAsia="Times New Roman" w:cstheme="minorHAnsi"/>
          <w:color w:val="000000"/>
          <w:kern w:val="0"/>
          <w:lang w:eastAsia="en-GB"/>
          <w14:ligatures w14:val="none"/>
        </w:rPr>
        <w:t>agents</w:t>
      </w:r>
      <w:proofErr w:type="spellEnd"/>
      <w:r w:rsidRPr="00021283">
        <w:rPr>
          <w:rFonts w:eastAsia="Times New Roman" w:cstheme="minorHAnsi"/>
          <w:color w:val="000000"/>
          <w:kern w:val="0"/>
          <w:lang w:eastAsia="en-GB"/>
          <w14:ligatures w14:val="none"/>
        </w:rPr>
        <w:t xml:space="preserve">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 xml:space="preserve">Το προσεχές κύμα, που ήδη διαφαίνεται στον ορίζοντα, είναι εκείνο στο οποίο η ΤΝ </w:t>
      </w:r>
      <w:commentRangeStart w:id="227"/>
      <w:del w:id="454" w:author="ProofreadAI" w:date="2026-02-23T15:51:42.322780Z">
        <w:r>
          <w:rPr>
            <w:rFonts w:eastAsia="Times New Roman" w:cstheme="minorHAnsi"/>
            <w:color w:val="000000"/>
            <w:kern w:val="0"/>
            <w:lang w:eastAsia="en-GB"/>
            <w14:ligatures w14:val="none"/>
          </w:rPr>
          <w:delText xml:space="preserve">θα ενσωματώσει</w:delText>
        </w:r>
      </w:del>
      <w:ins w:id="455" w:author="ProofreadAI" w:date="2026-02-23T15:51:42.322780Z">
        <w:r>
          <w:rPr>
            <w:rFonts w:eastAsia="Times New Roman" w:cstheme="minorHAnsi"/>
            <w:color w:val="000000"/>
            <w:kern w:val="0"/>
            <w:lang w:eastAsia="en-GB"/>
            <w14:ligatures w14:val="none"/>
          </w:rPr>
          <w:t xml:space="preserve">θα ενσωματώσει</w:t>
        </w:r>
      </w:ins>
      <w:commentRangeEnd w:id="227"/>
      <w:r>
        <w:commentReference w:id="227"/>
      </w:r>
      <w:r>
        <w:rPr>
          <w:rFonts w:eastAsia="Times New Roman" w:cstheme="minorHAnsi"/>
          <w:color w:val="000000"/>
          <w:kern w:val="0"/>
          <w:lang w:eastAsia="en-GB"/>
          <w14:ligatures w14:val="none"/>
        </w:rPr>
        <w:t xml:space="preserve">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commentRangeStart w:id="228"/>
      <w:del w:id="456" w:author="ProofreadAI" w:date="2026-02-23T15:51:42.322780Z">
        <w:r>
          <w:rPr>
            <w:rFonts w:eastAsia="Times New Roman" w:cstheme="minorHAnsi"/>
            <w:color w:val="000000"/>
            <w:kern w:val="0"/>
            <w:lang w:eastAsia="en-GB"/>
            <w14:ligatures w14:val="none"/>
          </w:rPr>
          <w:delText xml:space="preserve">Κατανόηση τριβής</w:delText>
        </w:r>
      </w:del>
      <w:ins w:id="457" w:author="ProofreadAI" w:date="2026-02-23T15:51:42.322780Z">
        <w:r>
          <w:rPr>
            <w:rFonts w:eastAsia="Times New Roman" w:cstheme="minorHAnsi"/>
            <w:color w:val="000000"/>
            <w:kern w:val="0"/>
            <w:lang w:eastAsia="en-GB"/>
            <w14:ligatures w14:val="none"/>
          </w:rPr>
          <w:t xml:space="preserve">Κατανόηση τριβής</w:t>
        </w:r>
      </w:ins>
      <w:commentRangeEnd w:id="228"/>
      <w:r>
        <w:commentReference w:id="228"/>
      </w:r>
      <w:r>
        <w:rPr>
          <w:rFonts w:eastAsia="Times New Roman" w:cstheme="minorHAnsi"/>
          <w:color w:val="000000"/>
          <w:kern w:val="0"/>
          <w:lang w:eastAsia="en-GB"/>
          <w14:ligatures w14:val="none"/>
        </w:rPr>
        <w:t xml:space="preserve">,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commentRangeStart w:id="229"/>
      <w:del w:id="458" w:author="ProofreadAI" w:date="2026-02-23T15:51:42.322780Z">
        <w:r>
          <w:rPr>
            <w:rFonts w:eastAsia="Times New Roman" w:cstheme="minorHAnsi"/>
            <w:color w:val="000000"/>
            <w:kern w:val="0"/>
            <w:lang w:eastAsia="en-GB"/>
            <w14:ligatures w14:val="none"/>
          </w:rPr>
          <w:delText xml:space="preserve">Εκτίμηση φυσικών</w:delText>
        </w:r>
      </w:del>
      <w:ins w:id="459" w:author="ProofreadAI" w:date="2026-02-23T15:51:42.322780Z">
        <w:r>
          <w:rPr>
            <w:rFonts w:eastAsia="Times New Roman" w:cstheme="minorHAnsi"/>
            <w:color w:val="000000"/>
            <w:kern w:val="0"/>
            <w:lang w:eastAsia="en-GB"/>
            <w14:ligatures w14:val="none"/>
          </w:rPr>
          <w:t xml:space="preserve">Εκτίμηση φυσικών</w:t>
        </w:r>
      </w:ins>
      <w:commentRangeEnd w:id="229"/>
      <w:r>
        <w:commentReference w:id="229"/>
      </w:r>
      <w:r>
        <w:rPr>
          <w:rFonts w:eastAsia="Times New Roman" w:cstheme="minorHAnsi"/>
          <w:color w:val="000000"/>
          <w:kern w:val="0"/>
          <w:lang w:eastAsia="en-GB"/>
          <w14:ligatures w14:val="none"/>
        </w:rPr>
        <w:t xml:space="preserve">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w:t>
      </w:r>
      <w:commentRangeStart w:id="230"/>
      <w:del w:id="460" w:author="ProofreadAI" w:date="2026-02-23T15:51:42.322780Z">
        <w:r>
          <w:rPr>
            <w:rFonts w:eastAsia="Times New Roman" w:cstheme="minorHAnsi"/>
            <w:color w:val="000000"/>
            <w:kern w:val="0"/>
            <w:lang w:eastAsia="en-GB"/>
            <w14:ligatures w14:val="none"/>
          </w:rPr>
          <w:delText xml:space="preserve">με αισθητηριακά</w:delText>
        </w:r>
      </w:del>
      <w:ins w:id="461" w:author="ProofreadAI" w:date="2026-02-23T15:51:42.322780Z">
        <w:r>
          <w:rPr>
            <w:rFonts w:eastAsia="Times New Roman" w:cstheme="minorHAnsi"/>
            <w:color w:val="000000"/>
            <w:kern w:val="0"/>
            <w:lang w:eastAsia="en-GB"/>
            <w14:ligatures w14:val="none"/>
          </w:rPr>
          <w:t xml:space="preserve">με αισθητηριακά</w:t>
        </w:r>
      </w:ins>
      <w:commentRangeEnd w:id="230"/>
      <w:r>
        <w:commentReference w:id="230"/>
      </w:r>
      <w:r>
        <w:rPr>
          <w:rFonts w:eastAsia="Times New Roman" w:cstheme="minorHAnsi"/>
          <w:color w:val="000000"/>
          <w:kern w:val="0"/>
          <w:lang w:eastAsia="en-GB"/>
          <w14:ligatures w14:val="none"/>
        </w:rPr>
        <w:t xml:space="preserve"> δεδομένα, ΤΝ που «μαθαίνει» από τη φυσική αλληλεπίδραση (π.χ. σε ρομποτική), νέα αρχιτεκτονική </w:t>
      </w:r>
      <w:commentRangeStart w:id="231"/>
      <w:del w:id="462" w:author="ProofreadAI" w:date="2026-02-23T15:51:42.322780Z">
        <w:r>
          <w:rPr>
            <w:rFonts w:eastAsia="Times New Roman" w:cstheme="minorHAnsi"/>
            <w:color w:val="000000"/>
            <w:kern w:val="0"/>
            <w:lang w:eastAsia="en-GB"/>
            <w14:ligatures w14:val="none"/>
          </w:rPr>
          <w:delText xml:space="preserve">που προσομοιώνει</w:delText>
        </w:r>
      </w:del>
      <w:ins w:id="463" w:author="ProofreadAI" w:date="2026-02-23T15:51:42.322780Z">
        <w:r>
          <w:rPr>
            <w:rFonts w:eastAsia="Times New Roman" w:cstheme="minorHAnsi"/>
            <w:color w:val="000000"/>
            <w:kern w:val="0"/>
            <w:lang w:eastAsia="en-GB"/>
            <w14:ligatures w14:val="none"/>
          </w:rPr>
          <w:t xml:space="preserve">που προσομοιώνει</w:t>
        </w:r>
      </w:ins>
      <w:commentRangeEnd w:id="231"/>
      <w:r>
        <w:commentReference w:id="231"/>
      </w:r>
      <w:r>
        <w:rPr>
          <w:rFonts w:eastAsia="Times New Roman" w:cstheme="minorHAnsi"/>
          <w:color w:val="000000"/>
          <w:kern w:val="0"/>
          <w:lang w:eastAsia="en-GB"/>
          <w14:ligatures w14:val="none"/>
        </w:rPr>
        <w:t xml:space="preserve"> την ενσώματη νόηση (</w:t>
      </w:r>
      <w:proofErr w:type="spellStart"/>
      <w:r w:rsidRPr="00021283">
        <w:rPr>
          <w:rFonts w:eastAsia="Times New Roman" w:cstheme="minorHAnsi"/>
          <w:color w:val="000000"/>
          <w:kern w:val="0"/>
          <w:lang w:eastAsia="en-GB"/>
          <w14:ligatures w14:val="none"/>
        </w:rPr>
        <w:t>embodied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cognition</w:t>
      </w:r>
      <w:proofErr w:type="spellEnd"/>
      <w:r w:rsidRPr="00021283">
        <w:rPr>
          <w:rFonts w:eastAsia="Times New Roman" w:cstheme="minorHAnsi"/>
          <w:color w:val="000000"/>
          <w:kern w:val="0"/>
          <w:lang w:eastAsia="en-GB"/>
          <w14:ligatures w14:val="none"/>
        </w:rPr>
        <w:t>).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πορεία της ΤΝ μέσα από τα κύματα της αντίληψης, της γενετικής δημιουργίας, του συλλογισμού και της </w:t>
      </w:r>
      <w:proofErr w:type="spellStart"/>
      <w:r w:rsidRPr="00021283">
        <w:rPr>
          <w:rFonts w:eastAsia="Times New Roman" w:cstheme="minorHAnsi"/>
          <w:color w:val="000000"/>
          <w:kern w:val="0"/>
          <w:lang w:eastAsia="en-GB"/>
          <w14:ligatures w14:val="none"/>
        </w:rPr>
        <w:t>σωματικότητας</w:t>
      </w:r>
      <w:proofErr w:type="spellEnd"/>
      <w:r w:rsidRPr="00021283">
        <w:rPr>
          <w:rFonts w:eastAsia="Times New Roman" w:cstheme="minorHAnsi"/>
          <w:color w:val="000000"/>
          <w:kern w:val="0"/>
          <w:lang w:eastAsia="en-GB"/>
          <w14:ligatures w14:val="none"/>
        </w:rPr>
        <w:t xml:space="preserve"> δεν είναι απλώς μια τεχνική εξέλιξη. Αντιπροσωπεύει μια </w:t>
      </w:r>
      <w:proofErr w:type="spellStart"/>
      <w:r w:rsidRPr="00021283">
        <w:rPr>
          <w:rFonts w:eastAsia="Times New Roman" w:cstheme="minorHAnsi"/>
          <w:color w:val="000000"/>
          <w:kern w:val="0"/>
          <w:lang w:eastAsia="en-GB"/>
          <w14:ligatures w14:val="none"/>
        </w:rPr>
        <w:t>επαναδιατύπωση</w:t>
      </w:r>
      <w:proofErr w:type="spellEnd"/>
      <w:r w:rsidRPr="00021283">
        <w:rPr>
          <w:rFonts w:eastAsia="Times New Roman" w:cstheme="minorHAnsi"/>
          <w:color w:val="000000"/>
          <w:kern w:val="0"/>
          <w:lang w:eastAsia="en-GB"/>
          <w14:ligatures w14:val="none"/>
        </w:rPr>
        <w:t xml:space="preserve">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commentRangeStart w:id="232"/>
      <w:del w:id="464" w:author="ProofreadAI" w:date="2026-02-23T15:51:42.322780Z">
        <w:r>
          <w:rPr>
            <w:rFonts w:eastAsia="Times New Roman" w:cstheme="minorHAnsi"/>
            <w:color w:val="000000" w:themeColor="text1"/>
            <w:kern w:val="0"/>
            <w:lang w:eastAsia="en-GB"/>
            <w14:ligatures w14:val="none"/>
          </w:rPr>
          <w:delText xml:space="preserve">ενέργεια, έχει</w:delText>
        </w:r>
      </w:del>
      <w:ins w:id="465" w:author="ProofreadAI" w:date="2026-02-23T15:51:42.322780Z">
        <w:r>
          <w:rPr>
            <w:rFonts w:eastAsia="Times New Roman" w:cstheme="minorHAnsi"/>
            <w:color w:val="000000" w:themeColor="text1"/>
            <w:kern w:val="0"/>
            <w:lang w:eastAsia="en-GB"/>
            <w14:ligatures w14:val="none"/>
          </w:rPr>
          <w:t xml:space="preserve">ενέργεια έχει</w:t>
        </w:r>
      </w:ins>
      <w:commentRangeEnd w:id="232"/>
      <w:r>
        <w:commentReference w:id="232"/>
      </w:r>
      <w:r>
        <w:rPr>
          <w:rFonts w:eastAsia="Times New Roman" w:cstheme="minorHAnsi"/>
          <w:color w:val="000000" w:themeColor="text1"/>
          <w:kern w:val="0"/>
          <w:lang w:eastAsia="en-GB"/>
          <w14:ligatures w14:val="none"/>
        </w:rPr>
        <w:t xml:space="preserve">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w:t>
      </w:r>
      <w:proofErr w:type="spellStart"/>
      <w:r w:rsidRPr="00021283">
        <w:rPr>
          <w:rFonts w:eastAsia="Times New Roman" w:cstheme="minorHAnsi"/>
          <w:color w:val="000000" w:themeColor="text1"/>
          <w:kern w:val="0"/>
          <w:lang w:eastAsia="en-GB"/>
          <w14:ligatures w14:val="none"/>
        </w:rPr>
        <w:t>απανθρακοποίηση</w:t>
      </w:r>
      <w:proofErr w:type="spellEnd"/>
      <w:r w:rsidRPr="00021283">
        <w:rPr>
          <w:rFonts w:eastAsia="Times New Roman" w:cstheme="minorHAnsi"/>
          <w:color w:val="000000" w:themeColor="text1"/>
          <w:kern w:val="0"/>
          <w:lang w:eastAsia="en-GB"/>
          <w14:ligatures w14:val="none"/>
        </w:rPr>
        <w:t xml:space="preserve">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αναγκαία μια διεπιστημονική προσέγγιση, όπου φιλοσοφία, νομική, ψυχολογία και τεχνολογία </w:t>
      </w:r>
      <w:proofErr w:type="spellStart"/>
      <w:r w:rsidRPr="00021283">
        <w:rPr>
          <w:rFonts w:eastAsia="Times New Roman" w:cstheme="minorHAnsi"/>
          <w:color w:val="000000"/>
          <w:kern w:val="0"/>
          <w:lang w:eastAsia="en-GB"/>
          <w14:ligatures w14:val="none"/>
        </w:rPr>
        <w:t>συνδιαμορφώνουν</w:t>
      </w:r>
      <w:proofErr w:type="spellEnd"/>
      <w:r w:rsidRPr="00021283">
        <w:rPr>
          <w:rFonts w:eastAsia="Times New Roman" w:cstheme="minorHAnsi"/>
          <w:color w:val="000000"/>
          <w:kern w:val="0"/>
          <w:lang w:eastAsia="en-GB"/>
          <w14:ligatures w14:val="none"/>
        </w:rPr>
        <w:t xml:space="preserve">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commentRangeStart w:id="233"/>
      <w:del w:id="466" w:author="ProofreadAI" w:date="2026-02-23T15:51:42.322780Z">
        <w:r>
          <w:rPr>
            <w:rFonts w:cstheme="minorHAnsi"/>
            <w:color w:val="000000" w:themeColor="text1"/>
          </w:rPr>
          <w:delText xml:space="preserve">Εργαστήριο Ανάλυσης Δεδομένων και Πρόβλεψης του Πολυτεχνείου Κρήτης Ανάλυσης Δεδομένων και Πρόβλεψης</w:delText>
        </w:r>
      </w:del>
      <w:ins w:id="467" w:author="ProofreadAI" w:date="2026-02-23T15:51:42.322780Z">
        <w:r>
          <w:rPr>
            <w:rFonts w:cstheme="minorHAnsi"/>
            <w:color w:val="000000" w:themeColor="text1"/>
          </w:rPr>
          <w:t xml:space="preserve">Εργαστήριο Ανάλυσης Δεδομένων και Πρόβλεψης του Πολυτεχνείου Κρήτης</w:t>
        </w:r>
      </w:ins>
      <w:commentRangeEnd w:id="233"/>
      <w:r>
        <w:commentReference w:id="233"/>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αυτή τεχνολογική επανάσταση δεν εξαντλείται στη </w:t>
      </w:r>
      <w:proofErr w:type="spellStart"/>
      <w:r w:rsidRPr="00021283">
        <w:rPr>
          <w:rFonts w:eastAsia="Times New Roman" w:cstheme="minorHAnsi"/>
          <w:color w:val="000000"/>
          <w:kern w:val="0"/>
          <w:lang w:eastAsia="en-GB"/>
          <w14:ligatures w14:val="none"/>
        </w:rPr>
        <w:t>ρομποτοποίηση</w:t>
      </w:r>
      <w:proofErr w:type="spellEnd"/>
      <w:r w:rsidRPr="00021283">
        <w:rPr>
          <w:rFonts w:eastAsia="Times New Roman" w:cstheme="minorHAnsi"/>
          <w:color w:val="000000"/>
          <w:kern w:val="0"/>
          <w:lang w:eastAsia="en-GB"/>
          <w14:ligatures w14:val="none"/>
        </w:rPr>
        <w:t xml:space="preserve">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Prompt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Engineer</w:t>
            </w:r>
            <w:proofErr w:type="spellEnd"/>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AI </w:t>
            </w:r>
            <w:proofErr w:type="spellStart"/>
            <w:r w:rsidRPr="00021283">
              <w:rPr>
                <w:rFonts w:eastAsia="Times New Roman" w:cstheme="minorHAnsi"/>
                <w:b/>
                <w:bCs/>
                <w:color w:val="000000"/>
                <w:kern w:val="0"/>
                <w:lang w:eastAsia="en-GB"/>
                <w14:ligatures w14:val="none"/>
              </w:rPr>
              <w:t>Ethicist</w:t>
            </w:r>
            <w:proofErr w:type="spellEnd"/>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Curator</w:t>
            </w:r>
            <w:proofErr w:type="spellEnd"/>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GPU </w:t>
            </w:r>
            <w:proofErr w:type="spellStart"/>
            <w:r w:rsidRPr="00021283">
              <w:rPr>
                <w:rFonts w:eastAsia="Times New Roman" w:cstheme="minorHAnsi"/>
                <w:b/>
                <w:bCs/>
                <w:color w:val="000000"/>
                <w:kern w:val="0"/>
                <w:lang w:eastAsia="en-GB"/>
                <w14:ligatures w14:val="none"/>
              </w:rPr>
              <w:t>Specialist</w:t>
            </w:r>
            <w:proofErr w:type="spellEnd"/>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LLM </w:t>
            </w:r>
            <w:proofErr w:type="spellStart"/>
            <w:r w:rsidRPr="00021283">
              <w:rPr>
                <w:rFonts w:eastAsia="Times New Roman" w:cstheme="minorHAnsi"/>
                <w:b/>
                <w:bCs/>
                <w:color w:val="000000"/>
                <w:kern w:val="0"/>
                <w:lang w:eastAsia="en-GB"/>
                <w14:ligatures w14:val="none"/>
              </w:rPr>
              <w:t>Architect</w:t>
            </w:r>
            <w:proofErr w:type="spellEnd"/>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AI </w:t>
            </w:r>
            <w:proofErr w:type="spellStart"/>
            <w:r w:rsidRPr="00021283">
              <w:rPr>
                <w:rFonts w:eastAsia="Times New Roman" w:cstheme="minorHAnsi"/>
                <w:b/>
                <w:bCs/>
                <w:color w:val="000000"/>
                <w:kern w:val="0"/>
                <w:lang w:eastAsia="en-GB"/>
                <w14:ligatures w14:val="none"/>
              </w:rPr>
              <w:t>Trainer</w:t>
            </w:r>
            <w:proofErr w:type="spellEnd"/>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w:t>
      </w:r>
      <w:proofErr w:type="spellStart"/>
      <w:r w:rsidRPr="00021283">
        <w:rPr>
          <w:rFonts w:eastAsia="Times New Roman" w:cstheme="minorHAnsi"/>
          <w:color w:val="000000"/>
          <w:kern w:val="0"/>
          <w:lang w:eastAsia="en-GB"/>
          <w14:ligatures w14:val="none"/>
        </w:rPr>
        <w:t>guardrails</w:t>
      </w:r>
      <w:proofErr w:type="spellEnd"/>
      <w:r w:rsidRPr="00021283">
        <w:rPr>
          <w:rFonts w:eastAsia="Times New Roman" w:cstheme="minorHAnsi"/>
          <w:color w:val="000000"/>
          <w:kern w:val="0"/>
          <w:lang w:eastAsia="en-GB"/>
          <w14:ligatures w14:val="none"/>
        </w:rPr>
        <w:t>),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w:t>
      </w:r>
      <w:commentRangeStart w:id="234"/>
      <w:del w:id="468" w:author="ProofreadAI" w:date="2026-02-23T15:51:42.322780Z">
        <w:r>
          <w:rPr>
            <w:rFonts w:eastAsia="Times New Roman" w:cstheme="minorHAnsi"/>
            <w:color w:val="000000"/>
            <w:kern w:val="0"/>
            <w:lang w:eastAsia="en-GB"/>
            <w14:ligatures w14:val="none"/>
          </w:rPr>
          <w:delText xml:space="preserve">TN</w:delText>
        </w:r>
      </w:del>
      <w:ins w:id="469" w:author="ProofreadAI" w:date="2026-02-23T15:51:42.322780Z">
        <w:r>
          <w:rPr>
            <w:rFonts w:eastAsia="Times New Roman" w:cstheme="minorHAnsi"/>
            <w:color w:val="000000"/>
            <w:kern w:val="0"/>
            <w:lang w:eastAsia="en-GB"/>
            <w14:ligatures w14:val="none"/>
          </w:rPr>
          <w:t xml:space="preserve">ΤΝ</w:t>
        </w:r>
      </w:ins>
      <w:commentRangeEnd w:id="234"/>
      <w:r>
        <w:commentReference w:id="234"/>
      </w:r>
      <w:r>
        <w:rPr>
          <w:rFonts w:eastAsia="Times New Roman" w:cstheme="minorHAnsi"/>
          <w:color w:val="000000"/>
          <w:kern w:val="0"/>
          <w:lang w:eastAsia="en-GB"/>
          <w14:ligatures w14:val="none"/>
        </w:rPr>
        <w:t xml:space="preserve">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 xml:space="preserve">η TN απαιτούν εξειδικευμένες δεξιότητες, </w:t>
      </w:r>
      <w:proofErr w:type="spellStart"/>
      <w:r w:rsidRPr="00021283">
        <w:rPr>
          <w:rFonts w:eastAsia="Times New Roman" w:cstheme="minorHAnsi"/>
          <w:color w:val="000000"/>
          <w:kern w:val="0"/>
          <w:lang w:eastAsia="en-GB"/>
          <w14:ligatures w14:val="none"/>
        </w:rPr>
        <w:t>γλωσσοτεχνικές</w:t>
      </w:r>
      <w:proofErr w:type="spellEnd"/>
      <w:r w:rsidRPr="00021283">
        <w:rPr>
          <w:rFonts w:eastAsia="Times New Roman" w:cstheme="minorHAnsi"/>
          <w:color w:val="000000"/>
          <w:kern w:val="0"/>
          <w:lang w:eastAsia="en-GB"/>
          <w14:ligatures w14:val="none"/>
        </w:rPr>
        <w:t xml:space="preserve">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w:t>
      </w:r>
      <w:proofErr w:type="spellStart"/>
      <w:r w:rsidRPr="00021283">
        <w:rPr>
          <w:rFonts w:eastAsia="Times New Roman" w:cstheme="minorHAnsi"/>
          <w:color w:val="000000"/>
          <w:kern w:val="0"/>
          <w:lang w:eastAsia="en-GB"/>
          <w14:ligatures w14:val="none"/>
        </w:rPr>
        <w:t>επανακατάρτιση</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reskilling</w:t>
      </w:r>
      <w:proofErr w:type="spellEnd"/>
      <w:r w:rsidRPr="00021283">
        <w:rPr>
          <w:rFonts w:eastAsia="Times New Roman" w:cstheme="minorHAnsi"/>
          <w:color w:val="000000"/>
          <w:kern w:val="0"/>
          <w:lang w:eastAsia="en-GB"/>
          <w14:ligatures w14:val="none"/>
        </w:rPr>
        <w:t>) και αναβάθμιση δεξιοτήτων (</w:t>
      </w:r>
      <w:proofErr w:type="spellStart"/>
      <w:r w:rsidRPr="00021283">
        <w:rPr>
          <w:rFonts w:eastAsia="Times New Roman" w:cstheme="minorHAnsi"/>
          <w:color w:val="000000"/>
          <w:kern w:val="0"/>
          <w:lang w:eastAsia="en-GB"/>
          <w14:ligatures w14:val="none"/>
        </w:rPr>
        <w:t>upskilling</w:t>
      </w:r>
      <w:proofErr w:type="spellEnd"/>
      <w:r w:rsidRPr="00021283">
        <w:rPr>
          <w:rFonts w:eastAsia="Times New Roman" w:cstheme="minorHAnsi"/>
          <w:color w:val="000000"/>
          <w:kern w:val="0"/>
          <w:lang w:eastAsia="en-GB"/>
          <w14:ligatures w14:val="none"/>
        </w:rPr>
        <w:t>)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commentRangeStart w:id="235"/>
      <w:del w:id="470" w:author="ProofreadAI" w:date="2026-02-23T15:51:42.322780Z">
        <w:r>
          <w:rPr>
            <w:rFonts w:eastAsia="Times New Roman" w:cstheme="minorHAnsi"/>
            <w:color w:val="000000"/>
            <w:kern w:val="0"/>
            <w:lang w:eastAsia="en-GB"/>
            <w14:ligatures w14:val="none"/>
          </w:rPr>
          <w:delText xml:space="preserve">TN</w:delText>
        </w:r>
      </w:del>
      <w:ins w:id="471" w:author="ProofreadAI" w:date="2026-02-23T15:51:42.322780Z">
        <w:r>
          <w:rPr>
            <w:rFonts w:eastAsia="Times New Roman" w:cstheme="minorHAnsi"/>
            <w:color w:val="000000"/>
            <w:kern w:val="0"/>
            <w:lang w:eastAsia="en-GB"/>
            <w14:ligatures w14:val="none"/>
          </w:rPr>
          <w:t xml:space="preserve">ΤΝ</w:t>
        </w:r>
      </w:ins>
      <w:commentRangeEnd w:id="235"/>
      <w:r>
        <w:commentReference w:id="235"/>
      </w:r>
      <w:r>
        <w:rPr>
          <w:rFonts w:eastAsia="Times New Roman" w:cstheme="minorHAnsi"/>
          <w:color w:val="000000"/>
          <w:kern w:val="0"/>
          <w:lang w:eastAsia="en-GB"/>
          <w14:ligatures w14:val="none"/>
        </w:rPr>
        <w:t xml:space="preserve">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w:t>
      </w:r>
      <w:proofErr w:type="spellStart"/>
      <w:r w:rsidRPr="00021283">
        <w:rPr>
          <w:rFonts w:eastAsia="Times New Roman" w:cstheme="minorHAnsi"/>
          <w:b/>
          <w:bCs/>
          <w:color w:val="000000"/>
          <w:kern w:val="0"/>
          <w:lang w:eastAsia="en-GB"/>
          <w14:ligatures w14:val="none"/>
        </w:rPr>
        <w:t>προεκπαίδευση</w:t>
      </w:r>
      <w:proofErr w:type="spellEnd"/>
      <w:r w:rsidRPr="00021283">
        <w:rPr>
          <w:rFonts w:eastAsia="Times New Roman" w:cstheme="minorHAnsi"/>
          <w:b/>
          <w:bCs/>
          <w:color w:val="000000"/>
          <w:kern w:val="0"/>
          <w:lang w:eastAsia="en-GB"/>
          <w14:ligatures w14:val="none"/>
        </w:rPr>
        <w:t xml:space="preserve">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ότι δηλαδή, όταν της απευθύνουμε μια ερώτηση, αυτή δίνει άμεσα μια απάντηση – και αυτό είναι όλο. Στην πραγματικότητα, η διαδικασία είναι πολύπλοκη και </w:t>
      </w:r>
      <w:proofErr w:type="spellStart"/>
      <w:r w:rsidRPr="00021283">
        <w:rPr>
          <w:rFonts w:eastAsia="Times New Roman" w:cstheme="minorHAnsi"/>
          <w:color w:val="000000"/>
          <w:kern w:val="0"/>
          <w:lang w:eastAsia="en-GB"/>
          <w14:ligatures w14:val="none"/>
        </w:rPr>
        <w:t>πολυεπίπεδη</w:t>
      </w:r>
      <w:proofErr w:type="spellEnd"/>
      <w:r w:rsidRPr="00021283">
        <w:rPr>
          <w:rFonts w:eastAsia="Times New Roman" w:cstheme="minorHAnsi"/>
          <w:color w:val="000000"/>
          <w:kern w:val="0"/>
          <w:lang w:eastAsia="en-GB"/>
          <w14:ligatures w14:val="none"/>
        </w:rPr>
        <w:t>.</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proofErr w:type="spellStart"/>
      <w:r w:rsidRPr="00021283">
        <w:rPr>
          <w:rFonts w:eastAsia="Times New Roman" w:cstheme="minorHAnsi"/>
          <w:b/>
          <w:bCs/>
          <w:color w:val="000000"/>
          <w:kern w:val="0"/>
          <w:lang w:eastAsia="en-GB"/>
          <w14:ligatures w14:val="none"/>
        </w:rPr>
        <w:t>προεκπαίδευση</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pre-training</w:t>
      </w:r>
      <w:proofErr w:type="spellEnd"/>
      <w:r w:rsidRPr="00021283">
        <w:rPr>
          <w:rFonts w:eastAsia="Times New Roman" w:cstheme="minorHAnsi"/>
          <w:color w:val="000000"/>
          <w:kern w:val="0"/>
          <w:lang w:eastAsia="en-GB"/>
          <w14:ligatures w14:val="none"/>
        </w:rPr>
        <w:t xml:space="preserve">)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w:t>
      </w:r>
      <w:proofErr w:type="spellStart"/>
      <w:r w:rsidRPr="00021283">
        <w:rPr>
          <w:rFonts w:eastAsia="Times New Roman" w:cstheme="minorHAnsi"/>
          <w:color w:val="000000"/>
          <w:kern w:val="0"/>
          <w:lang w:eastAsia="en-GB"/>
          <w14:ligatures w14:val="none"/>
        </w:rPr>
        <w:t>συμφραζόμενα</w:t>
      </w:r>
      <w:proofErr w:type="spellEnd"/>
      <w:r w:rsidRPr="00021283">
        <w:rPr>
          <w:rFonts w:eastAsia="Times New Roman" w:cstheme="minorHAnsi"/>
          <w:color w:val="000000"/>
          <w:kern w:val="0"/>
          <w:lang w:eastAsia="en-GB"/>
          <w14:ligatures w14:val="none"/>
        </w:rPr>
        <w:t>,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w:t>
      </w:r>
      <w:proofErr w:type="spellStart"/>
      <w:r w:rsidRPr="00021283">
        <w:rPr>
          <w:rFonts w:eastAsia="Times New Roman" w:cstheme="minorHAnsi"/>
          <w:color w:val="000000"/>
          <w:kern w:val="0"/>
          <w:lang w:eastAsia="en-GB"/>
          <w14:ligatures w14:val="none"/>
        </w:rPr>
        <w:t>training</w:t>
      </w:r>
      <w:proofErr w:type="spellEnd"/>
      <w:r w:rsidRPr="00021283">
        <w:rPr>
          <w:rFonts w:eastAsia="Times New Roman" w:cstheme="minorHAnsi"/>
          <w:color w:val="000000"/>
          <w:kern w:val="0"/>
          <w:lang w:eastAsia="en-GB"/>
          <w14:ligatures w14:val="none"/>
        </w:rPr>
        <w:t>),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xml:space="preserve"> (RLHF – </w:t>
      </w:r>
      <w:proofErr w:type="spellStart"/>
      <w:r w:rsidRPr="00021283">
        <w:rPr>
          <w:rFonts w:eastAsia="Times New Roman" w:cstheme="minorHAnsi"/>
          <w:color w:val="000000"/>
          <w:kern w:val="0"/>
          <w:lang w:eastAsia="en-GB"/>
          <w14:ligatures w14:val="none"/>
        </w:rPr>
        <w:t>Reinforcement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with</w:t>
      </w:r>
      <w:proofErr w:type="spellEnd"/>
      <w:r w:rsidRPr="00021283">
        <w:rPr>
          <w:rFonts w:eastAsia="Times New Roman" w:cstheme="minorHAnsi"/>
          <w:color w:val="000000"/>
          <w:kern w:val="0"/>
          <w:lang w:eastAsia="en-GB"/>
          <w14:ligatures w14:val="none"/>
        </w:rPr>
        <w:t xml:space="preserve"> Human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Μάθηση με τη βοήθεια άλλης </w:t>
      </w:r>
      <w:commentRangeStart w:id="236"/>
      <w:del w:id="472" w:author="ProofreadAI" w:date="2026-02-23T15:51:42.322780Z">
        <w:r>
          <w:rPr>
            <w:rFonts w:eastAsia="Times New Roman" w:cstheme="minorHAnsi"/>
            <w:b/>
            <w:bCs/>
            <w:color w:val="000000"/>
            <w:kern w:val="0"/>
            <w:lang w:eastAsia="en-GB"/>
            <w14:ligatures w14:val="none"/>
          </w:rPr>
          <w:delText xml:space="preserve">TN</w:delText>
        </w:r>
      </w:del>
      <w:ins w:id="473" w:author="ProofreadAI" w:date="2026-02-23T15:51:42.322780Z">
        <w:r>
          <w:rPr>
            <w:rFonts w:eastAsia="Times New Roman" w:cstheme="minorHAnsi"/>
            <w:b/>
            <w:bCs/>
            <w:color w:val="000000"/>
            <w:kern w:val="0"/>
            <w:lang w:eastAsia="en-GB"/>
            <w14:ligatures w14:val="none"/>
          </w:rPr>
          <w:t xml:space="preserve">ΤΝ</w:t>
        </w:r>
      </w:ins>
      <w:commentRangeEnd w:id="236"/>
      <w:r>
        <w:commentReference w:id="236"/>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μετεκπαίδευση είναι ιδιαίτερα απαιτητική υπολογιστικά. Συχνά </w:t>
      </w:r>
      <w:proofErr w:type="spellStart"/>
      <w:r w:rsidRPr="00021283">
        <w:rPr>
          <w:rFonts w:eastAsia="Times New Roman" w:cstheme="minorHAnsi"/>
          <w:color w:val="000000"/>
          <w:kern w:val="0"/>
          <w:lang w:eastAsia="en-GB"/>
          <w14:ligatures w14:val="none"/>
        </w:rPr>
        <w:t>παραβλέπεται</w:t>
      </w:r>
      <w:proofErr w:type="spellEnd"/>
      <w:r w:rsidRPr="00021283">
        <w:rPr>
          <w:rFonts w:eastAsia="Times New Roman" w:cstheme="minorHAnsi"/>
          <w:color w:val="000000"/>
          <w:kern w:val="0"/>
          <w:lang w:eastAsia="en-GB"/>
          <w14:ligatures w14:val="none"/>
        </w:rPr>
        <w:t xml:space="preserve"> ότι αυτό το στάδιο είναι εξίσου, αν όχι περισσότερο, κρίσιμο για την ποιότητα της νοημοσύνης που προκύπτει. Και εδώ ακριβώς είναι που η </w:t>
      </w:r>
      <w:commentRangeStart w:id="237"/>
      <w:del w:id="474" w:author="ProofreadAI" w:date="2026-02-23T15:51:42.322780Z">
        <w:r>
          <w:rPr>
            <w:rFonts w:eastAsia="Times New Roman" w:cstheme="minorHAnsi"/>
            <w:color w:val="000000"/>
            <w:kern w:val="0"/>
            <w:lang w:eastAsia="en-GB"/>
            <w14:ligatures w14:val="none"/>
          </w:rPr>
          <w:delText xml:space="preserve">TN</w:delText>
        </w:r>
      </w:del>
      <w:ins w:id="475" w:author="ProofreadAI" w:date="2026-02-23T15:51:42.322780Z">
        <w:r>
          <w:rPr>
            <w:rFonts w:eastAsia="Times New Roman" w:cstheme="minorHAnsi"/>
            <w:color w:val="000000"/>
            <w:kern w:val="0"/>
            <w:lang w:eastAsia="en-GB"/>
            <w14:ligatures w14:val="none"/>
          </w:rPr>
          <w:t xml:space="preserve">ΤΝ</w:t>
        </w:r>
      </w:ins>
      <w:commentRangeEnd w:id="237"/>
      <w:r>
        <w:commentReference w:id="237"/>
      </w:r>
      <w:r>
        <w:rPr>
          <w:rFonts w:eastAsia="Times New Roman" w:cstheme="minorHAnsi"/>
          <w:color w:val="000000"/>
          <w:kern w:val="0"/>
          <w:lang w:eastAsia="en-GB"/>
          <w14:ligatures w14:val="none"/>
        </w:rPr>
        <w:t xml:space="preserve">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w:t>
      </w:r>
      <w:proofErr w:type="spellStart"/>
      <w:r w:rsidRPr="00021283">
        <w:rPr>
          <w:rFonts w:eastAsia="Times New Roman" w:cstheme="minorHAnsi"/>
          <w:color w:val="000000"/>
          <w:kern w:val="0"/>
          <w:lang w:eastAsia="en-GB"/>
          <w14:ligatures w14:val="none"/>
        </w:rPr>
        <w:t>reasoning</w:t>
      </w:r>
      <w:proofErr w:type="spellEnd"/>
      <w:r w:rsidRPr="00021283">
        <w:rPr>
          <w:rFonts w:eastAsia="Times New Roman" w:cstheme="minorHAnsi"/>
          <w:color w:val="000000"/>
          <w:kern w:val="0"/>
          <w:lang w:eastAsia="en-GB"/>
          <w14:ligatures w14:val="none"/>
        </w:rPr>
        <w:t>)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commentRangeStart w:id="238"/>
      <w:del w:id="476" w:author="ProofreadAI" w:date="2026-02-23T15:51:42.322780Z">
        <w:r>
          <w:rPr>
            <w:rFonts w:eastAsia="Times New Roman" w:cstheme="minorHAnsi"/>
            <w:color w:val="000000"/>
            <w:kern w:val="0"/>
            <w:lang w:eastAsia="en-GB"/>
            <w14:ligatures w14:val="none"/>
          </w:rPr>
          <w:delText xml:space="preserve">H</w:delText>
        </w:r>
      </w:del>
      <w:ins w:id="477" w:author="ProofreadAI" w:date="2026-02-23T15:51:42.322780Z">
        <w:r>
          <w:rPr>
            <w:rFonts w:eastAsia="Times New Roman" w:cstheme="minorHAnsi"/>
            <w:color w:val="000000"/>
            <w:kern w:val="0"/>
            <w:lang w:eastAsia="en-GB"/>
            <w14:ligatures w14:val="none"/>
          </w:rPr>
          <w:t xml:space="preserve">Η</w:t>
        </w:r>
      </w:ins>
      <w:commentRangeEnd w:id="238"/>
      <w:r>
        <w:commentReference w:id="238"/>
      </w:r>
      <w:r>
        <w:rPr>
          <w:rFonts w:eastAsia="Times New Roman" w:cstheme="minorHAnsi"/>
          <w:color w:val="000000"/>
          <w:kern w:val="0"/>
          <w:lang w:eastAsia="en-GB"/>
          <w14:ligatures w14:val="none"/>
        </w:rPr>
        <w:t xml:space="preserve">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w:t>
      </w:r>
      <w:proofErr w:type="spellStart"/>
      <w:r w:rsidRPr="00021283">
        <w:rPr>
          <w:rFonts w:eastAsia="Times New Roman" w:cstheme="minorHAnsi"/>
          <w:color w:val="000000"/>
          <w:kern w:val="0"/>
          <w:lang w:eastAsia="en-GB"/>
          <w14:ligatures w14:val="none"/>
        </w:rPr>
        <w:t>υπερδανεισμό</w:t>
      </w:r>
      <w:proofErr w:type="spellEnd"/>
      <w:r w:rsidRPr="00021283">
        <w:rPr>
          <w:rFonts w:eastAsia="Times New Roman" w:cstheme="minorHAnsi"/>
          <w:color w:val="000000"/>
          <w:kern w:val="0"/>
          <w:lang w:eastAsia="en-GB"/>
          <w14:ligatures w14:val="none"/>
        </w:rPr>
        <w:t xml:space="preserve">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w:t>
      </w:r>
      <w:commentRangeStart w:id="239"/>
      <w:del w:id="478" w:author="ProofreadAI" w:date="2026-02-23T15:51:42.322780Z">
        <w:r>
          <w:rPr>
            <w:rFonts w:eastAsia="Times New Roman" w:cstheme="minorHAnsi"/>
            <w:color w:val="000000" w:themeColor="text1"/>
            <w:kern w:val="0"/>
            <w:lang w:eastAsia="en-GB"/>
            <w14:ligatures w14:val="none"/>
          </w:rPr>
          <w:delText xml:space="preserve">κλπ.</w:delText>
        </w:r>
      </w:del>
      <w:ins w:id="479" w:author="ProofreadAI" w:date="2026-02-23T15:51:42.322780Z">
        <w:r>
          <w:rPr>
            <w:rFonts w:eastAsia="Times New Roman" w:cstheme="minorHAnsi"/>
            <w:color w:val="000000" w:themeColor="text1"/>
            <w:kern w:val="0"/>
            <w:lang w:eastAsia="en-GB"/>
            <w14:ligatures w14:val="none"/>
          </w:rPr>
          <w:t xml:space="preserve">κ.λπ.</w:t>
        </w:r>
      </w:ins>
      <w:commentRangeEnd w:id="239"/>
      <w:r>
        <w:commentReference w:id="239"/>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w:t>
      </w:r>
      <w:proofErr w:type="spellStart"/>
      <w:r w:rsidRPr="00021283">
        <w:rPr>
          <w:rFonts w:eastAsia="Times New Roman" w:cstheme="minorHAnsi"/>
          <w:color w:val="000000"/>
          <w:kern w:val="0"/>
          <w:lang w:eastAsia="en-GB"/>
          <w14:ligatures w14:val="none"/>
        </w:rPr>
        <w:t>bond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vigilante</w:t>
      </w:r>
      <w:proofErr w:type="spellEnd"/>
      <w:r w:rsidRPr="00021283">
        <w:rPr>
          <w:rFonts w:eastAsia="Times New Roman" w:cstheme="minorHAnsi"/>
          <w:color w:val="000000"/>
          <w:kern w:val="0"/>
          <w:lang w:eastAsia="en-GB"/>
          <w14:ligatures w14:val="none"/>
        </w:rPr>
        <w:t>" — που επινοήθηκε από τον οικονομολόγο </w:t>
      </w:r>
      <w:proofErr w:type="spellStart"/>
      <w:r w:rsidRPr="00021283">
        <w:rPr>
          <w:rFonts w:eastAsia="Times New Roman" w:cstheme="minorHAnsi"/>
          <w:color w:val="000000"/>
          <w:kern w:val="0"/>
          <w:lang w:eastAsia="en-GB"/>
          <w14:ligatures w14:val="none"/>
        </w:rPr>
        <w:t>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Yardeni</w:t>
      </w:r>
      <w:proofErr w:type="spellEnd"/>
      <w:r w:rsidRPr="00021283">
        <w:rPr>
          <w:rFonts w:eastAsia="Times New Roman" w:cstheme="minorHAnsi"/>
          <w:color w:val="000000"/>
          <w:kern w:val="0"/>
          <w:lang w:eastAsia="en-GB"/>
          <w14:ligatures w14:val="none"/>
        </w:rPr>
        <w:t>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μήνυμα. Υπάρχει αβεβαιότητα εξαιτίας της αμφιβολίας κατά πόσο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δασμοί και οι συνεχώς μεταβαλλόμενες εμπορικές πολιτικές θα οδηγήσουν σε οικονομική ανάπτυξη τις </w:t>
      </w:r>
      <w:proofErr w:type="spellStart"/>
      <w:commentRangeStart w:id="240"/>
      <w:del w:id="480" w:author="ProofreadAI" w:date="2026-02-23T15:51:42.322780Z">
        <w:r>
          <w:rPr>
            <w:rFonts w:eastAsia="Times New Roman" w:cstheme="minorHAnsi"/>
            <w:color w:val="000000" w:themeColor="text1"/>
            <w:kern w:val="0"/>
            <w:lang w:eastAsia="en-GB"/>
            <w14:ligatures w14:val="none"/>
          </w:rPr>
          <w:delText xml:space="preserve">ΗΠΑ.Εάν</w:delText>
        </w:r>
      </w:del>
      <w:ins w:id="481" w:author="ProofreadAI" w:date="2026-02-23T15:51:42.322780Z">
        <w:r>
          <w:rPr>
            <w:rFonts w:eastAsia="Times New Roman" w:cstheme="minorHAnsi"/>
            <w:color w:val="000000" w:themeColor="text1"/>
            <w:kern w:val="0"/>
            <w:lang w:eastAsia="en-GB"/>
            <w14:ligatures w14:val="none"/>
          </w:rPr>
          <w:t xml:space="preserve">ΗΠΑ. Εάν</w:t>
        </w:r>
      </w:ins>
      <w:commentRangeEnd w:id="240"/>
      <w:r>
        <w:commentReference w:id="240"/>
      </w:r>
      <w:proofErr w:type="spellEnd"/>
      <w:r w:rsidRPr="00021283">
        <w:rPr>
          <w:rFonts w:eastAsia="Times New Roman" w:cstheme="minorHAnsi"/>
          <w:color w:val="000000" w:themeColor="text1"/>
          <w:kern w:val="0"/>
          <w:lang w:eastAsia="en-GB"/>
          <w14:ligatures w14:val="none"/>
        </w:rPr>
        <w:t xml:space="preserve">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το 1990 οι ΗΠΑ αύξησαν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41% στο 100% το 2025.</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Την ίδια περίοδο η Ιαπωνία αύξησε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w:t>
      </w:r>
      <w:proofErr w:type="spellStart"/>
      <w:commentRangeStart w:id="241"/>
      <w:del w:id="482" w:author="ProofreadAI" w:date="2026-02-23T15:51:42.322780Z">
        <w:r>
          <w:rPr>
            <w:rFonts w:eastAsia="Times New Roman" w:cstheme="minorHAnsi"/>
            <w:color w:val="000000" w:themeColor="text1"/>
            <w:kern w:val="0"/>
            <w:lang w:eastAsia="en-GB"/>
            <w14:ligatures w14:val="none"/>
          </w:rPr>
          <w:delText xml:space="preserve">τοχρέος</w:delText>
        </w:r>
      </w:del>
      <w:ins w:id="483" w:author="ProofreadAI" w:date="2026-02-23T15:51:42.322780Z">
        <w:r>
          <w:rPr>
            <w:rFonts w:eastAsia="Times New Roman" w:cstheme="minorHAnsi"/>
            <w:color w:val="000000" w:themeColor="text1"/>
            <w:kern w:val="0"/>
            <w:lang w:eastAsia="en-GB"/>
            <w14:ligatures w14:val="none"/>
          </w:rPr>
          <w:t xml:space="preserve">το χρέος</w:t>
        </w:r>
      </w:ins>
      <w:commentRangeEnd w:id="241"/>
      <w:r>
        <w:commentReference w:id="241"/>
      </w:r>
      <w:proofErr w:type="spellEnd"/>
      <w:r w:rsidRPr="00021283">
        <w:rPr>
          <w:rFonts w:eastAsia="Times New Roman" w:cstheme="minorHAnsi"/>
          <w:color w:val="000000" w:themeColor="text1"/>
          <w:kern w:val="0"/>
          <w:lang w:eastAsia="en-GB"/>
          <w14:ligatures w14:val="none"/>
        </w:rPr>
        <w:t xml:space="preserve"> της, ή ο τεράστιος δανεισμός της θα καταστεί μη </w:t>
      </w:r>
      <w:proofErr w:type="spellStart"/>
      <w:r w:rsidRPr="00021283">
        <w:rPr>
          <w:rFonts w:eastAsia="Times New Roman" w:cstheme="minorHAnsi"/>
          <w:color w:val="000000" w:themeColor="text1"/>
          <w:kern w:val="0"/>
          <w:lang w:eastAsia="en-GB"/>
          <w14:ligatures w14:val="none"/>
        </w:rPr>
        <w:t>διαχειρίσιμος</w:t>
      </w:r>
      <w:proofErr w:type="spellEnd"/>
      <w:r w:rsidRPr="00021283">
        <w:rPr>
          <w:rFonts w:eastAsia="Times New Roman" w:cstheme="minorHAnsi"/>
          <w:color w:val="000000" w:themeColor="text1"/>
          <w:kern w:val="0"/>
          <w:lang w:eastAsia="en-GB"/>
          <w14:ligatures w14:val="none"/>
        </w:rPr>
        <w:t>.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3,7%,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σημαίνει ότι </w:t>
      </w:r>
      <w:r w:rsidRPr="00021283">
        <w:rPr>
          <w:rFonts w:eastAsia="Times New Roman" w:cstheme="minorHAnsi"/>
          <w:color w:val="000000" w:themeColor="text1"/>
          <w:kern w:val="0"/>
          <w:lang w:eastAsia="en-GB"/>
          <w14:ligatures w14:val="none"/>
        </w:rPr>
        <w:lastRenderedPageBreak/>
        <w:t xml:space="preserve">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 xml:space="preserve">Πριν από μερικά χρόνια στο Ηνωμένο Βασίλειο, οι αποδόσεις των ομολόγων εκτοξεύτηκαν, με τον τότε προϋπολογισμό της </w:t>
      </w:r>
      <w:proofErr w:type="spellStart"/>
      <w:r w:rsidRPr="00021283">
        <w:rPr>
          <w:rFonts w:eastAsia="Times New Roman" w:cstheme="minorHAnsi"/>
          <w:color w:val="000000"/>
          <w:kern w:val="0"/>
          <w:lang w:eastAsia="en-GB"/>
          <w14:ligatures w14:val="none"/>
        </w:rPr>
        <w:t>Liz</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Truss</w:t>
      </w:r>
      <w:proofErr w:type="spellEnd"/>
      <w:r w:rsidRPr="00021283">
        <w:rPr>
          <w:rFonts w:eastAsia="Times New Roman" w:cstheme="minorHAnsi"/>
          <w:color w:val="000000"/>
          <w:kern w:val="0"/>
          <w:lang w:eastAsia="en-GB"/>
          <w14:ligatures w14:val="none"/>
        </w:rPr>
        <w:t>,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w:t>
      </w:r>
      <w:proofErr w:type="spellStart"/>
      <w:r w:rsidRPr="00021283">
        <w:rPr>
          <w:rFonts w:asciiTheme="minorHAnsi" w:hAnsiTheme="minorHAnsi" w:cstheme="minorHAnsi"/>
          <w:color w:val="000000"/>
        </w:rPr>
        <w:t>παγκοσμιοποιούνται</w:t>
      </w:r>
      <w:proofErr w:type="spellEnd"/>
      <w:r w:rsidRPr="00021283">
        <w:rPr>
          <w:rFonts w:asciiTheme="minorHAnsi" w:hAnsiTheme="minorHAnsi" w:cstheme="minorHAnsi"/>
          <w:color w:val="000000"/>
        </w:rPr>
        <w:t>,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w:t>
      </w:r>
      <w:r w:rsidR="00A012F2">
        <w:rPr>
          <w:rFonts w:asciiTheme="minorHAnsi" w:hAnsiTheme="minorHAnsi" w:cstheme="minorHAnsi"/>
          <w:color w:val="000000"/>
        </w:rPr>
        <w:t xml:space="preserve"> </w:t>
      </w:r>
      <w:r w:rsidRPr="00021283">
        <w:rPr>
          <w:rFonts w:asciiTheme="minorHAnsi" w:hAnsiTheme="minorHAnsi" w:cstheme="minorHAnsi"/>
          <w:color w:val="000000"/>
        </w:rPr>
        <w:t>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w:t>
      </w:r>
      <w:proofErr w:type="spellStart"/>
      <w:r w:rsidRPr="00021283">
        <w:rPr>
          <w:rFonts w:asciiTheme="minorHAnsi" w:hAnsiTheme="minorHAnsi" w:cstheme="minorHAnsi"/>
          <w:color w:val="000000"/>
        </w:rPr>
        <w:t>υπερπλεονάσματος</w:t>
      </w:r>
      <w:proofErr w:type="spellEnd"/>
      <w:r w:rsidRPr="00021283">
        <w:rPr>
          <w:rFonts w:asciiTheme="minorHAnsi" w:hAnsiTheme="minorHAnsi" w:cstheme="minorHAnsi"/>
          <w:color w:val="000000"/>
        </w:rPr>
        <w:t xml:space="preserve">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w:t>
      </w:r>
      <w:proofErr w:type="spellStart"/>
      <w:r w:rsidRPr="00021283">
        <w:rPr>
          <w:rFonts w:asciiTheme="minorHAnsi" w:hAnsiTheme="minorHAnsi" w:cstheme="minorHAnsi"/>
          <w:color w:val="000000"/>
        </w:rPr>
        <w:t>υπερπλεονάσματα</w:t>
      </w:r>
      <w:proofErr w:type="spellEnd"/>
      <w:r w:rsidRPr="00021283">
        <w:rPr>
          <w:rFonts w:asciiTheme="minorHAnsi" w:hAnsiTheme="minorHAnsi" w:cstheme="minorHAnsi"/>
          <w:color w:val="000000"/>
        </w:rPr>
        <w:t xml:space="preserve">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xml:space="preserve">.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w:t>
      </w:r>
      <w:proofErr w:type="spellStart"/>
      <w:r w:rsidRPr="00021283">
        <w:rPr>
          <w:rFonts w:asciiTheme="minorHAnsi" w:hAnsiTheme="minorHAnsi" w:cstheme="minorHAnsi"/>
          <w:color w:val="000000"/>
        </w:rPr>
        <w:t>φωτοβολταϊκών</w:t>
      </w:r>
      <w:proofErr w:type="spellEnd"/>
      <w:r w:rsidRPr="00021283">
        <w:rPr>
          <w:rFonts w:asciiTheme="minorHAnsi" w:hAnsiTheme="minorHAnsi" w:cstheme="minorHAnsi"/>
          <w:color w:val="000000"/>
        </w:rPr>
        <w:t>,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w:t>
      </w:r>
      <w:proofErr w:type="spellStart"/>
      <w:r w:rsidRPr="00021283">
        <w:rPr>
          <w:rFonts w:asciiTheme="minorHAnsi" w:hAnsiTheme="minorHAnsi" w:cstheme="minorHAnsi"/>
          <w:color w:val="000000"/>
        </w:rPr>
        <w:t>αυτορρυθμιστεί</w:t>
      </w:r>
      <w:proofErr w:type="spellEnd"/>
      <w:r w:rsidRPr="00021283">
        <w:rPr>
          <w:rFonts w:asciiTheme="minorHAnsi" w:hAnsiTheme="minorHAnsi" w:cstheme="minorHAnsi"/>
          <w:color w:val="000000"/>
        </w:rPr>
        <w:t xml:space="preserve">,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w:t>
      </w:r>
      <w:proofErr w:type="spellStart"/>
      <w:r w:rsidRPr="00021283">
        <w:rPr>
          <w:rFonts w:asciiTheme="minorHAnsi" w:hAnsiTheme="minorHAnsi" w:cstheme="minorHAnsi"/>
          <w:color w:val="000000"/>
        </w:rPr>
        <w:t>δισεκατ</w:t>
      </w:r>
      <w:proofErr w:type="spellEnd"/>
      <w:r w:rsidRPr="00021283">
        <w:rPr>
          <w:rFonts w:asciiTheme="minorHAnsi" w:hAnsiTheme="minorHAnsi" w:cstheme="minorHAnsi"/>
          <w:color w:val="000000"/>
        </w:rPr>
        <w:t xml:space="preserve">..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w:t>
      </w:r>
      <w:proofErr w:type="spellStart"/>
      <w:r w:rsidRPr="00021283">
        <w:rPr>
          <w:rFonts w:asciiTheme="minorHAnsi" w:hAnsiTheme="minorHAnsi" w:cstheme="minorHAnsi"/>
          <w:color w:val="000000"/>
        </w:rPr>
        <w:t>στοχευμένες</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αντι</w:t>
      </w:r>
      <w:proofErr w:type="spellEnd"/>
      <w:r w:rsidRPr="00021283">
        <w:rPr>
          <w:rFonts w:asciiTheme="minorHAnsi" w:hAnsiTheme="minorHAnsi" w:cstheme="minorHAnsi"/>
          <w:color w:val="000000"/>
        </w:rPr>
        <w:t>-επιδοτήσεις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proofErr w:type="spellStart"/>
      <w:r w:rsidRPr="00021283">
        <w:rPr>
          <w:rFonts w:asciiTheme="minorHAnsi" w:hAnsiTheme="minorHAnsi" w:cstheme="minorHAnsi"/>
          <w:color w:val="000000"/>
        </w:rPr>
        <w:t>Πέμπτον</w:t>
      </w:r>
      <w:proofErr w:type="spellEnd"/>
      <w:r w:rsidRPr="00021283">
        <w:rPr>
          <w:rFonts w:asciiTheme="minorHAnsi" w:hAnsiTheme="minorHAnsi" w:cstheme="minorHAnsi"/>
          <w:color w:val="000000"/>
        </w:rPr>
        <w:t xml:space="preserve">, να συνεργαστούμε διεθνώς. Οι ΗΠΑ με το μεγαλύτερο εμπορικό έλλειμμα ύψους $1,2 </w:t>
      </w:r>
      <w:proofErr w:type="spellStart"/>
      <w:r w:rsidRPr="00021283">
        <w:rPr>
          <w:rFonts w:asciiTheme="minorHAnsi" w:hAnsiTheme="minorHAnsi" w:cstheme="minorHAnsi"/>
          <w:color w:val="000000"/>
        </w:rPr>
        <w:t>τρισ</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εκμεταλλευόμενοι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w:t>
      </w:r>
      <w:commentRangeStart w:id="242"/>
      <w:del w:id="484" w:author="ProofreadAI" w:date="2026-02-23T15:51:42.322780Z">
        <w:r>
          <w:rPr>
            <w:rFonts w:eastAsia="Times New Roman" w:cstheme="minorHAnsi"/>
            <w:color w:val="000000"/>
            <w:kern w:val="0"/>
            <w:lang w:eastAsia="en-GB"/>
            <w14:ligatures w14:val="none"/>
          </w:rPr>
          <w:delText xml:space="preserve">δεν αποκλείεται</w:delText>
        </w:r>
      </w:del>
      <w:ins w:id="485" w:author="ProofreadAI" w:date="2026-02-23T15:51:42.322780Z">
        <w:r>
          <w:rPr>
            <w:rFonts w:eastAsia="Times New Roman" w:cstheme="minorHAnsi"/>
            <w:color w:val="000000"/>
            <w:kern w:val="0"/>
            <w:lang w:eastAsia="en-GB"/>
            <w14:ligatures w14:val="none"/>
          </w:rPr>
          <w:t xml:space="preserve">δεν αποκλείονται</w:t>
        </w:r>
      </w:ins>
      <w:commentRangeEnd w:id="242"/>
      <w:r>
        <w:commentReference w:id="242"/>
      </w:r>
      <w:r>
        <w:rPr>
          <w:rFonts w:eastAsia="Times New Roman" w:cstheme="minorHAnsi"/>
          <w:color w:val="000000"/>
          <w:kern w:val="0"/>
          <w:lang w:eastAsia="en-GB"/>
          <w14:ligatures w14:val="none"/>
        </w:rPr>
        <w:t xml:space="preserve">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 xml:space="preserve">USS </w:t>
      </w:r>
      <w:proofErr w:type="spellStart"/>
      <w:r w:rsidRPr="00021283">
        <w:rPr>
          <w:rFonts w:eastAsia="Times New Roman" w:cstheme="minorHAnsi"/>
          <w:b/>
          <w:bCs/>
          <w:color w:val="000000"/>
          <w:kern w:val="0"/>
          <w:lang w:eastAsia="en-GB"/>
          <w14:ligatures w14:val="none"/>
        </w:rPr>
        <w:t>Nimitz</w:t>
      </w:r>
      <w:proofErr w:type="spellEnd"/>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δημόσια απαίτηση του </w:t>
      </w:r>
      <w:proofErr w:type="spellStart"/>
      <w:r w:rsidRPr="00021283">
        <w:rPr>
          <w:rFonts w:eastAsia="Times New Roman" w:cstheme="minorHAnsi"/>
          <w:color w:val="000000"/>
          <w:kern w:val="0"/>
          <w:lang w:eastAsia="en-GB"/>
          <w14:ligatures w14:val="none"/>
        </w:rPr>
        <w:t>Νετανιάχου</w:t>
      </w:r>
      <w:proofErr w:type="spellEnd"/>
      <w:r w:rsidRPr="00021283">
        <w:rPr>
          <w:rFonts w:eastAsia="Times New Roman" w:cstheme="minorHAnsi"/>
          <w:color w:val="000000"/>
          <w:kern w:val="0"/>
          <w:lang w:eastAsia="en-GB"/>
          <w14:ligatures w14:val="none"/>
        </w:rPr>
        <w:t xml:space="preserve">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w:t>
      </w:r>
      <w:proofErr w:type="spellStart"/>
      <w:r w:rsidRPr="00021283">
        <w:rPr>
          <w:rFonts w:eastAsia="Times New Roman" w:cstheme="minorHAnsi"/>
          <w:color w:val="000000"/>
          <w:kern w:val="0"/>
          <w:lang w:eastAsia="en-GB"/>
          <w14:ligatures w14:val="none"/>
        </w:rPr>
        <w:t>Νατάνζ</w:t>
      </w:r>
      <w:proofErr w:type="spellEnd"/>
      <w:r w:rsidRPr="00021283">
        <w:rPr>
          <w:rFonts w:eastAsia="Times New Roman" w:cstheme="minorHAnsi"/>
          <w:color w:val="000000"/>
          <w:kern w:val="0"/>
          <w:lang w:eastAsia="en-GB"/>
          <w14:ligatures w14:val="none"/>
        </w:rPr>
        <w:t>, εξόντωση κορυφαίων επιστημόνων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παράλυση βασικών εγκαταστάσεων επεξεργασίας ουρανίου. Ωστόσο, το πραγματικό πρόβλημα παραμένει το </w:t>
      </w:r>
      <w:proofErr w:type="spellStart"/>
      <w:r w:rsidRPr="00021283">
        <w:rPr>
          <w:rFonts w:eastAsia="Times New Roman" w:cstheme="minorHAnsi"/>
          <w:color w:val="000000"/>
          <w:kern w:val="0"/>
          <w:lang w:eastAsia="en-GB"/>
          <w14:ligatures w14:val="none"/>
        </w:rPr>
        <w:t>Fordo</w:t>
      </w:r>
      <w:proofErr w:type="spellEnd"/>
      <w:r w:rsidRPr="00021283">
        <w:rPr>
          <w:rFonts w:eastAsia="Times New Roman" w:cstheme="minorHAnsi"/>
          <w:color w:val="000000"/>
          <w:kern w:val="0"/>
          <w:lang w:eastAsia="en-GB"/>
          <w14:ligatures w14:val="none"/>
        </w:rPr>
        <w:t>,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w:t>
      </w:r>
      <w:proofErr w:type="spellStart"/>
      <w:r w:rsidRPr="00021283">
        <w:rPr>
          <w:rFonts w:eastAsia="Times New Roman" w:cstheme="minorHAnsi"/>
          <w:color w:val="000000"/>
          <w:kern w:val="0"/>
          <w:lang w:eastAsia="en-GB"/>
          <w14:ligatures w14:val="none"/>
        </w:rPr>
        <w:t>Pickax</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Mountain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Plant</w:t>
      </w:r>
      <w:proofErr w:type="spellEnd"/>
      <w:r w:rsidRPr="00021283">
        <w:rPr>
          <w:rFonts w:eastAsia="Times New Roman" w:cstheme="minorHAnsi"/>
          <w:color w:val="000000"/>
          <w:kern w:val="0"/>
          <w:lang w:eastAsia="en-GB"/>
          <w14:ligatures w14:val="none"/>
        </w:rPr>
        <w: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w:t>
      </w:r>
      <w:proofErr w:type="spellStart"/>
      <w:r w:rsidRPr="00021283">
        <w:rPr>
          <w:rFonts w:eastAsia="Times New Roman" w:cstheme="minorHAnsi"/>
          <w:color w:val="000000"/>
          <w:kern w:val="0"/>
          <w:lang w:eastAsia="en-GB"/>
          <w14:ligatures w14:val="none"/>
        </w:rPr>
        <w:t>Ρεζά</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Παχλαβί</w:t>
      </w:r>
      <w:proofErr w:type="spellEnd"/>
      <w:r w:rsidRPr="00021283">
        <w:rPr>
          <w:rFonts w:eastAsia="Times New Roman" w:cstheme="minorHAnsi"/>
          <w:color w:val="000000"/>
          <w:kern w:val="0"/>
          <w:lang w:eastAsia="en-GB"/>
          <w14:ligatures w14:val="none"/>
        </w:rPr>
        <w:t xml:space="preserve">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w:t>
      </w:r>
      <w:proofErr w:type="spellStart"/>
      <w:r w:rsidRPr="00021283">
        <w:rPr>
          <w:rFonts w:eastAsia="Times New Roman" w:cstheme="minorHAnsi"/>
          <w:color w:val="000000"/>
          <w:kern w:val="0"/>
          <w:lang w:eastAsia="en-GB"/>
          <w14:ligatures w14:val="none"/>
        </w:rPr>
        <w:t>Παχλαβί</w:t>
      </w:r>
      <w:proofErr w:type="spellEnd"/>
      <w:r w:rsidRPr="00021283">
        <w:rPr>
          <w:rFonts w:eastAsia="Times New Roman" w:cstheme="minorHAnsi"/>
          <w:color w:val="000000"/>
          <w:kern w:val="0"/>
          <w:lang w:eastAsia="en-GB"/>
          <w14:ligatures w14:val="none"/>
        </w:rPr>
        <w:t>,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την δεύτερη φάση του πολέμου, κάνοντας χρήση υπερβολικής ισχύος, επιθέσεις σε πολιτικές υποδομές, εκφοβισμό του άμαχου πληθυσμού ώστε να στραφεί </w:t>
      </w:r>
      <w:commentRangeStart w:id="243"/>
      <w:del w:id="486" w:author="ProofreadAI" w:date="2026-02-23T15:51:42.322780Z">
        <w:r>
          <w:rPr>
            <w:rFonts w:eastAsia="Times New Roman" w:cstheme="minorHAnsi"/>
            <w:color w:val="000000"/>
            <w:kern w:val="0"/>
            <w:lang w:eastAsia="en-GB"/>
            <w14:ligatures w14:val="none"/>
          </w:rPr>
          <w:delText xml:space="preserve">εναντίον τοπικών αρχών</w:delText>
        </w:r>
      </w:del>
      <w:ins w:id="487" w:author="ProofreadAI" w:date="2026-02-23T15:51:42.322780Z">
        <w:r>
          <w:rPr>
            <w:rFonts w:eastAsia="Times New Roman" w:cstheme="minorHAnsi"/>
            <w:color w:val="000000"/>
            <w:kern w:val="0"/>
            <w:lang w:eastAsia="en-GB"/>
            <w14:ligatures w14:val="none"/>
          </w:rPr>
          <w:t xml:space="preserve">εναντίον των τοπικών αρχών</w:t>
        </w:r>
      </w:ins>
      <w:commentRangeEnd w:id="243"/>
      <w:r>
        <w:commentReference w:id="243"/>
      </w:r>
      <w:r>
        <w:rPr>
          <w:rFonts w:eastAsia="Times New Roman" w:cstheme="minorHAnsi"/>
          <w:color w:val="000000"/>
          <w:kern w:val="0"/>
          <w:lang w:eastAsia="en-GB"/>
          <w14:ligatures w14:val="none"/>
        </w:rPr>
        <w:t xml:space="preserve">.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 xml:space="preserve">επιπλέον </w:t>
      </w:r>
      <w:proofErr w:type="spellStart"/>
      <w:r w:rsidRPr="00021283">
        <w:rPr>
          <w:rFonts w:eastAsia="Times New Roman" w:cstheme="minorHAnsi"/>
          <w:color w:val="000000"/>
          <w:kern w:val="0"/>
          <w:lang w:eastAsia="en-GB"/>
          <w14:ligatures w14:val="none"/>
        </w:rPr>
        <w:t>tanker</w:t>
      </w:r>
      <w:proofErr w:type="spellEnd"/>
      <w:r w:rsidRPr="00021283">
        <w:rPr>
          <w:rFonts w:eastAsia="Times New Roman" w:cstheme="minorHAnsi"/>
          <w:color w:val="000000"/>
          <w:kern w:val="0"/>
          <w:lang w:eastAsia="en-GB"/>
          <w14:ligatures w14:val="none"/>
        </w:rPr>
        <w:t xml:space="preserve">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Αντίστροφα, αν το </w:t>
      </w:r>
      <w:proofErr w:type="spellStart"/>
      <w:r w:rsidRPr="00021283">
        <w:rPr>
          <w:rFonts w:eastAsia="Times New Roman" w:cstheme="minorHAnsi"/>
          <w:color w:val="000000"/>
          <w:kern w:val="0"/>
          <w:lang w:eastAsia="en-GB"/>
          <w14:ligatures w14:val="none"/>
        </w:rPr>
        <w:t>Fordo</w:t>
      </w:r>
      <w:proofErr w:type="spellEnd"/>
      <w:r w:rsidRPr="00021283">
        <w:rPr>
          <w:rFonts w:eastAsia="Times New Roman" w:cstheme="minorHAnsi"/>
          <w:color w:val="000000"/>
          <w:kern w:val="0"/>
          <w:lang w:eastAsia="en-GB"/>
          <w14:ligatures w14:val="none"/>
        </w:rPr>
        <w:t xml:space="preserve"> και το </w:t>
      </w:r>
      <w:proofErr w:type="spellStart"/>
      <w:r w:rsidRPr="00021283">
        <w:rPr>
          <w:rFonts w:eastAsia="Times New Roman" w:cstheme="minorHAnsi"/>
          <w:color w:val="000000"/>
          <w:kern w:val="0"/>
          <w:lang w:eastAsia="en-GB"/>
          <w14:ligatures w14:val="none"/>
        </w:rPr>
        <w:t>Pickax</w:t>
      </w:r>
      <w:proofErr w:type="spellEnd"/>
      <w:r w:rsidRPr="00021283">
        <w:rPr>
          <w:rFonts w:eastAsia="Times New Roman" w:cstheme="minorHAnsi"/>
          <w:color w:val="000000"/>
          <w:kern w:val="0"/>
          <w:lang w:eastAsia="en-GB"/>
          <w14:ligatures w14:val="none"/>
        </w:rPr>
        <w:t xml:space="preserve">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w:t>
      </w:r>
      <w:proofErr w:type="spellStart"/>
      <w:r w:rsidRPr="00021283">
        <w:rPr>
          <w:rFonts w:eastAsia="Times New Roman" w:cstheme="minorHAnsi"/>
          <w:color w:val="000000"/>
          <w:kern w:val="0"/>
          <w:lang w:eastAsia="en-GB"/>
          <w14:ligatures w14:val="none"/>
        </w:rPr>
        <w:t>στοχευμένες</w:t>
      </w:r>
      <w:proofErr w:type="spellEnd"/>
      <w:r w:rsidRPr="00021283">
        <w:rPr>
          <w:rFonts w:eastAsia="Times New Roman" w:cstheme="minorHAnsi"/>
          <w:color w:val="000000"/>
          <w:kern w:val="0"/>
          <w:lang w:eastAsia="en-GB"/>
          <w14:ligatures w14:val="none"/>
        </w:rPr>
        <w:t xml:space="preserve"> επιθέσεις σε βάσεις στην Κύπρο, στο κέντρο διοίκησης των ΗΠΑ στο Κατάρ, σε βάσεις στο Ιράκ, στο Κουβέιτ, ΗΑΕ, Ιορδανία, Σαουδική Αραβία, στον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w:t>
      </w:r>
      <w:commentRangeStart w:id="244"/>
      <w:del w:id="488" w:author="ProofreadAI" w:date="2026-02-23T15:51:42.322780Z">
        <w:r>
          <w:rPr>
            <w:rFonts w:asciiTheme="minorHAnsi" w:hAnsiTheme="minorHAnsi" w:cstheme="minorHAnsi"/>
            <w:color w:val="000000"/>
          </w:rPr>
          <w:delText xml:space="preserve">η ηρεμία</w:delText>
        </w:r>
      </w:del>
      <w:ins w:id="489" w:author="ProofreadAI" w:date="2026-02-23T15:51:42.322780Z">
        <w:r>
          <w:rPr>
            <w:rFonts w:asciiTheme="minorHAnsi" w:hAnsiTheme="minorHAnsi" w:cstheme="minorHAnsi"/>
            <w:color w:val="000000"/>
          </w:rPr>
          <w:t xml:space="preserve">ηρεμία</w:t>
        </w:r>
      </w:ins>
      <w:commentRangeEnd w:id="244"/>
      <w:r>
        <w:commentReference w:id="244"/>
      </w:r>
      <w:r>
        <w:rPr>
          <w:rFonts w:asciiTheme="minorHAnsi" w:hAnsiTheme="minorHAnsi" w:cstheme="minorHAnsi"/>
          <w:color w:val="000000"/>
        </w:rPr>
        <w:t xml:space="preserve">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εύθραυστος αν ο αντίπαλος </w:t>
      </w:r>
      <w:proofErr w:type="spellStart"/>
      <w:commentRangeStart w:id="245"/>
      <w:del w:id="490" w:author="ProofreadAI" w:date="2026-02-23T15:51:42.322780Z">
        <w:r>
          <w:rPr>
            <w:rStyle w:val="aa"/>
            <w:rFonts w:asciiTheme="minorHAnsi" w:eastAsiaTheme="majorEastAsia" w:hAnsiTheme="minorHAnsi" w:cstheme="minorHAnsi"/>
            <w:b w:val="0"/>
            <w:bCs w:val="0"/>
            <w:color w:val="000000"/>
          </w:rPr>
          <w:delText xml:space="preserve">χτυπησει</w:delText>
        </w:r>
      </w:del>
      <w:ins w:id="491" w:author="ProofreadAI" w:date="2026-02-23T15:51:42.322780Z">
        <w:r>
          <w:rPr>
            <w:rStyle w:val="aa"/>
            <w:rFonts w:asciiTheme="minorHAnsi" w:eastAsiaTheme="majorEastAsia" w:hAnsiTheme="minorHAnsi" w:cstheme="minorHAnsi"/>
            <w:b w:val="0"/>
            <w:bCs w:val="0"/>
            <w:color w:val="000000"/>
          </w:rPr>
          <w:t xml:space="preserve">χτυπήσει</w:t>
        </w:r>
      </w:ins>
      <w:commentRangeEnd w:id="245"/>
      <w:r>
        <w:commentReference w:id="245"/>
      </w:r>
      <w:proofErr w:type="spellEnd"/>
      <w:r w:rsidRPr="00021283">
        <w:rPr>
          <w:rStyle w:val="aa"/>
          <w:rFonts w:asciiTheme="minorHAnsi" w:eastAsiaTheme="majorEastAsia" w:hAnsiTheme="minorHAnsi" w:cstheme="minorHAnsi"/>
          <w:b w:val="0"/>
          <w:bCs w:val="0"/>
          <w:color w:val="000000"/>
        </w:rPr>
        <w:t xml:space="preserve"> γρήγορα, </w:t>
      </w:r>
      <w:proofErr w:type="spellStart"/>
      <w:r w:rsidRPr="00021283">
        <w:rPr>
          <w:rStyle w:val="aa"/>
          <w:rFonts w:asciiTheme="minorHAnsi" w:eastAsiaTheme="majorEastAsia" w:hAnsiTheme="minorHAnsi" w:cstheme="minorHAnsi"/>
          <w:b w:val="0"/>
          <w:bCs w:val="0"/>
          <w:color w:val="000000"/>
        </w:rPr>
        <w:t>στοχευμένα</w:t>
      </w:r>
      <w:proofErr w:type="spellEnd"/>
      <w:r w:rsidRPr="00021283">
        <w:rPr>
          <w:rStyle w:val="aa"/>
          <w:rFonts w:asciiTheme="minorHAnsi" w:eastAsiaTheme="majorEastAsia" w:hAnsiTheme="minorHAnsi" w:cstheme="minorHAnsi"/>
          <w:b w:val="0"/>
          <w:bCs w:val="0"/>
          <w:color w:val="000000"/>
        </w:rPr>
        <w:t xml:space="preserve">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 xml:space="preserve">Για να έχει οφέλη η παγκόσμια οικονομία και </w:t>
      </w:r>
      <w:commentRangeStart w:id="246"/>
      <w:del w:id="492" w:author="ProofreadAI" w:date="2026-02-23T15:51:42.322780Z">
        <w:r>
          <w:rPr>
            <w:rFonts w:asciiTheme="minorHAnsi" w:hAnsiTheme="minorHAnsi" w:cstheme="minorHAnsi"/>
            <w:color w:val="000000"/>
          </w:rPr>
          <w:delText xml:space="preserve">ή παγκόσμια κοινότητα</w:delText>
        </w:r>
      </w:del>
      <w:ins w:id="493" w:author="ProofreadAI" w:date="2026-02-23T15:51:42.322780Z">
        <w:r>
          <w:rPr>
            <w:rFonts w:asciiTheme="minorHAnsi" w:hAnsiTheme="minorHAnsi" w:cstheme="minorHAnsi"/>
            <w:color w:val="000000"/>
          </w:rPr>
          <w:t xml:space="preserve">η παγκόσμια κοινότητα</w:t>
        </w:r>
      </w:ins>
      <w:commentRangeEnd w:id="246"/>
      <w:r>
        <w:commentReference w:id="246"/>
      </w:r>
      <w:r>
        <w:rPr>
          <w:rFonts w:asciiTheme="minorHAnsi" w:hAnsiTheme="minorHAnsi" w:cstheme="minorHAnsi"/>
          <w:color w:val="000000"/>
        </w:rPr>
        <w:t xml:space="preserve"> πρέπει να εξαλειφθεί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w:t>
      </w:r>
      <w:r w:rsidR="00A012F2">
        <w:rPr>
          <w:rFonts w:asciiTheme="minorHAnsi" w:hAnsiTheme="minorHAnsi" w:cstheme="minorHAnsi"/>
          <w:color w:val="000000"/>
        </w:rPr>
        <w:t xml:space="preserve"> </w:t>
      </w:r>
      <w:r w:rsidRPr="00021283">
        <w:rPr>
          <w:rFonts w:asciiTheme="minorHAnsi" w:hAnsiTheme="minorHAnsi" w:cstheme="minorHAnsi"/>
          <w:color w:val="000000"/>
        </w:rPr>
        <w:t>φανταστεί, εναντίον ποιανού θα χρησιμοποιηθεί. Και αυτό για να μην πάρουν «αέρα τα μυαλά» των άλλων δυνάμεων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w:t>
      </w:r>
      <w:r w:rsidR="00A012F2">
        <w:rPr>
          <w:rFonts w:cstheme="minorHAnsi"/>
          <w:color w:val="000000"/>
        </w:rPr>
        <w:t xml:space="preserve"> </w:t>
      </w:r>
      <w:r w:rsidRPr="00021283">
        <w:rPr>
          <w:rFonts w:cstheme="minorHAnsi"/>
          <w:color w:val="000000"/>
        </w:rPr>
        <w:t>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w:t>
      </w:r>
      <w:r w:rsidR="00A012F2">
        <w:rPr>
          <w:rFonts w:cstheme="minorHAnsi"/>
          <w:color w:val="000000"/>
        </w:rPr>
        <w:t xml:space="preserve"> </w:t>
      </w:r>
      <w:r w:rsidRPr="00021283">
        <w:rPr>
          <w:rFonts w:cstheme="minorHAnsi"/>
          <w:color w:val="000000"/>
        </w:rPr>
        <w:t xml:space="preserve">χρόνια. </w:t>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πρωτοβουλίας, πληροφορίας και </w:t>
      </w:r>
      <w:commentRangeStart w:id="247"/>
      <w:del w:id="494" w:author="ProofreadAI" w:date="2026-02-23T15:51:42.322780Z">
        <w:r>
          <w:rPr>
            <w:rStyle w:val="aa"/>
            <w:rFonts w:asciiTheme="minorHAnsi" w:eastAsiaTheme="majorEastAsia" w:hAnsiTheme="minorHAnsi" w:cstheme="minorHAnsi"/>
            <w:b w:val="0"/>
            <w:bCs w:val="0"/>
            <w:color w:val="000000"/>
          </w:rPr>
          <w:delText xml:space="preserve">ψυχραιμίας να αντέξεις</w:delText>
        </w:r>
      </w:del>
      <w:ins w:id="495" w:author="ProofreadAI" w:date="2026-02-23T15:51:42.322780Z">
        <w:r>
          <w:rPr>
            <w:rStyle w:val="aa"/>
            <w:rFonts w:asciiTheme="minorHAnsi" w:eastAsiaTheme="majorEastAsia" w:hAnsiTheme="minorHAnsi" w:cstheme="minorHAnsi"/>
            <w:b w:val="0"/>
            <w:bCs w:val="0"/>
            <w:color w:val="000000"/>
          </w:rPr>
          <w:t xml:space="preserve">ψυχραιμίας στο να αντέξεις</w:t>
        </w:r>
      </w:ins>
      <w:commentRangeEnd w:id="247"/>
      <w:r>
        <w:commentReference w:id="247"/>
      </w:r>
      <w:r>
        <w:rPr>
          <w:rStyle w:val="aa"/>
          <w:rFonts w:asciiTheme="minorHAnsi" w:eastAsiaTheme="majorEastAsia" w:hAnsiTheme="minorHAnsi" w:cstheme="minorHAnsi"/>
          <w:b w:val="0"/>
          <w:bCs w:val="0"/>
          <w:color w:val="000000"/>
        </w:rPr>
        <w:t xml:space="preserve">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commentRangeStart w:id="248"/>
      <w:del w:id="496" w:author="ProofreadAI" w:date="2026-02-23T15:51:42.322780Z">
        <w:r>
          <w:rPr>
            <w:rFonts w:eastAsia="Times New Roman" w:cstheme="minorHAnsi"/>
            <w:color w:val="000000"/>
            <w:kern w:val="0"/>
            <w:lang w:eastAsia="en-GB"/>
            <w14:ligatures w14:val="none"/>
          </w:rPr>
          <w:delText xml:space="preserve">για απόκτηση κυριαρχίας</w:delText>
        </w:r>
      </w:del>
      <w:ins w:id="497" w:author="ProofreadAI" w:date="2026-02-23T15:51:42.322780Z">
        <w:r>
          <w:rPr>
            <w:rFonts w:eastAsia="Times New Roman" w:cstheme="minorHAnsi"/>
            <w:color w:val="000000"/>
            <w:kern w:val="0"/>
            <w:lang w:eastAsia="en-GB"/>
            <w14:ligatures w14:val="none"/>
          </w:rPr>
          <w:t xml:space="preserve">στην απόκτηση κυριαρχίας</w:t>
        </w:r>
      </w:ins>
      <w:commentRangeEnd w:id="248"/>
      <w:r>
        <w:commentReference w:id="248"/>
      </w:r>
      <w:r>
        <w:rPr>
          <w:rFonts w:eastAsia="Times New Roman" w:cstheme="minorHAnsi"/>
          <w:color w:val="000000"/>
          <w:kern w:val="0"/>
          <w:lang w:eastAsia="en-GB"/>
          <w14:ligatures w14:val="none"/>
        </w:rPr>
        <w:t xml:space="preserve">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επένδυσε στην ανάπτυξη ενός πυρηνικού </w:t>
      </w:r>
      <w:commentRangeStart w:id="249"/>
      <w:del w:id="498" w:author="ProofreadAI" w:date="2026-02-23T15:51:42.322780Z">
        <w:r>
          <w:rPr>
            <w:rFonts w:eastAsia="Times New Roman" w:cstheme="minorHAnsi"/>
            <w:color w:val="000000"/>
            <w:kern w:val="0"/>
            <w:lang w:eastAsia="en-GB"/>
            <w14:ligatures w14:val="none"/>
          </w:rPr>
          <w:delText xml:space="preserve">προγράμματος που επειδή</w:delText>
        </w:r>
      </w:del>
      <w:ins w:id="499" w:author="ProofreadAI" w:date="2026-02-23T15:51:42.322780Z">
        <w:r>
          <w:rPr>
            <w:rFonts w:eastAsia="Times New Roman" w:cstheme="minorHAnsi"/>
            <w:color w:val="000000"/>
            <w:kern w:val="0"/>
            <w:lang w:eastAsia="en-GB"/>
            <w14:ligatures w14:val="none"/>
          </w:rPr>
          <w:t xml:space="preserve">προγράμματος, επειδή</w:t>
        </w:r>
      </w:ins>
      <w:commentRangeEnd w:id="249"/>
      <w:r>
        <w:commentReference w:id="249"/>
      </w:r>
      <w:r>
        <w:rPr>
          <w:rFonts w:eastAsia="Times New Roman" w:cstheme="minorHAnsi"/>
          <w:color w:val="000000"/>
          <w:kern w:val="0"/>
          <w:lang w:eastAsia="en-GB"/>
          <w14:ligatures w14:val="none"/>
        </w:rPr>
        <w:t xml:space="preserve">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w:t>
      </w:r>
      <w:proofErr w:type="spellStart"/>
      <w:r w:rsidRPr="00021283">
        <w:rPr>
          <w:rFonts w:eastAsia="Times New Roman" w:cstheme="minorHAnsi"/>
          <w:color w:val="000000"/>
          <w:kern w:val="0"/>
          <w:lang w:eastAsia="en-GB"/>
          <w14:ligatures w14:val="none"/>
        </w:rPr>
        <w:t>Χούθι</w:t>
      </w:r>
      <w:proofErr w:type="spellEnd"/>
      <w:r w:rsidRPr="00021283">
        <w:rPr>
          <w:rFonts w:eastAsia="Times New Roman" w:cstheme="minorHAnsi"/>
          <w:color w:val="000000"/>
          <w:kern w:val="0"/>
          <w:lang w:eastAsia="en-GB"/>
          <w14:ligatures w14:val="none"/>
        </w:rPr>
        <w:t xml:space="preserve">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w:t>
      </w:r>
      <w:proofErr w:type="spellStart"/>
      <w:r w:rsidRPr="00021283">
        <w:rPr>
          <w:rFonts w:eastAsia="Times New Roman" w:cstheme="minorHAnsi"/>
          <w:color w:val="000000"/>
          <w:kern w:val="0"/>
          <w:lang w:eastAsia="en-GB"/>
          <w14:ligatures w14:val="none"/>
        </w:rPr>
        <w:t>ριζοσπαστικοποιημένο</w:t>
      </w:r>
      <w:proofErr w:type="spellEnd"/>
      <w:r w:rsidRPr="00021283">
        <w:rPr>
          <w:rFonts w:eastAsia="Times New Roman" w:cstheme="minorHAnsi"/>
          <w:color w:val="000000"/>
          <w:kern w:val="0"/>
          <w:lang w:eastAsia="en-GB"/>
          <w14:ligatures w14:val="none"/>
        </w:rPr>
        <w:t xml:space="preserve">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Η τωρινή συγκυρία είναι σπάνια: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w:t>
      </w:r>
      <w:proofErr w:type="spellStart"/>
      <w:r w:rsidRPr="00021283">
        <w:rPr>
          <w:rFonts w:cstheme="minorHAnsi"/>
          <w:color w:val="212121"/>
        </w:rPr>
        <w:t>Τραμπ</w:t>
      </w:r>
      <w:proofErr w:type="spellEnd"/>
      <w:r w:rsidRPr="00021283">
        <w:rPr>
          <w:rFonts w:cstheme="minorHAnsi"/>
          <w:color w:val="212121"/>
        </w:rPr>
        <w:t xml:space="preserve">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εύθραυστος αν ο αντίπαλος χτυπήσει γρήγορα, </w:t>
      </w:r>
      <w:proofErr w:type="spellStart"/>
      <w:r w:rsidRPr="00021283">
        <w:rPr>
          <w:rStyle w:val="aa"/>
          <w:rFonts w:asciiTheme="minorHAnsi" w:eastAsiaTheme="majorEastAsia" w:hAnsiTheme="minorHAnsi" w:cstheme="minorHAnsi"/>
          <w:b w:val="0"/>
          <w:bCs w:val="0"/>
          <w:color w:val="000000"/>
        </w:rPr>
        <w:t>στοχευμένα</w:t>
      </w:r>
      <w:proofErr w:type="spellEnd"/>
      <w:r w:rsidRPr="00021283">
        <w:rPr>
          <w:rStyle w:val="aa"/>
          <w:rFonts w:asciiTheme="minorHAnsi" w:eastAsiaTheme="majorEastAsia" w:hAnsiTheme="minorHAnsi" w:cstheme="minorHAnsi"/>
          <w:b w:val="0"/>
          <w:bCs w:val="0"/>
          <w:color w:val="000000"/>
        </w:rPr>
        <w:t xml:space="preserve">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 xml:space="preserve">Ο κόσμος των </w:t>
      </w:r>
      <w:proofErr w:type="spellStart"/>
      <w:r w:rsidRPr="00021283">
        <w:rPr>
          <w:rFonts w:cstheme="minorHAnsi"/>
          <w:b/>
          <w:bCs/>
          <w:color w:val="212121"/>
        </w:rPr>
        <w:t>κρυπτονομισμάτων</w:t>
      </w:r>
      <w:proofErr w:type="spellEnd"/>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commentRangeStart w:id="250"/>
      <w:del w:id="500" w:author="ProofreadAI" w:date="2026-02-23T15:51:42.322780Z">
        <w:r>
          <w:rPr>
            <w:rFonts w:cstheme="minorHAnsi"/>
            <w:color w:val="000000" w:themeColor="text1"/>
          </w:rPr>
          <w:delText xml:space="preserve">Πολυτεχνείου Κρήτης Εργαστήριο Ανάλυσης Δεδομένων και Πρόβλεψης</w:delText>
        </w:r>
      </w:del>
      <w:ins w:id="501" w:author="ProofreadAI" w:date="2026-02-23T15:51:42.322780Z">
        <w:r>
          <w:rPr>
            <w:rFonts w:cstheme="minorHAnsi"/>
            <w:color w:val="000000" w:themeColor="text1"/>
          </w:rPr>
          <w:t xml:space="preserve">του Πολυτεχνείου Κρήτης, Εργαστήριο Ανάλυσης Δεδομένων και Πρόβλεψης</w:t>
        </w:r>
      </w:ins>
      <w:commentRangeEnd w:id="250"/>
      <w:r>
        <w:commentReference w:id="250"/>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cryptocurrency</w:t>
      </w:r>
      <w:proofErr w:type="spellEnd"/>
      <w:r w:rsidRPr="00021283">
        <w:rPr>
          <w:rFonts w:eastAsia="Times New Roman" w:cstheme="minorHAnsi"/>
          <w:color w:val="000000"/>
          <w:kern w:val="0"/>
          <w:lang w:eastAsia="en-GB"/>
          <w14:ligatures w14:val="none"/>
        </w:rPr>
        <w:t>)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w:t>
      </w:r>
      <w:proofErr w:type="spellStart"/>
      <w:r w:rsidRPr="00021283">
        <w:rPr>
          <w:rFonts w:eastAsia="Times New Roman" w:cstheme="minorHAnsi"/>
          <w:color w:val="000000"/>
          <w:kern w:val="0"/>
          <w:lang w:eastAsia="en-GB"/>
          <w14:ligatures w14:val="none"/>
        </w:rPr>
        <w:t>Bitcoin</w:t>
      </w:r>
      <w:proofErr w:type="spellEnd"/>
      <w:r w:rsidRPr="00021283">
        <w:rPr>
          <w:rFonts w:eastAsia="Times New Roman" w:cstheme="minorHAnsi"/>
          <w:color w:val="000000"/>
          <w:kern w:val="0"/>
          <w:lang w:eastAsia="en-GB"/>
          <w14:ligatures w14:val="none"/>
        </w:rPr>
        <w:t xml:space="preserve">, που δημιουργήθηκε το 2009 από έναν άγνωστο προγραμματιστή (ή ομάδα) με το ψευδώνυμο </w:t>
      </w:r>
      <w:proofErr w:type="spellStart"/>
      <w:r w:rsidRPr="00021283">
        <w:rPr>
          <w:rFonts w:eastAsia="Times New Roman" w:cstheme="minorHAnsi"/>
          <w:color w:val="000000"/>
          <w:kern w:val="0"/>
          <w:lang w:eastAsia="en-GB"/>
          <w14:ligatures w14:val="none"/>
        </w:rPr>
        <w:t>Satoshi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Nakamoto</w:t>
      </w:r>
      <w:proofErr w:type="spellEnd"/>
      <w:r w:rsidRPr="00021283">
        <w:rPr>
          <w:rFonts w:eastAsia="Times New Roman" w:cstheme="minorHAnsi"/>
          <w:color w:val="000000"/>
          <w:kern w:val="0"/>
          <w:lang w:eastAsia="en-GB"/>
          <w14:ligatures w14:val="none"/>
        </w:rPr>
        <w:t xml:space="preserve">. Από τότε, έχουν εμφανιστεί χιλιάδες άλλα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Ethereum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Ripple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Litecoin</w:t>
      </w:r>
      <w:proofErr w:type="spellEnd"/>
      <w:r w:rsidRPr="00021283">
        <w:rPr>
          <w:rFonts w:eastAsia="Times New Roman" w:cstheme="minorHAnsi"/>
          <w:color w:val="000000"/>
          <w:kern w:val="0"/>
          <w:lang w:eastAsia="en-GB"/>
          <w14:ligatures w14:val="none"/>
        </w:rPr>
        <w:t>,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Πολλοί επενδυτές αντιμετωπίζουν ορισμένα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κυρίως το </w:t>
      </w:r>
      <w:proofErr w:type="spellStart"/>
      <w:r w:rsidRPr="00021283">
        <w:rPr>
          <w:rFonts w:eastAsia="Times New Roman" w:cstheme="minorHAnsi"/>
          <w:color w:val="000000"/>
          <w:kern w:val="0"/>
          <w:lang w:eastAsia="en-GB"/>
          <w14:ligatures w14:val="none"/>
        </w:rPr>
        <w:t>Bitcoin</w:t>
      </w:r>
      <w:proofErr w:type="spellEnd"/>
      <w:r w:rsidRPr="00021283">
        <w:rPr>
          <w:rFonts w:eastAsia="Times New Roman" w:cstheme="minorHAnsi"/>
          <w:color w:val="000000"/>
          <w:kern w:val="0"/>
          <w:lang w:eastAsia="en-GB"/>
          <w14:ligatures w14:val="none"/>
        </w:rPr>
        <w:t>,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Η υψηλή μεταβλητότητα και οι μεγάλες αποδόσεις σε σύντομο χρόνο καθιστούν 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πόλο έλξης για </w:t>
      </w:r>
      <w:proofErr w:type="spellStart"/>
      <w:r w:rsidRPr="00021283">
        <w:rPr>
          <w:rFonts w:eastAsia="Times New Roman" w:cstheme="minorHAnsi"/>
          <w:color w:val="000000"/>
          <w:kern w:val="0"/>
          <w:lang w:eastAsia="en-GB"/>
          <w14:ligatures w14:val="none"/>
        </w:rPr>
        <w:t>traders</w:t>
      </w:r>
      <w:proofErr w:type="spellEnd"/>
      <w:r w:rsidRPr="00021283">
        <w:rPr>
          <w:rFonts w:eastAsia="Times New Roman" w:cstheme="minorHAnsi"/>
          <w:color w:val="000000"/>
          <w:kern w:val="0"/>
          <w:lang w:eastAsia="en-GB"/>
          <w14:ligatures w14:val="none"/>
        </w:rPr>
        <w:t>,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Πολλά νεότερα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όπως το </w:t>
      </w:r>
      <w:proofErr w:type="spellStart"/>
      <w:r w:rsidRPr="00021283">
        <w:rPr>
          <w:rFonts w:eastAsia="Times New Roman" w:cstheme="minorHAnsi"/>
          <w:color w:val="000000"/>
          <w:kern w:val="0"/>
          <w:lang w:eastAsia="en-GB"/>
          <w14:ligatures w14:val="none"/>
        </w:rPr>
        <w:t>Ethereum</w:t>
      </w:r>
      <w:proofErr w:type="spellEnd"/>
      <w:r w:rsidRPr="00021283">
        <w:rPr>
          <w:rFonts w:eastAsia="Times New Roman" w:cstheme="minorHAnsi"/>
          <w:color w:val="000000"/>
          <w:kern w:val="0"/>
          <w:lang w:eastAsia="en-GB"/>
          <w14:ligatures w14:val="none"/>
        </w:rPr>
        <w:t>,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αποτέλεσαν τη βάση για πολλές άλλες καινοτομίες: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(μη ανταλλάξιμα ψηφιακά αγαθά), αποκεντρωμένες αγορές, αυτοματοποιημένες οργανώσεις (</w:t>
      </w:r>
      <w:proofErr w:type="spellStart"/>
      <w:r w:rsidRPr="00021283">
        <w:rPr>
          <w:rFonts w:eastAsia="Times New Roman" w:cstheme="minorHAnsi"/>
          <w:color w:val="000000"/>
          <w:kern w:val="0"/>
          <w:lang w:eastAsia="en-GB"/>
          <w14:ligatures w14:val="none"/>
        </w:rPr>
        <w:t>DAOs</w:t>
      </w:r>
      <w:proofErr w:type="spellEnd"/>
      <w:r w:rsidRPr="00021283">
        <w:rPr>
          <w:rFonts w:eastAsia="Times New Roman" w:cstheme="minorHAnsi"/>
          <w:color w:val="000000"/>
          <w:kern w:val="0"/>
          <w:lang w:eastAsia="en-GB"/>
          <w14:ligatures w14:val="none"/>
        </w:rPr>
        <w:t>)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w:t>
      </w:r>
      <w:proofErr w:type="spellStart"/>
      <w:r w:rsidRPr="00021283">
        <w:rPr>
          <w:rFonts w:cstheme="minorHAnsi"/>
          <w:color w:val="000000"/>
        </w:rPr>
        <w:t>κρυπτονομισμάτων</w:t>
      </w:r>
      <w:proofErr w:type="spellEnd"/>
      <w:r w:rsidRPr="00021283">
        <w:rPr>
          <w:rFonts w:cstheme="minorHAnsi"/>
          <w:color w:val="000000"/>
        </w:rPr>
        <w:t xml:space="preserve">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 xml:space="preserve">ιαφάνεια μέσω </w:t>
      </w:r>
      <w:proofErr w:type="spellStart"/>
      <w:r w:rsidRPr="00021283">
        <w:rPr>
          <w:rFonts w:eastAsia="Times New Roman" w:cstheme="minorHAnsi"/>
          <w:color w:val="000000"/>
          <w:kern w:val="0"/>
          <w:lang w:eastAsia="en-GB"/>
          <w14:ligatures w14:val="none"/>
        </w:rPr>
        <w:t>blockchain</w:t>
      </w:r>
      <w:proofErr w:type="spellEnd"/>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w:t>
      </w:r>
      <w:proofErr w:type="spellStart"/>
      <w:r w:rsidRPr="00021283">
        <w:rPr>
          <w:rFonts w:eastAsia="Times New Roman" w:cstheme="minorHAnsi"/>
          <w:color w:val="000000"/>
          <w:kern w:val="0"/>
          <w:lang w:eastAsia="en-GB"/>
          <w14:ligatures w14:val="none"/>
        </w:rPr>
        <w:t>ενεργοβόρο</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mining</w:t>
      </w:r>
      <w:proofErr w:type="spellEnd"/>
      <w:r w:rsidRPr="00021283">
        <w:rPr>
          <w:rFonts w:eastAsia="Times New Roman" w:cstheme="minorHAnsi"/>
          <w:color w:val="000000"/>
          <w:kern w:val="0"/>
          <w:lang w:eastAsia="en-GB"/>
          <w14:ligatures w14:val="none"/>
        </w:rPr>
        <w:t>)</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 xml:space="preserve">αποτελούν ακόμη αντικείμενο ρυθμιστικής καινοτομίας και ενίοτε σκεπτικισμού, πολλοί αναλυτές πιστεύουν ότι η τεχνολογία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w:t>
      </w:r>
      <w:proofErr w:type="spellStart"/>
      <w:r w:rsidRPr="00021283">
        <w:rPr>
          <w:rFonts w:eastAsia="Times New Roman" w:cstheme="minorHAnsi"/>
          <w:color w:val="000000"/>
          <w:kern w:val="0"/>
          <w:lang w:eastAsia="en-GB"/>
          <w14:ligatures w14:val="none"/>
        </w:rPr>
        <w:t>κρυπτονομισμάτων</w:t>
      </w:r>
      <w:proofErr w:type="spellEnd"/>
      <w:r w:rsidRPr="00021283">
        <w:rPr>
          <w:rFonts w:eastAsia="Times New Roman" w:cstheme="minorHAnsi"/>
          <w:color w:val="000000"/>
          <w:kern w:val="0"/>
          <w:lang w:eastAsia="en-GB"/>
          <w14:ligatures w14:val="none"/>
        </w:rPr>
        <w:t xml:space="preserve"> έχει εξελιχθεί ραγδαία από το 2009, με χιλιάδες διαφορετικά νομίσματα και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 xml:space="preserve">. Παρακάτω </w:t>
      </w:r>
      <w:proofErr w:type="spellStart"/>
      <w:r w:rsidRPr="00021283">
        <w:rPr>
          <w:rFonts w:cstheme="minorHAnsi"/>
          <w:color w:val="000000"/>
        </w:rPr>
        <w:t>παρατίθενται</w:t>
      </w:r>
      <w:r w:rsidRPr="00021283">
        <w:rPr>
          <w:rFonts w:eastAsia="Times New Roman" w:cstheme="minorHAnsi"/>
          <w:color w:val="000000"/>
          <w:kern w:val="0"/>
          <w:lang w:eastAsia="en-GB"/>
          <w14:ligatures w14:val="none"/>
        </w:rPr>
        <w:t>τα</w:t>
      </w:r>
      <w:proofErr w:type="spellEnd"/>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1. </w:t>
      </w:r>
      <w:proofErr w:type="spellStart"/>
      <w:r w:rsidRPr="00021283">
        <w:rPr>
          <w:rFonts w:eastAsia="Times New Roman" w:cstheme="minorHAnsi"/>
          <w:color w:val="000000"/>
          <w:kern w:val="0"/>
          <w:lang w:eastAsia="en-GB"/>
          <w14:ligatures w14:val="none"/>
        </w:rPr>
        <w:t>Bitcoin</w:t>
      </w:r>
      <w:proofErr w:type="spellEnd"/>
      <w:r w:rsidRPr="00021283">
        <w:rPr>
          <w:rFonts w:cstheme="minorHAnsi"/>
          <w:color w:val="000000"/>
        </w:rPr>
        <w:t>. Είναι τ</w:t>
      </w:r>
      <w:r w:rsidRPr="00021283">
        <w:rPr>
          <w:rFonts w:eastAsia="Times New Roman" w:cstheme="minorHAnsi"/>
          <w:color w:val="000000"/>
          <w:kern w:val="0"/>
          <w:lang w:eastAsia="en-GB"/>
          <w14:ligatures w14:val="none"/>
        </w:rPr>
        <w:t xml:space="preserve">ο πρώτο και πιο γνωστό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xml:space="preserve">, δημιουργήθηκε το 2009 από τον </w:t>
      </w:r>
      <w:proofErr w:type="spellStart"/>
      <w:r w:rsidRPr="00021283">
        <w:rPr>
          <w:rFonts w:eastAsia="Times New Roman" w:cstheme="minorHAnsi"/>
          <w:color w:val="000000"/>
          <w:kern w:val="0"/>
          <w:lang w:eastAsia="en-GB"/>
          <w14:ligatures w14:val="none"/>
        </w:rPr>
        <w:t>Satoshi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Nakamoto</w:t>
      </w:r>
      <w:proofErr w:type="spellEnd"/>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 xml:space="preserve">πενδυτικό μέσο και αντικείμενο </w:t>
      </w:r>
      <w:proofErr w:type="spellStart"/>
      <w:r w:rsidRPr="00021283">
        <w:rPr>
          <w:rFonts w:eastAsia="Times New Roman" w:cstheme="minorHAnsi"/>
          <w:color w:val="000000"/>
          <w:kern w:val="0"/>
          <w:lang w:eastAsia="en-GB"/>
          <w14:ligatures w14:val="none"/>
        </w:rPr>
        <w:t>trading</w:t>
      </w:r>
      <w:proofErr w:type="spellEnd"/>
      <w:r w:rsidRPr="00021283">
        <w:rPr>
          <w:rFonts w:eastAsia="Times New Roman" w:cstheme="minorHAnsi"/>
          <w:color w:val="000000"/>
          <w:kern w:val="0"/>
          <w:lang w:eastAsia="en-GB"/>
          <w14:ligatures w14:val="none"/>
        </w:rPr>
        <w:t>.</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2. </w:t>
      </w:r>
      <w:proofErr w:type="spellStart"/>
      <w:r w:rsidRPr="00021283">
        <w:rPr>
          <w:rFonts w:eastAsia="Times New Roman" w:cstheme="minorHAnsi"/>
          <w:color w:val="000000"/>
          <w:kern w:val="0"/>
          <w:lang w:eastAsia="en-GB"/>
          <w14:ligatures w14:val="none"/>
        </w:rPr>
        <w:t>Ethereum</w:t>
      </w:r>
      <w:proofErr w:type="spellEnd"/>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 xml:space="preserve">ια ανοιχτή πλατφόρμα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w:t>
      </w:r>
      <w:proofErr w:type="spellStart"/>
      <w:r w:rsidRPr="00021283">
        <w:rPr>
          <w:rFonts w:eastAsia="Times New Roman" w:cstheme="minorHAnsi"/>
          <w:color w:val="000000"/>
          <w:kern w:val="0"/>
          <w:lang w:eastAsia="en-GB"/>
          <w14:ligatures w14:val="none"/>
        </w:rPr>
        <w:t>DApps</w:t>
      </w:r>
      <w:proofErr w:type="spellEnd"/>
      <w:r w:rsidRPr="00021283">
        <w:rPr>
          <w:rFonts w:eastAsia="Times New Roman" w:cstheme="minorHAnsi"/>
          <w:color w:val="000000"/>
          <w:kern w:val="0"/>
          <w:lang w:eastAsia="en-GB"/>
          <w14:ligatures w14:val="none"/>
        </w:rPr>
        <w:t>)</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w:t>
      </w:r>
      <w:proofErr w:type="spellStart"/>
      <w:r w:rsidRPr="00021283">
        <w:rPr>
          <w:rFonts w:eastAsia="Times New Roman" w:cstheme="minorHAnsi"/>
          <w:color w:val="000000"/>
          <w:kern w:val="0"/>
          <w:lang w:eastAsia="en-GB"/>
          <w14:ligatures w14:val="none"/>
        </w:rPr>
        <w:t>DeFi</w:t>
      </w:r>
      <w:proofErr w:type="spellEnd"/>
      <w:r w:rsidRPr="00021283">
        <w:rPr>
          <w:rFonts w:eastAsia="Times New Roman" w:cstheme="minorHAnsi"/>
          <w:color w:val="000000"/>
          <w:kern w:val="0"/>
          <w:lang w:eastAsia="en-GB"/>
          <w14:ligatures w14:val="none"/>
        </w:rPr>
        <w:t xml:space="preserve"> (π.χ. δανεισμός, ανταλλαγή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(Non-</w:t>
      </w:r>
      <w:proofErr w:type="spellStart"/>
      <w:r w:rsidRPr="00021283">
        <w:rPr>
          <w:rFonts w:eastAsia="Times New Roman" w:cstheme="minorHAnsi"/>
          <w:color w:val="000000"/>
          <w:kern w:val="0"/>
          <w:lang w:eastAsia="en-GB"/>
          <w14:ligatures w14:val="none"/>
        </w:rPr>
        <w:t>Fungible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proofErr w:type="spellStart"/>
      <w:r w:rsidRPr="00021283">
        <w:rPr>
          <w:rFonts w:eastAsia="Times New Roman" w:cstheme="minorHAnsi"/>
          <w:color w:val="000000"/>
          <w:kern w:val="0"/>
          <w:lang w:eastAsia="en-GB"/>
          <w14:ligatures w14:val="none"/>
        </w:rPr>
        <w:t>Tethe</w:t>
      </w:r>
      <w:r w:rsidRPr="00021283">
        <w:rPr>
          <w:rFonts w:cstheme="minorHAnsi"/>
          <w:color w:val="000000"/>
        </w:rPr>
        <w:t>r</w:t>
      </w:r>
      <w:r w:rsidRPr="00021283">
        <w:rPr>
          <w:rFonts w:eastAsia="Times New Roman" w:cstheme="minorHAnsi"/>
          <w:color w:val="000000"/>
          <w:kern w:val="0"/>
          <w:lang w:eastAsia="en-GB"/>
          <w14:ligatures w14:val="none"/>
        </w:rPr>
        <w:t>είναι</w:t>
      </w:r>
      <w:proofErr w:type="spellEnd"/>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w:t>
      </w:r>
      <w:proofErr w:type="spellStart"/>
      <w:r w:rsidRPr="00021283">
        <w:rPr>
          <w:rFonts w:eastAsia="Times New Roman" w:cstheme="minorHAnsi"/>
          <w:color w:val="000000"/>
          <w:kern w:val="0"/>
          <w:lang w:eastAsia="en-GB"/>
          <w14:ligatures w14:val="none"/>
        </w:rPr>
        <w:t>stablecoin</w:t>
      </w:r>
      <w:proofErr w:type="spellEnd"/>
      <w:r w:rsidRPr="00021283">
        <w:rPr>
          <w:rFonts w:eastAsia="Times New Roman" w:cstheme="minorHAnsi"/>
          <w:color w:val="000000"/>
          <w:kern w:val="0"/>
          <w:lang w:eastAsia="en-GB"/>
          <w14:ligatures w14:val="none"/>
        </w:rPr>
        <w:t xml:space="preserve">, δηλαδή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xml:space="preserve">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Χρησιμοποιείται σε </w:t>
      </w:r>
      <w:proofErr w:type="spellStart"/>
      <w:r w:rsidRPr="00021283">
        <w:rPr>
          <w:rFonts w:eastAsia="Times New Roman" w:cstheme="minorHAnsi"/>
          <w:color w:val="000000"/>
          <w:kern w:val="0"/>
          <w:lang w:eastAsia="en-GB"/>
          <w14:ligatures w14:val="none"/>
        </w:rPr>
        <w:t>crypto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exchanges</w:t>
      </w:r>
      <w:proofErr w:type="spellEnd"/>
      <w:r w:rsidRPr="00021283">
        <w:rPr>
          <w:rFonts w:eastAsia="Times New Roman" w:cstheme="minorHAnsi"/>
          <w:color w:val="000000"/>
          <w:kern w:val="0"/>
          <w:lang w:eastAsia="en-GB"/>
          <w14:ligatures w14:val="none"/>
        </w:rPr>
        <w:t xml:space="preserve">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4. Το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w:t>
      </w:r>
      <w:r w:rsidRPr="00021283">
        <w:rPr>
          <w:rFonts w:cstheme="minorHAnsi"/>
          <w:color w:val="000000"/>
        </w:rPr>
        <w:t>i</w:t>
      </w:r>
      <w:r w:rsidRPr="00021283">
        <w:rPr>
          <w:rFonts w:eastAsia="Times New Roman" w:cstheme="minorHAnsi"/>
          <w:color w:val="000000"/>
          <w:kern w:val="0"/>
          <w:lang w:eastAsia="en-GB"/>
          <w14:ligatures w14:val="none"/>
        </w:rPr>
        <w:t>n</w:t>
      </w:r>
      <w:proofErr w:type="spellEnd"/>
      <w:r w:rsidRPr="00021283">
        <w:rPr>
          <w:rFonts w:eastAsia="Times New Roman" w:cstheme="minorHAnsi"/>
          <w:color w:val="000000"/>
          <w:kern w:val="0"/>
          <w:lang w:eastAsia="en-GB"/>
          <w14:ligatures w14:val="none"/>
        </w:rPr>
        <w:t xml:space="preserve">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w:t>
      </w:r>
      <w:proofErr w:type="spellStart"/>
      <w:r w:rsidRPr="00021283">
        <w:rPr>
          <w:rFonts w:eastAsia="Times New Roman" w:cstheme="minorHAnsi"/>
          <w:color w:val="000000"/>
          <w:kern w:val="0"/>
          <w:lang w:eastAsia="en-GB"/>
          <w14:ligatures w14:val="none"/>
        </w:rPr>
        <w:t>token</w:t>
      </w:r>
      <w:proofErr w:type="spellEnd"/>
      <w:r w:rsidRPr="00021283">
        <w:rPr>
          <w:rFonts w:eastAsia="Times New Roman" w:cstheme="minorHAnsi"/>
          <w:color w:val="000000"/>
          <w:kern w:val="0"/>
          <w:lang w:eastAsia="en-GB"/>
          <w14:ligatures w14:val="none"/>
        </w:rPr>
        <w:t xml:space="preserve"> του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του μεγαλύτερου ανταλλακτηρίου </w:t>
      </w:r>
      <w:proofErr w:type="spellStart"/>
      <w:r w:rsidRPr="00021283">
        <w:rPr>
          <w:rFonts w:eastAsia="Times New Roman" w:cstheme="minorHAnsi"/>
          <w:color w:val="000000"/>
          <w:kern w:val="0"/>
          <w:lang w:eastAsia="en-GB"/>
          <w14:ligatures w14:val="none"/>
        </w:rPr>
        <w:t>κρυπτονομισμάτων</w:t>
      </w:r>
      <w:proofErr w:type="spellEnd"/>
      <w:r w:rsidRPr="00021283">
        <w:rPr>
          <w:rFonts w:eastAsia="Times New Roman" w:cstheme="minorHAnsi"/>
          <w:color w:val="000000"/>
          <w:kern w:val="0"/>
          <w:lang w:eastAsia="en-GB"/>
          <w14:ligatures w14:val="none"/>
        </w:rPr>
        <w:t>.</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 xml:space="preserve">πληρωμή προμηθειών συναλλαγών στο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 xml:space="preserve">συμμετοχή σε </w:t>
      </w:r>
      <w:proofErr w:type="spellStart"/>
      <w:r w:rsidRPr="00021283">
        <w:rPr>
          <w:rFonts w:eastAsia="Times New Roman" w:cstheme="minorHAnsi"/>
          <w:color w:val="000000"/>
          <w:kern w:val="0"/>
          <w:lang w:eastAsia="en-GB"/>
          <w14:ligatures w14:val="none"/>
        </w:rPr>
        <w:t>ICOs</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 xml:space="preserve">φαρμογές </w:t>
      </w:r>
      <w:proofErr w:type="spellStart"/>
      <w:r w:rsidRPr="00021283">
        <w:rPr>
          <w:rFonts w:eastAsia="Times New Roman" w:cstheme="minorHAnsi"/>
          <w:color w:val="000000"/>
          <w:kern w:val="0"/>
          <w:lang w:eastAsia="en-GB"/>
          <w14:ligatures w14:val="none"/>
        </w:rPr>
        <w:t>DeFi</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στο οικοσύστημα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Smart </w:t>
      </w:r>
      <w:proofErr w:type="spellStart"/>
      <w:r w:rsidRPr="00021283">
        <w:rPr>
          <w:rFonts w:eastAsia="Times New Roman" w:cstheme="minorHAnsi"/>
          <w:color w:val="000000"/>
          <w:kern w:val="0"/>
          <w:lang w:eastAsia="en-GB"/>
          <w14:ligatures w14:val="none"/>
        </w:rPr>
        <w:t>Chain</w:t>
      </w:r>
      <w:proofErr w:type="spellEnd"/>
      <w:r w:rsidRPr="00021283">
        <w:rPr>
          <w:rFonts w:eastAsia="Times New Roman" w:cstheme="minorHAnsi"/>
          <w:color w:val="000000"/>
          <w:kern w:val="0"/>
          <w:lang w:eastAsia="en-GB"/>
          <w14:ligatures w14:val="none"/>
        </w:rPr>
        <w:t>.</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 πολύ γνωστά είναι </w:t>
      </w:r>
      <w:proofErr w:type="spellStart"/>
      <w:r w:rsidRPr="00021283">
        <w:rPr>
          <w:rFonts w:cstheme="minorHAnsi"/>
          <w:color w:val="000000"/>
        </w:rPr>
        <w:t>Ripple</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Cardano</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Solana</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Dogecoin</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πλατφόρμες, ενώ αρκετά παραμένουν απλώς </w:t>
      </w:r>
      <w:proofErr w:type="spellStart"/>
      <w:r w:rsidRPr="00021283">
        <w:rPr>
          <w:rFonts w:eastAsia="Times New Roman" w:cstheme="minorHAnsi"/>
          <w:color w:val="000000"/>
          <w:kern w:val="0"/>
          <w:lang w:eastAsia="en-GB"/>
          <w14:ligatures w14:val="none"/>
        </w:rPr>
        <w:t>speculative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assets</w:t>
      </w:r>
      <w:proofErr w:type="spellEnd"/>
      <w:r w:rsidRPr="00021283">
        <w:rPr>
          <w:rFonts w:eastAsia="Times New Roman" w:cstheme="minorHAnsi"/>
          <w:color w:val="000000"/>
          <w:kern w:val="0"/>
          <w:lang w:eastAsia="en-GB"/>
          <w14:ligatures w14:val="none"/>
        </w:rPr>
        <w:t>.</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κατανόηση </w:t>
      </w:r>
      <w:commentRangeStart w:id="251"/>
      <w:del w:id="502" w:author="ProofreadAI" w:date="2026-02-23T15:51:42.322780Z">
        <w:r>
          <w:rPr>
            <w:rFonts w:eastAsia="Times New Roman" w:cstheme="minorHAnsi"/>
            <w:color w:val="000000"/>
            <w:kern w:val="0"/>
            <w:lang w:eastAsia="en-GB"/>
            <w14:ligatures w14:val="none"/>
          </w:rPr>
          <w:delText xml:space="preserve">του τι</w:delText>
        </w:r>
      </w:del>
      <w:ins w:id="503" w:author="ProofreadAI" w:date="2026-02-23T15:51:42.322780Z">
        <w:r>
          <w:rPr>
            <w:rFonts w:eastAsia="Times New Roman" w:cstheme="minorHAnsi"/>
            <w:color w:val="000000"/>
            <w:kern w:val="0"/>
            <w:lang w:eastAsia="en-GB"/>
            <w14:ligatures w14:val="none"/>
          </w:rPr>
          <w:t xml:space="preserve">του τι</w:t>
        </w:r>
      </w:ins>
      <w:commentRangeEnd w:id="251"/>
      <w:r>
        <w:commentReference w:id="251"/>
      </w:r>
      <w:r>
        <w:rPr>
          <w:rFonts w:eastAsia="Times New Roman" w:cstheme="minorHAnsi"/>
          <w:color w:val="000000"/>
          <w:kern w:val="0"/>
          <w:lang w:eastAsia="en-GB"/>
          <w14:ligatures w14:val="none"/>
        </w:rPr>
        <w:t xml:space="preserve">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Η απάτη είναι μία από τις μεγαλύτερες προκλήσεις που συνοδεύει την εξάπλωση των </w:t>
      </w:r>
      <w:proofErr w:type="spellStart"/>
      <w:r w:rsidRPr="00021283">
        <w:rPr>
          <w:rFonts w:cstheme="minorHAnsi"/>
          <w:color w:val="000000"/>
        </w:rPr>
        <w:t>κρυπτονομισμάτων</w:t>
      </w:r>
      <w:proofErr w:type="spellEnd"/>
      <w:r w:rsidRPr="00021283">
        <w:rPr>
          <w:rFonts w:cstheme="minorHAnsi"/>
          <w:color w:val="000000"/>
        </w:rPr>
        <w:t xml:space="preserve">. Παρότι η ίδια η τεχνολογία </w:t>
      </w:r>
      <w:proofErr w:type="spellStart"/>
      <w:r w:rsidRPr="00021283">
        <w:rPr>
          <w:rFonts w:cstheme="minorHAnsi"/>
          <w:color w:val="000000"/>
        </w:rPr>
        <w:t>blockchain</w:t>
      </w:r>
      <w:proofErr w:type="spellEnd"/>
      <w:r w:rsidRPr="00021283">
        <w:rPr>
          <w:rFonts w:cstheme="minorHAnsi"/>
          <w:color w:val="000000"/>
        </w:rPr>
        <w:t xml:space="preserve">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w:t>
      </w:r>
      <w:proofErr w:type="spellStart"/>
      <w:r w:rsidRPr="00021283">
        <w:rPr>
          <w:rFonts w:cstheme="minorHAnsi"/>
          <w:color w:val="000000"/>
        </w:rPr>
        <w:t>κρυπτονομισμάτων</w:t>
      </w:r>
      <w:proofErr w:type="spellEnd"/>
      <w:r w:rsidRPr="00021283">
        <w:rPr>
          <w:rFonts w:cstheme="minorHAnsi"/>
          <w:color w:val="000000"/>
        </w:rPr>
        <w:t xml:space="preserve"> σε απάτες: Α) </w:t>
      </w:r>
      <w:proofErr w:type="spellStart"/>
      <w:r w:rsidRPr="00021283">
        <w:rPr>
          <w:rFonts w:eastAsia="Times New Roman" w:cstheme="minorHAnsi"/>
          <w:color w:val="000000"/>
        </w:rPr>
        <w:t>Ponzi</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eastAsia="Times New Roman" w:cstheme="minorHAnsi"/>
          <w:color w:val="000000"/>
        </w:rPr>
        <w:t xml:space="preserve"> και </w:t>
      </w:r>
      <w:proofErr w:type="spellStart"/>
      <w:r w:rsidRPr="00021283">
        <w:rPr>
          <w:rFonts w:eastAsia="Times New Roman" w:cstheme="minorHAnsi"/>
          <w:color w:val="000000"/>
        </w:rPr>
        <w:t>Pyramid</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cstheme="minorHAnsi"/>
          <w:color w:val="000000"/>
        </w:rPr>
        <w:t xml:space="preserve">: υπόσχονται «εγγυημένες αποδόσεις» αν επενδύσετε σε ένα νέο νόμισμα ή πρόγραμμα </w:t>
      </w:r>
      <w:proofErr w:type="spellStart"/>
      <w:r w:rsidRPr="00021283">
        <w:rPr>
          <w:rFonts w:cstheme="minorHAnsi"/>
          <w:color w:val="000000"/>
        </w:rPr>
        <w:t>staking</w:t>
      </w:r>
      <w:proofErr w:type="spellEnd"/>
      <w:r w:rsidRPr="00021283">
        <w:rPr>
          <w:rFonts w:cstheme="minorHAnsi"/>
          <w:color w:val="000000"/>
        </w:rPr>
        <w:t xml:space="preserve">. Τα κέρδη των παλαιών χρηματοδοτούνται από εισφορές νέων θυμάτων — κλασική απάτη πυραμίδας. Β) </w:t>
      </w:r>
      <w:proofErr w:type="spellStart"/>
      <w:r w:rsidRPr="00021283">
        <w:rPr>
          <w:rFonts w:eastAsia="Times New Roman" w:cstheme="minorHAnsi"/>
          <w:color w:val="000000"/>
        </w:rPr>
        <w:t>Fake</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ICOs</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Initial</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Coin</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Offerings</w:t>
      </w:r>
      <w:proofErr w:type="spellEnd"/>
      <w:r w:rsidRPr="00021283">
        <w:rPr>
          <w:rFonts w:eastAsia="Times New Roman" w:cstheme="minorHAnsi"/>
          <w:color w:val="000000"/>
        </w:rPr>
        <w:t>)</w:t>
      </w:r>
      <w:r w:rsidRPr="00021283">
        <w:rPr>
          <w:rFonts w:cstheme="minorHAnsi"/>
          <w:color w:val="000000"/>
        </w:rPr>
        <w:t xml:space="preserve"> παρουσιάζουν ένα «νέο, καινοτόμο» </w:t>
      </w:r>
      <w:proofErr w:type="spellStart"/>
      <w:r w:rsidRPr="00021283">
        <w:rPr>
          <w:rFonts w:cstheme="minorHAnsi"/>
          <w:color w:val="000000"/>
        </w:rPr>
        <w:t>κρυπτονόμισμα</w:t>
      </w:r>
      <w:proofErr w:type="spellEnd"/>
      <w:r w:rsidRPr="00021283">
        <w:rPr>
          <w:rFonts w:cstheme="minorHAnsi"/>
          <w:color w:val="000000"/>
        </w:rPr>
        <w:t xml:space="preserve">, συλλέγουν χρήματα από επενδυτές και εξαφανίζονται. Γ) </w:t>
      </w:r>
      <w:proofErr w:type="spellStart"/>
      <w:r w:rsidRPr="00021283">
        <w:rPr>
          <w:rFonts w:eastAsia="Times New Roman" w:cstheme="minorHAnsi"/>
          <w:color w:val="000000"/>
        </w:rPr>
        <w:t>Phishing</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Attacks</w:t>
      </w:r>
      <w:proofErr w:type="spellEnd"/>
      <w:r w:rsidRPr="00021283">
        <w:rPr>
          <w:rFonts w:cstheme="minorHAnsi"/>
          <w:color w:val="000000"/>
        </w:rPr>
        <w:t xml:space="preserve">: στέλνουν ψεύτικα </w:t>
      </w:r>
      <w:proofErr w:type="spellStart"/>
      <w:r w:rsidRPr="00021283">
        <w:rPr>
          <w:rFonts w:cstheme="minorHAnsi"/>
          <w:color w:val="000000"/>
        </w:rPr>
        <w:t>emails</w:t>
      </w:r>
      <w:proofErr w:type="spellEnd"/>
      <w:r w:rsidRPr="00021283">
        <w:rPr>
          <w:rFonts w:cstheme="minorHAnsi"/>
          <w:color w:val="000000"/>
        </w:rPr>
        <w:t xml:space="preserve"> ή μηνύματα που φαίνεται ότι προέρχονται από ανταλλακτήρια </w:t>
      </w:r>
      <w:proofErr w:type="spellStart"/>
      <w:r w:rsidRPr="00021283">
        <w:rPr>
          <w:rFonts w:cstheme="minorHAnsi"/>
          <w:color w:val="000000"/>
        </w:rPr>
        <w:t>κρυπτονομισμάτων</w:t>
      </w:r>
      <w:proofErr w:type="spellEnd"/>
      <w:r w:rsidRPr="00021283">
        <w:rPr>
          <w:rFonts w:cstheme="minorHAnsi"/>
          <w:color w:val="000000"/>
        </w:rPr>
        <w:t xml:space="preserve">. Στόχος είναι να αποσπάσουν κωδικούς πρόσβασης ή προσωπικά κλειδιά πορτοφολιού. Δ) </w:t>
      </w:r>
      <w:proofErr w:type="spellStart"/>
      <w:r w:rsidRPr="00021283">
        <w:rPr>
          <w:rFonts w:eastAsia="Times New Roman" w:cstheme="minorHAnsi"/>
          <w:color w:val="000000"/>
        </w:rPr>
        <w:t>Fake</w:t>
      </w:r>
      <w:proofErr w:type="spellEnd"/>
      <w:r w:rsidRPr="00021283">
        <w:rPr>
          <w:rFonts w:eastAsia="Times New Roman" w:cstheme="minorHAnsi"/>
          <w:color w:val="000000"/>
        </w:rPr>
        <w:t xml:space="preserve"> Exchanges και </w:t>
      </w:r>
      <w:proofErr w:type="spellStart"/>
      <w:r w:rsidRPr="00021283">
        <w:rPr>
          <w:rFonts w:eastAsia="Times New Roman" w:cstheme="minorHAnsi"/>
          <w:color w:val="000000"/>
        </w:rPr>
        <w:t>Scam</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Wallets</w:t>
      </w:r>
      <w:proofErr w:type="spellEnd"/>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proofErr w:type="spellStart"/>
      <w:r w:rsidRPr="00021283">
        <w:rPr>
          <w:rFonts w:eastAsia="Times New Roman" w:cstheme="minorHAnsi"/>
          <w:color w:val="000000"/>
        </w:rPr>
        <w:t>Pump</w:t>
      </w:r>
      <w:proofErr w:type="spellEnd"/>
      <w:r w:rsidRPr="00021283">
        <w:rPr>
          <w:rFonts w:eastAsia="Times New Roman" w:cstheme="minorHAnsi"/>
          <w:color w:val="000000"/>
        </w:rPr>
        <w:t xml:space="preserve"> and </w:t>
      </w:r>
      <w:proofErr w:type="spellStart"/>
      <w:r w:rsidRPr="00021283">
        <w:rPr>
          <w:rFonts w:eastAsia="Times New Roman" w:cstheme="minorHAnsi"/>
          <w:color w:val="000000"/>
        </w:rPr>
        <w:t>Dump</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cstheme="minorHAnsi"/>
          <w:color w:val="000000"/>
        </w:rPr>
        <w:t xml:space="preserve"> οργανωμένες ομάδες ή </w:t>
      </w:r>
      <w:proofErr w:type="spellStart"/>
      <w:r w:rsidRPr="00021283">
        <w:rPr>
          <w:rFonts w:cstheme="minorHAnsi"/>
          <w:color w:val="000000"/>
        </w:rPr>
        <w:t>influencers</w:t>
      </w:r>
      <w:proofErr w:type="spellEnd"/>
      <w:r w:rsidRPr="00021283">
        <w:rPr>
          <w:rFonts w:cstheme="minorHAnsi"/>
          <w:color w:val="000000"/>
        </w:rPr>
        <w:t xml:space="preserve">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proofErr w:type="spellStart"/>
      <w:r w:rsidRPr="00021283">
        <w:rPr>
          <w:rFonts w:eastAsia="Times New Roman" w:cstheme="minorHAnsi"/>
          <w:color w:val="000000"/>
        </w:rPr>
        <w:t>Romance</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Scams</w:t>
      </w:r>
      <w:proofErr w:type="spellEnd"/>
      <w:r w:rsidRPr="00021283">
        <w:rPr>
          <w:rFonts w:eastAsia="Times New Roman" w:cstheme="minorHAnsi"/>
          <w:color w:val="000000"/>
        </w:rPr>
        <w:t xml:space="preserve"> και Social </w:t>
      </w:r>
      <w:proofErr w:type="spellStart"/>
      <w:r w:rsidRPr="00021283">
        <w:rPr>
          <w:rFonts w:eastAsia="Times New Roman" w:cstheme="minorHAnsi"/>
          <w:color w:val="000000"/>
        </w:rPr>
        <w:t>Engineering</w:t>
      </w:r>
      <w:proofErr w:type="spellEnd"/>
      <w:r w:rsidRPr="00021283">
        <w:rPr>
          <w:rFonts w:cstheme="minorHAnsi"/>
          <w:color w:val="000000"/>
        </w:rPr>
        <w:t xml:space="preserve"> απατεώνες προσποιούνται σχέσεις εμπιστοσύνης σε </w:t>
      </w:r>
      <w:proofErr w:type="spellStart"/>
      <w:r w:rsidRPr="00021283">
        <w:rPr>
          <w:rFonts w:cstheme="minorHAnsi"/>
          <w:color w:val="000000"/>
        </w:rPr>
        <w:t>social</w:t>
      </w:r>
      <w:proofErr w:type="spellEnd"/>
      <w:r w:rsidRPr="00021283">
        <w:rPr>
          <w:rFonts w:cstheme="minorHAnsi"/>
          <w:color w:val="000000"/>
        </w:rPr>
        <w:t xml:space="preserve"> </w:t>
      </w:r>
      <w:proofErr w:type="spellStart"/>
      <w:r w:rsidRPr="00021283">
        <w:rPr>
          <w:rFonts w:cstheme="minorHAnsi"/>
          <w:color w:val="000000"/>
        </w:rPr>
        <w:t>media</w:t>
      </w:r>
      <w:proofErr w:type="spellEnd"/>
      <w:r w:rsidRPr="00021283">
        <w:rPr>
          <w:rFonts w:cstheme="minorHAnsi"/>
          <w:color w:val="000000"/>
        </w:rPr>
        <w:t xml:space="preserve">, </w:t>
      </w:r>
      <w:r w:rsidRPr="00021283">
        <w:rPr>
          <w:rFonts w:cstheme="minorHAnsi"/>
          <w:color w:val="000000"/>
        </w:rPr>
        <w:lastRenderedPageBreak/>
        <w:t xml:space="preserve">ζητώντας αργότερα να τους στείλουν </w:t>
      </w:r>
      <w:proofErr w:type="spellStart"/>
      <w:r w:rsidRPr="00021283">
        <w:rPr>
          <w:rFonts w:cstheme="minorHAnsi"/>
          <w:color w:val="000000"/>
        </w:rPr>
        <w:t>κρυπτονομίσματα</w:t>
      </w:r>
      <w:proofErr w:type="spellEnd"/>
      <w:r w:rsidRPr="00021283">
        <w:rPr>
          <w:rFonts w:cstheme="minorHAnsi"/>
          <w:color w:val="000000"/>
        </w:rPr>
        <w:t xml:space="preserve">. Ζ) </w:t>
      </w:r>
      <w:proofErr w:type="spellStart"/>
      <w:r w:rsidRPr="00021283">
        <w:rPr>
          <w:rFonts w:eastAsia="Times New Roman" w:cstheme="minorHAnsi"/>
          <w:color w:val="000000"/>
        </w:rPr>
        <w:t>Ransomware</w:t>
      </w:r>
      <w:proofErr w:type="spellEnd"/>
      <w:r w:rsidRPr="00021283">
        <w:rPr>
          <w:rFonts w:cstheme="minorHAnsi"/>
          <w:color w:val="000000"/>
        </w:rPr>
        <w:t xml:space="preserve"> κακόβουλο λογισμικό που «κλειδώνει» τα δεδομένα υπολογιστή και απαιτεί λύτρα σε </w:t>
      </w:r>
      <w:proofErr w:type="spellStart"/>
      <w:r w:rsidRPr="00021283">
        <w:rPr>
          <w:rFonts w:cstheme="minorHAnsi"/>
          <w:color w:val="000000"/>
        </w:rPr>
        <w:t>κρυπτονόμισμα</w:t>
      </w:r>
      <w:proofErr w:type="spellEnd"/>
      <w:r w:rsidRPr="00021283">
        <w:rPr>
          <w:rFonts w:cstheme="minorHAnsi"/>
          <w:color w:val="000000"/>
        </w:rPr>
        <w:t xml:space="preserve">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xml:space="preserve"> γνωστά, </w:t>
      </w:r>
      <w:proofErr w:type="spellStart"/>
      <w:r w:rsidRPr="00021283">
        <w:rPr>
          <w:rFonts w:eastAsia="Times New Roman" w:cstheme="minorHAnsi"/>
          <w:color w:val="000000"/>
        </w:rPr>
        <w:t>αδειοδοτημένα</w:t>
      </w:r>
      <w:proofErr w:type="spellEnd"/>
      <w:r w:rsidRPr="00021283">
        <w:rPr>
          <w:rFonts w:eastAsia="Times New Roman" w:cstheme="minorHAnsi"/>
          <w:color w:val="000000"/>
        </w:rPr>
        <w:t xml:space="preserve"> ανταλλακτήρια </w:t>
      </w:r>
      <w:r w:rsidRPr="00021283">
        <w:rPr>
          <w:rFonts w:cstheme="minorHAnsi"/>
          <w:color w:val="000000"/>
        </w:rPr>
        <w:t xml:space="preserve">και πορτοφόλια. Ποτέ μην εμπιστεύεστε </w:t>
      </w:r>
      <w:proofErr w:type="spellStart"/>
      <w:r w:rsidRPr="00021283">
        <w:rPr>
          <w:rFonts w:cstheme="minorHAnsi"/>
          <w:color w:val="000000"/>
        </w:rPr>
        <w:t>links</w:t>
      </w:r>
      <w:proofErr w:type="spellEnd"/>
      <w:r w:rsidRPr="00021283">
        <w:rPr>
          <w:rFonts w:cstheme="minorHAnsi"/>
          <w:color w:val="000000"/>
        </w:rPr>
        <w:t xml:space="preserve"> από </w:t>
      </w:r>
      <w:proofErr w:type="spellStart"/>
      <w:r w:rsidRPr="00021283">
        <w:rPr>
          <w:rFonts w:cstheme="minorHAnsi"/>
          <w:color w:val="000000"/>
        </w:rPr>
        <w:t>emails</w:t>
      </w:r>
      <w:proofErr w:type="spellEnd"/>
      <w:r w:rsidRPr="00021283">
        <w:rPr>
          <w:rFonts w:cstheme="minorHAnsi"/>
          <w:color w:val="000000"/>
        </w:rPr>
        <w:t xml:space="preserve">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xml:space="preserve">, να αποθηκεύετε τα ιδιωτικά κλειδιά σας </w:t>
      </w:r>
      <w:proofErr w:type="spellStart"/>
      <w:r w:rsidRPr="00021283">
        <w:rPr>
          <w:rFonts w:cstheme="minorHAnsi"/>
          <w:color w:val="000000"/>
        </w:rPr>
        <w:t>offline</w:t>
      </w:r>
      <w:proofErr w:type="spellEnd"/>
      <w:r w:rsidRPr="00021283">
        <w:rPr>
          <w:rFonts w:cstheme="minorHAnsi"/>
          <w:color w:val="000000"/>
        </w:rPr>
        <w:t xml:space="preserve">, όχι σε </w:t>
      </w:r>
      <w:proofErr w:type="spellStart"/>
      <w:r w:rsidRPr="00021283">
        <w:rPr>
          <w:rFonts w:cstheme="minorHAnsi"/>
          <w:color w:val="000000"/>
        </w:rPr>
        <w:t>online</w:t>
      </w:r>
      <w:proofErr w:type="spellEnd"/>
      <w:r w:rsidRPr="00021283">
        <w:rPr>
          <w:rFonts w:cstheme="minorHAnsi"/>
          <w:color w:val="000000"/>
        </w:rPr>
        <w:t xml:space="preserv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xml:space="preserve">, διαβάστε καλά πριν επενδύσετε. Ενημερωθείτε από έγκυρες πηγές (όχι τυχαία βίντεο στα </w:t>
      </w:r>
      <w:proofErr w:type="spellStart"/>
      <w:r w:rsidRPr="00021283">
        <w:rPr>
          <w:rFonts w:cstheme="minorHAnsi"/>
          <w:color w:val="000000"/>
        </w:rPr>
        <w:t>social</w:t>
      </w:r>
      <w:proofErr w:type="spellEnd"/>
      <w:r w:rsidRPr="00021283">
        <w:rPr>
          <w:rFonts w:cstheme="minorHAnsi"/>
          <w:color w:val="000000"/>
        </w:rPr>
        <w:t xml:space="preserve"> </w:t>
      </w:r>
      <w:proofErr w:type="spellStart"/>
      <w:r w:rsidRPr="00021283">
        <w:rPr>
          <w:rFonts w:cstheme="minorHAnsi"/>
          <w:color w:val="000000"/>
        </w:rPr>
        <w:t>media</w:t>
      </w:r>
      <w:proofErr w:type="spellEnd"/>
      <w:r w:rsidRPr="00021283">
        <w:rPr>
          <w:rFonts w:cstheme="minorHAnsi"/>
          <w:color w:val="000000"/>
        </w:rPr>
        <w:t xml:space="preserve">). Μην παίρνετε οικονομικές αποφάσεις με βάση φήμες ή «καυτά </w:t>
      </w:r>
      <w:proofErr w:type="spellStart"/>
      <w:r w:rsidRPr="00021283">
        <w:rPr>
          <w:rFonts w:cstheme="minorHAnsi"/>
          <w:color w:val="000000"/>
        </w:rPr>
        <w:t>tips</w:t>
      </w:r>
      <w:proofErr w:type="spellEnd"/>
      <w:r w:rsidRPr="00021283">
        <w:rPr>
          <w:rFonts w:cstheme="minorHAnsi"/>
          <w:color w:val="000000"/>
        </w:rPr>
        <w:t xml:space="preserve">» σε </w:t>
      </w:r>
      <w:proofErr w:type="spellStart"/>
      <w:r w:rsidRPr="00021283">
        <w:rPr>
          <w:rFonts w:cstheme="minorHAnsi"/>
          <w:color w:val="000000"/>
        </w:rPr>
        <w:t>chat</w:t>
      </w:r>
      <w:proofErr w:type="spellEnd"/>
      <w:r w:rsidRPr="00021283">
        <w:rPr>
          <w:rFonts w:cstheme="minorHAnsi"/>
          <w:color w:val="000000"/>
        </w:rPr>
        <w:t xml:space="preserve"> </w:t>
      </w:r>
      <w:proofErr w:type="spellStart"/>
      <w:r w:rsidRPr="00021283">
        <w:rPr>
          <w:rFonts w:cstheme="minorHAnsi"/>
          <w:color w:val="000000"/>
        </w:rPr>
        <w:t>groups</w:t>
      </w:r>
      <w:proofErr w:type="spellEnd"/>
      <w:r w:rsidRPr="00021283">
        <w:rPr>
          <w:rFonts w:cstheme="minorHAnsi"/>
          <w:color w:val="000000"/>
        </w:rPr>
        <w:t xml:space="preserve">. Οι επιτήδειοι δημιουργούν ψεύτικα προφίλ διάσημων ανθρώπων (π.χ. </w:t>
      </w:r>
      <w:proofErr w:type="spellStart"/>
      <w:r w:rsidRPr="00021283">
        <w:rPr>
          <w:rFonts w:cstheme="minorHAnsi"/>
          <w:color w:val="000000"/>
        </w:rPr>
        <w:t>Elon</w:t>
      </w:r>
      <w:proofErr w:type="spellEnd"/>
      <w:r w:rsidRPr="00021283">
        <w:rPr>
          <w:rFonts w:cstheme="minorHAnsi"/>
          <w:color w:val="000000"/>
        </w:rPr>
        <w:t xml:space="preserve"> </w:t>
      </w:r>
      <w:proofErr w:type="spellStart"/>
      <w:r w:rsidRPr="00021283">
        <w:rPr>
          <w:rFonts w:cstheme="minorHAnsi"/>
          <w:color w:val="000000"/>
        </w:rPr>
        <w:t>Musk</w:t>
      </w:r>
      <w:proofErr w:type="spellEnd"/>
      <w:r w:rsidRPr="00021283">
        <w:rPr>
          <w:rFonts w:cstheme="minorHAnsi"/>
          <w:color w:val="000000"/>
        </w:rPr>
        <w:t xml:space="preserve">) και υπόσχονται </w:t>
      </w:r>
      <w:proofErr w:type="spellStart"/>
      <w:r w:rsidRPr="00021283">
        <w:rPr>
          <w:rFonts w:cstheme="minorHAnsi"/>
          <w:color w:val="000000"/>
        </w:rPr>
        <w:t>giveaway</w:t>
      </w:r>
      <w:proofErr w:type="spellEnd"/>
      <w:r w:rsidRPr="00021283">
        <w:rPr>
          <w:rFonts w:cstheme="minorHAnsi"/>
          <w:color w:val="000000"/>
        </w:rPr>
        <w:t>.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Τα </w:t>
      </w:r>
      <w:proofErr w:type="spellStart"/>
      <w:r w:rsidRPr="00021283">
        <w:rPr>
          <w:rFonts w:cstheme="minorHAnsi"/>
          <w:color w:val="000000"/>
        </w:rPr>
        <w:t>κρυπτονομίσματα</w:t>
      </w:r>
      <w:proofErr w:type="spellEnd"/>
      <w:r w:rsidRPr="00021283">
        <w:rPr>
          <w:rFonts w:cstheme="minorHAnsi"/>
          <w:color w:val="000000"/>
        </w:rPr>
        <w:t xml:space="preserve">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 xml:space="preserve">,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 xml:space="preserve">πόσο πολύ θα εξαϋλωθεί η αξία των </w:t>
      </w:r>
      <w:proofErr w:type="spellStart"/>
      <w:r w:rsidRPr="00021283">
        <w:rPr>
          <w:rFonts w:eastAsia="Times New Roman" w:cstheme="minorHAnsi"/>
          <w:color w:val="000000" w:themeColor="text1"/>
          <w:lang w:eastAsia="en-GB"/>
        </w:rPr>
        <w:t>κρυπτονομισμάτων</w:t>
      </w:r>
      <w:proofErr w:type="spellEnd"/>
      <w:r w:rsidRPr="00021283">
        <w:rPr>
          <w:rFonts w:eastAsia="Times New Roman" w:cstheme="minorHAnsi"/>
          <w:color w:val="000000" w:themeColor="text1"/>
          <w:lang w:eastAsia="en-GB"/>
        </w:rPr>
        <w:t xml:space="preserve">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w:t>
      </w:r>
      <w:proofErr w:type="spellStart"/>
      <w:r w:rsidRPr="00021283">
        <w:rPr>
          <w:rFonts w:eastAsia="Times New Roman" w:cstheme="minorHAnsi"/>
          <w:color w:val="000000" w:themeColor="text1"/>
          <w:lang w:eastAsia="en-GB"/>
        </w:rPr>
        <w:t>κρυπτονομισμάτων</w:t>
      </w:r>
      <w:proofErr w:type="spellEnd"/>
      <w:r w:rsidRPr="00021283">
        <w:rPr>
          <w:rFonts w:eastAsia="Times New Roman" w:cstheme="minorHAnsi"/>
          <w:color w:val="000000" w:themeColor="text1"/>
          <w:lang w:eastAsia="en-GB"/>
        </w:rPr>
        <w:t xml:space="preserve"> μπορεί να τους προστατεύσει καμιά αρχή</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commentRangeStart w:id="252"/>
      <w:del w:id="504" w:author="ProofreadAI" w:date="2026-02-23T15:51:42.322780Z">
        <w:r>
          <w:rPr>
            <w:rFonts w:cstheme="minorHAnsi"/>
            <w:color w:val="000000" w:themeColor="text1"/>
          </w:rPr>
          <w:delText xml:space="preserve">Πολυτεχνείου Κρήτης Εργαστήριο</w:delText>
        </w:r>
      </w:del>
      <w:ins w:id="505" w:author="ProofreadAI" w:date="2026-02-23T15:51:42.322780Z">
        <w:r>
          <w:rPr>
            <w:rFonts w:cstheme="minorHAnsi"/>
            <w:color w:val="000000" w:themeColor="text1"/>
          </w:rPr>
          <w:t xml:space="preserve">του Πολυτεχνείου Κρήτης, Εργαστήριο</w:t>
        </w:r>
      </w:ins>
      <w:commentRangeEnd w:id="252"/>
      <w:r>
        <w:commentReference w:id="252"/>
      </w:r>
      <w:r>
        <w:rPr>
          <w:rFonts w:cstheme="minorHAnsi"/>
          <w:color w:val="000000" w:themeColor="text1"/>
        </w:rPr>
        <w:t xml:space="preserve">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αναζωπύρωση των πολιτισμικών και </w:t>
      </w:r>
      <w:proofErr w:type="spellStart"/>
      <w:r w:rsidRPr="00021283">
        <w:rPr>
          <w:rFonts w:asciiTheme="minorHAnsi" w:hAnsiTheme="minorHAnsi" w:cstheme="minorHAnsi"/>
          <w:color w:val="000000"/>
        </w:rPr>
        <w:t>γεωστρατηγικών</w:t>
      </w:r>
      <w:proofErr w:type="spellEnd"/>
      <w:r w:rsidRPr="00021283">
        <w:rPr>
          <w:rFonts w:asciiTheme="minorHAnsi" w:hAnsiTheme="minorHAnsi" w:cstheme="minorHAnsi"/>
          <w:color w:val="000000"/>
        </w:rPr>
        <w:t xml:space="preserve">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σε $110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Μετά την επίθεση της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xml:space="preserve">,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w:t>
      </w:r>
      <w:proofErr w:type="spellStart"/>
      <w:r w:rsidRPr="00021283">
        <w:rPr>
          <w:rFonts w:asciiTheme="minorHAnsi" w:hAnsiTheme="minorHAnsi" w:cstheme="minorHAnsi"/>
          <w:color w:val="000000"/>
        </w:rPr>
        <w:t>γεωστρατηγικής</w:t>
      </w:r>
      <w:proofErr w:type="spellEnd"/>
      <w:r w:rsidRPr="00021283">
        <w:rPr>
          <w:rFonts w:asciiTheme="minorHAnsi" w:hAnsiTheme="minorHAnsi" w:cstheme="minorHAnsi"/>
          <w:color w:val="000000"/>
        </w:rPr>
        <w:t xml:space="preserve">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w:t>
      </w:r>
      <w:proofErr w:type="spellStart"/>
      <w:r w:rsidRPr="00021283">
        <w:rPr>
          <w:rFonts w:asciiTheme="minorHAnsi" w:hAnsiTheme="minorHAnsi" w:cstheme="minorHAnsi"/>
          <w:color w:val="000000"/>
        </w:rPr>
        <w:t>Κάιντα</w:t>
      </w:r>
      <w:proofErr w:type="spellEnd"/>
      <w:r w:rsidRPr="00021283">
        <w:rPr>
          <w:rFonts w:asciiTheme="minorHAnsi" w:hAnsiTheme="minorHAnsi" w:cstheme="minorHAnsi"/>
          <w:color w:val="000000"/>
        </w:rPr>
        <w:t xml:space="preserve">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στη χρηματοδότηση πληρεξούσιων τρομοκρατικών οργανώσεων όπως η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xml:space="preserve"> και η </w:t>
      </w:r>
      <w:proofErr w:type="spellStart"/>
      <w:r w:rsidRPr="00021283">
        <w:rPr>
          <w:rFonts w:asciiTheme="minorHAnsi" w:hAnsiTheme="minorHAnsi" w:cstheme="minorHAnsi"/>
          <w:color w:val="000000"/>
        </w:rPr>
        <w:t>Χεζμπολάχ</w:t>
      </w:r>
      <w:proofErr w:type="spellEnd"/>
      <w:r w:rsidRPr="00021283">
        <w:rPr>
          <w:rFonts w:asciiTheme="minorHAnsi" w:hAnsiTheme="minorHAnsi" w:cstheme="minorHAnsi"/>
          <w:color w:val="000000"/>
        </w:rPr>
        <w:t xml:space="preserve">, τους </w:t>
      </w:r>
      <w:proofErr w:type="spellStart"/>
      <w:commentRangeStart w:id="253"/>
      <w:del w:id="506" w:author="ProofreadAI" w:date="2026-02-23T15:51:42.322780Z">
        <w:r>
          <w:rPr>
            <w:rFonts w:asciiTheme="minorHAnsi" w:hAnsiTheme="minorHAnsi" w:cstheme="minorHAnsi"/>
            <w:color w:val="000000"/>
          </w:rPr>
          <w:delText xml:space="preserve">Χούθι</w:delText>
        </w:r>
      </w:del>
      <w:ins w:id="507" w:author="ProofreadAI" w:date="2026-02-23T15:51:42.322780Z">
        <w:r>
          <w:rPr>
            <w:rFonts w:asciiTheme="minorHAnsi" w:hAnsiTheme="minorHAnsi" w:cstheme="minorHAnsi"/>
            <w:color w:val="000000"/>
          </w:rPr>
          <w:t xml:space="preserve">Χούτι</w:t>
        </w:r>
      </w:ins>
      <w:commentRangeEnd w:id="253"/>
      <w:r>
        <w:commentReference w:id="253"/>
      </w:r>
      <w:proofErr w:type="spellEnd"/>
      <w:r w:rsidRPr="00021283">
        <w:rPr>
          <w:rFonts w:asciiTheme="minorHAnsi" w:hAnsiTheme="minorHAnsi" w:cstheme="minorHAnsi"/>
          <w:color w:val="000000"/>
        </w:rPr>
        <w:t xml:space="preserve">, τη Συρία κ.λπ., είχε καταστεί κεντρικός αποσταθεροποιητικός παράγοντας στην ευρύτερη περιοχή αλλά και στην παγκόσμια οικονομία. Επιπλέον, οι διεθνείς </w:t>
      </w:r>
      <w:commentRangeStart w:id="254"/>
      <w:del w:id="508" w:author="ProofreadAI" w:date="2026-02-23T15:51:42.322780Z">
        <w:r>
          <w:rPr>
            <w:rFonts w:asciiTheme="minorHAnsi" w:hAnsiTheme="minorHAnsi" w:cstheme="minorHAnsi"/>
            <w:color w:val="000000"/>
          </w:rPr>
          <w:delText xml:space="preserve">κυρώσεις, του έχουν στερήσει</w:delText>
        </w:r>
      </w:del>
      <w:ins w:id="509" w:author="ProofreadAI" w:date="2026-02-23T15:51:42.322780Z">
        <w:r>
          <w:rPr>
            <w:rFonts w:asciiTheme="minorHAnsi" w:hAnsiTheme="minorHAnsi" w:cstheme="minorHAnsi"/>
            <w:color w:val="000000"/>
          </w:rPr>
          <w:t xml:space="preserve">κυρώσεις του έχουν στερήσει</w:t>
        </w:r>
      </w:ins>
      <w:commentRangeEnd w:id="254"/>
      <w:r>
        <w:commentReference w:id="254"/>
      </w:r>
      <w:r>
        <w:rPr>
          <w:rFonts w:asciiTheme="minorHAnsi" w:hAnsiTheme="minorHAnsi" w:cstheme="minorHAnsi"/>
          <w:color w:val="000000"/>
        </w:rPr>
        <w:t xml:space="preserve">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w:t>
      </w:r>
      <w:r w:rsidR="00A012F2">
        <w:rPr>
          <w:rFonts w:asciiTheme="minorHAnsi" w:hAnsiTheme="minorHAnsi" w:cstheme="minorHAnsi"/>
          <w:color w:val="000000"/>
        </w:rPr>
        <w:t xml:space="preserve"> </w:t>
      </w:r>
      <w:r w:rsidRPr="00021283">
        <w:rPr>
          <w:rFonts w:asciiTheme="minorHAnsi" w:hAnsiTheme="minorHAnsi" w:cstheme="minorHAnsi"/>
          <w:color w:val="000000"/>
        </w:rPr>
        <w:t>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στοχευμένη</w:t>
      </w:r>
      <w:proofErr w:type="spellEnd"/>
      <w:r w:rsidRPr="00021283">
        <w:rPr>
          <w:rFonts w:asciiTheme="minorHAnsi" w:hAnsiTheme="minorHAnsi" w:cstheme="minorHAnsi"/>
          <w:color w:val="000000"/>
        </w:rPr>
        <w:t xml:space="preserve">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w:t>
      </w:r>
      <w:r w:rsidR="00A012F2">
        <w:rPr>
          <w:rFonts w:asciiTheme="minorHAnsi" w:hAnsiTheme="minorHAnsi" w:cstheme="minorHAnsi"/>
          <w:color w:val="000000"/>
        </w:rPr>
        <w:t xml:space="preserve"> </w:t>
      </w:r>
      <w:r w:rsidRPr="00021283">
        <w:rPr>
          <w:rFonts w:asciiTheme="minorHAnsi" w:hAnsiTheme="minorHAnsi" w:cstheme="minorHAnsi"/>
          <w:color w:val="000000"/>
        </w:rPr>
        <w:t>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w:t>
      </w:r>
      <w:r w:rsidR="00A012F2">
        <w:rPr>
          <w:rFonts w:asciiTheme="minorHAnsi" w:hAnsiTheme="minorHAnsi" w:cstheme="minorHAnsi"/>
          <w:color w:val="000000"/>
        </w:rPr>
        <w:t xml:space="preserve"> </w:t>
      </w:r>
      <w:r w:rsidRPr="00021283">
        <w:rPr>
          <w:rFonts w:asciiTheme="minorHAnsi" w:hAnsiTheme="minorHAnsi" w:cstheme="minorHAnsi"/>
          <w:color w:val="000000"/>
        </w:rPr>
        <w:t>Ειδικά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σύγχρονο </w:t>
      </w:r>
      <w:proofErr w:type="spellStart"/>
      <w:r w:rsidRPr="00021283">
        <w:rPr>
          <w:rFonts w:eastAsia="Times New Roman" w:cstheme="minorHAnsi"/>
          <w:color w:val="000000"/>
          <w:kern w:val="0"/>
          <w:lang w:eastAsia="en-GB"/>
          <w14:ligatures w14:val="none"/>
        </w:rPr>
        <w:t>παγκοσμιοποιημένο</w:t>
      </w:r>
      <w:proofErr w:type="spellEnd"/>
      <w:r w:rsidRPr="00021283">
        <w:rPr>
          <w:rFonts w:eastAsia="Times New Roman" w:cstheme="minorHAnsi"/>
          <w:color w:val="000000"/>
          <w:kern w:val="0"/>
          <w:lang w:eastAsia="en-GB"/>
          <w14:ligatures w14:val="none"/>
        </w:rPr>
        <w:t xml:space="preserve">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πρόσφατη πρόταση του αναπληρωτή κυβερνήτη της περιφέρειας </w:t>
      </w:r>
      <w:proofErr w:type="spellStart"/>
      <w:r w:rsidRPr="00021283">
        <w:rPr>
          <w:rFonts w:eastAsia="Times New Roman" w:cstheme="minorHAnsi"/>
          <w:color w:val="000000"/>
          <w:kern w:val="0"/>
          <w:lang w:eastAsia="en-GB"/>
          <w14:ligatures w14:val="none"/>
        </w:rPr>
        <w:t>Ροστόφ</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Γιούρι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για την επιβολή μέτρων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κατά των κινεζικών εισαγωγών έχει προκαλέσει ενδιαφέρον και ανησυχία. Ο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τόνισε ότι βιομηχανίες όπως το Εργοστάσιο Ηλεκτροδίων </w:t>
      </w:r>
      <w:proofErr w:type="spellStart"/>
      <w:r w:rsidRPr="00021283">
        <w:rPr>
          <w:rFonts w:eastAsia="Times New Roman" w:cstheme="minorHAnsi"/>
          <w:color w:val="000000"/>
          <w:kern w:val="0"/>
          <w:lang w:eastAsia="en-GB"/>
          <w14:ligatures w14:val="none"/>
        </w:rPr>
        <w:t>Νοβοτσερκάσκ</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Novocherkassk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Electrode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Plant</w:t>
      </w:r>
      <w:proofErr w:type="spellEnd"/>
      <w:r w:rsidRPr="00021283">
        <w:rPr>
          <w:rFonts w:eastAsia="Times New Roman" w:cstheme="minorHAnsi"/>
          <w:color w:val="000000"/>
          <w:kern w:val="0"/>
          <w:lang w:eastAsia="en-GB"/>
          <w14:ligatures w14:val="none"/>
        </w:rPr>
        <w: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περιφέρεια </w:t>
      </w:r>
      <w:proofErr w:type="spellStart"/>
      <w:r w:rsidRPr="00021283">
        <w:rPr>
          <w:rFonts w:eastAsia="Times New Roman" w:cstheme="minorHAnsi"/>
          <w:color w:val="000000"/>
          <w:kern w:val="0"/>
          <w:lang w:eastAsia="en-GB"/>
          <w14:ligatures w14:val="none"/>
        </w:rPr>
        <w:t>Ροστόφ</w:t>
      </w:r>
      <w:proofErr w:type="spellEnd"/>
      <w:r w:rsidRPr="00021283">
        <w:rPr>
          <w:rFonts w:eastAsia="Times New Roman" w:cstheme="minorHAnsi"/>
          <w:color w:val="000000"/>
          <w:kern w:val="0"/>
          <w:lang w:eastAsia="en-GB"/>
          <w14:ligatures w14:val="none"/>
        </w:rPr>
        <w:t xml:space="preserve"> αποτελεί μια από τις πλέον βιομηχανοποιημένες περιοχές της Ρωσίας, με μακρά παράδοση στη μεταλλουργία, τα χημικά, την </w:t>
      </w:r>
      <w:proofErr w:type="spellStart"/>
      <w:r w:rsidRPr="00021283">
        <w:rPr>
          <w:rFonts w:eastAsia="Times New Roman" w:cstheme="minorHAnsi"/>
          <w:color w:val="000000"/>
          <w:kern w:val="0"/>
          <w:lang w:eastAsia="en-GB"/>
          <w14:ligatures w14:val="none"/>
        </w:rPr>
        <w:t>αγροβιομηχανία</w:t>
      </w:r>
      <w:proofErr w:type="spellEnd"/>
      <w:r w:rsidRPr="00021283">
        <w:rPr>
          <w:rFonts w:eastAsia="Times New Roman" w:cstheme="minorHAnsi"/>
          <w:color w:val="000000"/>
          <w:kern w:val="0"/>
          <w:lang w:eastAsia="en-GB"/>
          <w14:ligatures w14:val="none"/>
        </w:rPr>
        <w:t xml:space="preserve"> και την παραγωγή εξαρτημάτων. Το εργοστάσιο ηλεκτροδίων του </w:t>
      </w:r>
      <w:proofErr w:type="spellStart"/>
      <w:r w:rsidRPr="00021283">
        <w:rPr>
          <w:rFonts w:eastAsia="Times New Roman" w:cstheme="minorHAnsi"/>
          <w:color w:val="000000"/>
          <w:kern w:val="0"/>
          <w:lang w:eastAsia="en-GB"/>
          <w14:ligatures w14:val="none"/>
        </w:rPr>
        <w:t>Νοβοτσερκάσκ</w:t>
      </w:r>
      <w:proofErr w:type="spellEnd"/>
      <w:r w:rsidRPr="00021283">
        <w:rPr>
          <w:rFonts w:eastAsia="Times New Roman" w:cstheme="minorHAnsi"/>
          <w:color w:val="000000"/>
          <w:kern w:val="0"/>
          <w:lang w:eastAsia="en-GB"/>
          <w14:ligatures w14:val="none"/>
        </w:rPr>
        <w:t xml:space="preserve">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είναι εμπορικά αντίμετρα που υιοθετεί ένα κράτος όταν κρίνει ότι εισαγόμενα προϊόντα πωλούνται κάτω του κόστους (</w:t>
      </w:r>
      <w:proofErr w:type="spellStart"/>
      <w:r w:rsidRPr="00021283">
        <w:rPr>
          <w:rFonts w:eastAsia="Times New Roman" w:cstheme="minorHAnsi"/>
          <w:color w:val="000000"/>
          <w:kern w:val="0"/>
          <w:lang w:eastAsia="en-GB"/>
          <w14:ligatures w14:val="none"/>
        </w:rPr>
        <w:t>dumping</w:t>
      </w:r>
      <w:proofErr w:type="spellEnd"/>
      <w:r w:rsidRPr="00021283">
        <w:rPr>
          <w:rFonts w:eastAsia="Times New Roman" w:cstheme="minorHAnsi"/>
          <w:color w:val="000000"/>
          <w:kern w:val="0"/>
          <w:lang w:eastAsia="en-GB"/>
          <w14:ligatures w14:val="none"/>
        </w:rPr>
        <w:t xml:space="preserve">), προκαλώντας βλάβη στη δική του βιομηχανία. Τα μέτρα αυτά μπορεί να περιλαμβάνουν: α) δασμούς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(πρόσθετοι φόροι επί των εισαγόμενων προϊόντων), β) </w:t>
      </w:r>
      <w:commentRangeStart w:id="255"/>
      <w:del w:id="510" w:author="ProofreadAI" w:date="2026-02-23T15:51:42.322780Z">
        <w:r>
          <w:rPr>
            <w:rFonts w:eastAsia="Times New Roman" w:cstheme="minorHAnsi"/>
            <w:color w:val="000000"/>
            <w:kern w:val="0"/>
            <w:lang w:eastAsia="en-GB"/>
            <w14:ligatures w14:val="none"/>
          </w:rPr>
          <w:delText xml:space="preserve">Ποσοστώσεις (</w:delText>
        </w:r>
      </w:del>
      <w:ins w:id="511" w:author="ProofreadAI" w:date="2026-02-23T15:51:42.322780Z">
        <w:r>
          <w:rPr>
            <w:rFonts w:eastAsia="Times New Roman" w:cstheme="minorHAnsi"/>
            <w:color w:val="000000"/>
            <w:kern w:val="0"/>
            <w:lang w:eastAsia="en-GB"/>
            <w14:ligatures w14:val="none"/>
          </w:rPr>
          <w:t xml:space="preserve">ποσοστώσεις (</w:t>
        </w:r>
      </w:ins>
      <w:commentRangeEnd w:id="255"/>
      <w:r>
        <w:commentReference w:id="255"/>
      </w:r>
      <w:r>
        <w:rPr>
          <w:rFonts w:eastAsia="Times New Roman" w:cstheme="minorHAnsi"/>
          <w:color w:val="000000"/>
          <w:kern w:val="0"/>
          <w:lang w:eastAsia="en-GB"/>
          <w14:ligatures w14:val="none"/>
        </w:rPr>
        <w:t xml:space="preserve">όριο στην ποσότητα εισαγωγών ανά έτος), γ) </w:t>
      </w:r>
      <w:commentRangeStart w:id="256"/>
      <w:del w:id="512" w:author="ProofreadAI" w:date="2026-02-23T15:51:42.322780Z">
        <w:r>
          <w:rPr>
            <w:rFonts w:eastAsia="Times New Roman" w:cstheme="minorHAnsi"/>
            <w:color w:val="000000"/>
            <w:kern w:val="0"/>
            <w:lang w:eastAsia="en-GB"/>
            <w14:ligatures w14:val="none"/>
          </w:rPr>
          <w:delText xml:space="preserve">Υποχρεωτική</w:delText>
        </w:r>
      </w:del>
      <w:ins w:id="513" w:author="ProofreadAI" w:date="2026-02-23T15:51:42.322780Z">
        <w:r>
          <w:rPr>
            <w:rFonts w:eastAsia="Times New Roman" w:cstheme="minorHAnsi"/>
            <w:color w:val="000000"/>
            <w:kern w:val="0"/>
            <w:lang w:eastAsia="en-GB"/>
            <w14:ligatures w14:val="none"/>
          </w:rPr>
          <w:t xml:space="preserve">υποχρεωτική</w:t>
        </w:r>
      </w:ins>
      <w:commentRangeEnd w:id="256"/>
      <w:r>
        <w:commentReference w:id="256"/>
      </w:r>
      <w:r>
        <w:rPr>
          <w:rFonts w:eastAsia="Times New Roman" w:cstheme="minorHAnsi"/>
          <w:color w:val="000000"/>
          <w:kern w:val="0"/>
          <w:lang w:eastAsia="en-GB"/>
          <w14:ligatures w14:val="none"/>
        </w:rPr>
        <w:t xml:space="preserve">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πρόταση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w:t>
      </w:r>
      <w:commentRangeStart w:id="257"/>
      <w:del w:id="514" w:author="ProofreadAI" w:date="2026-02-23T15:51:42.322780Z">
        <w:r>
          <w:rPr>
            <w:rFonts w:eastAsia="Times New Roman" w:cstheme="minorHAnsi"/>
            <w:color w:val="000000"/>
            <w:kern w:val="0"/>
            <w:lang w:eastAsia="en-GB"/>
            <w14:ligatures w14:val="none"/>
          </w:rPr>
          <w:delText xml:space="preserve">σε αντίποινα</w:delText>
        </w:r>
      </w:del>
      <w:ins w:id="515" w:author="ProofreadAI" w:date="2026-02-23T15:51:42.322780Z">
        <w:r>
          <w:rPr>
            <w:rFonts w:eastAsia="Times New Roman" w:cstheme="minorHAnsi"/>
            <w:color w:val="000000"/>
            <w:kern w:val="0"/>
            <w:lang w:eastAsia="en-GB"/>
            <w14:ligatures w14:val="none"/>
          </w:rPr>
          <w:t xml:space="preserve">σε αντίποινα</w:t>
        </w:r>
      </w:ins>
      <w:commentRangeEnd w:id="257"/>
      <w:r>
        <w:commentReference w:id="257"/>
      </w:r>
      <w:r>
        <w:rPr>
          <w:rFonts w:eastAsia="Times New Roman" w:cstheme="minorHAnsi"/>
          <w:color w:val="000000"/>
          <w:kern w:val="0"/>
          <w:lang w:eastAsia="en-GB"/>
          <w14:ligatures w14:val="none"/>
        </w:rPr>
        <w:t xml:space="preserve"> από την πλευρά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Συνεπώς, η πρόταση για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w:t>
      </w:r>
      <w:commentRangeStart w:id="258"/>
      <w:del w:id="516" w:author="ProofreadAI" w:date="2026-02-23T15:51:42.322780Z">
        <w:r>
          <w:rPr>
            <w:rFonts w:eastAsia="Times New Roman" w:cstheme="minorHAnsi"/>
            <w:color w:val="000000"/>
            <w:kern w:val="0"/>
            <w:lang w:eastAsia="en-GB"/>
            <w14:ligatures w14:val="none"/>
          </w:rPr>
          <w:delText xml:space="preserve">παραγωγών για</w:delText>
        </w:r>
      </w:del>
      <w:ins w:id="517" w:author="ProofreadAI" w:date="2026-02-23T15:51:42.322780Z">
        <w:r>
          <w:rPr>
            <w:rFonts w:eastAsia="Times New Roman" w:cstheme="minorHAnsi"/>
            <w:color w:val="000000"/>
            <w:kern w:val="0"/>
            <w:lang w:eastAsia="en-GB"/>
            <w14:ligatures w14:val="none"/>
          </w:rPr>
          <w:t xml:space="preserve">παραγωγών για</w:t>
        </w:r>
      </w:ins>
      <w:commentRangeEnd w:id="258"/>
      <w:r>
        <w:commentReference w:id="258"/>
      </w:r>
      <w:r>
        <w:rPr>
          <w:rFonts w:eastAsia="Times New Roman" w:cstheme="minorHAnsi"/>
          <w:color w:val="000000"/>
          <w:kern w:val="0"/>
          <w:lang w:eastAsia="en-GB"/>
          <w14:ligatures w14:val="none"/>
        </w:rPr>
        <w:t xml:space="preserve"> κάλυψη μέρους του κόστους, β) </w:t>
      </w:r>
      <w:commentRangeStart w:id="259"/>
      <w:del w:id="518" w:author="ProofreadAI" w:date="2026-02-23T15:51:42.322780Z">
        <w:r>
          <w:rPr>
            <w:rFonts w:eastAsia="Times New Roman" w:cstheme="minorHAnsi"/>
            <w:color w:val="000000"/>
            <w:kern w:val="0"/>
            <w:lang w:eastAsia="en-GB"/>
            <w14:ligatures w14:val="none"/>
          </w:rPr>
          <w:delText xml:space="preserve">Φορολογικά κίνητρα για</w:delText>
        </w:r>
      </w:del>
      <w:ins w:id="519" w:author="ProofreadAI" w:date="2026-02-23T15:51:42.322780Z">
        <w:r>
          <w:rPr>
            <w:rFonts w:eastAsia="Times New Roman" w:cstheme="minorHAnsi"/>
            <w:color w:val="000000"/>
            <w:kern w:val="0"/>
            <w:lang w:eastAsia="en-GB"/>
            <w14:ligatures w14:val="none"/>
          </w:rPr>
          <w:t xml:space="preserve">φορολογικά κίνητρα για</w:t>
        </w:r>
      </w:ins>
      <w:commentRangeEnd w:id="259"/>
      <w:r>
        <w:commentReference w:id="259"/>
      </w:r>
      <w:r>
        <w:rPr>
          <w:rFonts w:eastAsia="Times New Roman" w:cstheme="minorHAnsi"/>
          <w:color w:val="000000"/>
          <w:kern w:val="0"/>
          <w:lang w:eastAsia="en-GB"/>
          <w14:ligatures w14:val="none"/>
        </w:rPr>
        <w:t xml:space="preserve"> βιομηχανίες που επενδύουν σε καινοτομία και εξωστρέφεια, γ) </w:t>
      </w:r>
      <w:commentRangeStart w:id="260"/>
      <w:del w:id="520" w:author="ProofreadAI" w:date="2026-02-23T15:51:42.322780Z">
        <w:r>
          <w:rPr>
            <w:rFonts w:eastAsia="Times New Roman" w:cstheme="minorHAnsi"/>
            <w:color w:val="000000"/>
            <w:kern w:val="0"/>
            <w:lang w:eastAsia="en-GB"/>
            <w14:ligatures w14:val="none"/>
          </w:rPr>
          <w:delText xml:space="preserve">Ενίσχυση της εγχώριας ζήτησης μέσω</w:delText>
        </w:r>
      </w:del>
      <w:ins w:id="521" w:author="ProofreadAI" w:date="2026-02-23T15:51:42.322780Z">
        <w:r>
          <w:rPr>
            <w:rFonts w:eastAsia="Times New Roman" w:cstheme="minorHAnsi"/>
            <w:color w:val="000000"/>
            <w:kern w:val="0"/>
            <w:lang w:eastAsia="en-GB"/>
            <w14:ligatures w14:val="none"/>
          </w:rPr>
          <w:t xml:space="preserve">ενίσχυση της εγχώριας ζήτησης μέσω</w:t>
        </w:r>
      </w:ins>
      <w:commentRangeEnd w:id="260"/>
      <w:r>
        <w:commentReference w:id="260"/>
      </w:r>
      <w:r>
        <w:rPr>
          <w:rFonts w:eastAsia="Times New Roman" w:cstheme="minorHAnsi"/>
          <w:color w:val="000000"/>
          <w:kern w:val="0"/>
          <w:lang w:eastAsia="en-GB"/>
          <w14:ligatures w14:val="none"/>
        </w:rPr>
        <w:t xml:space="preserve"> κρατικών προμηθειών, δ) </w:t>
      </w:r>
      <w:commentRangeStart w:id="261"/>
      <w:del w:id="522" w:author="ProofreadAI" w:date="2026-02-23T15:51:42.322780Z">
        <w:r>
          <w:rPr>
            <w:rFonts w:eastAsia="Times New Roman" w:cstheme="minorHAnsi"/>
            <w:color w:val="000000"/>
            <w:kern w:val="0"/>
            <w:lang w:eastAsia="en-GB"/>
            <w14:ligatures w14:val="none"/>
          </w:rPr>
          <w:delText xml:space="preserve">Προστασία</w:delText>
        </w:r>
      </w:del>
      <w:ins w:id="523" w:author="ProofreadAI" w:date="2026-02-23T15:51:42.322780Z">
        <w:r>
          <w:rPr>
            <w:rFonts w:eastAsia="Times New Roman" w:cstheme="minorHAnsi"/>
            <w:color w:val="000000"/>
            <w:kern w:val="0"/>
            <w:lang w:eastAsia="en-GB"/>
            <w14:ligatures w14:val="none"/>
          </w:rPr>
          <w:t xml:space="preserve">προστασία</w:t>
        </w:r>
      </w:ins>
      <w:commentRangeEnd w:id="261"/>
      <w:r>
        <w:commentReference w:id="261"/>
      </w:r>
      <w:r>
        <w:rPr>
          <w:rFonts w:eastAsia="Times New Roman" w:cstheme="minorHAnsi"/>
          <w:color w:val="000000"/>
          <w:kern w:val="0"/>
          <w:lang w:eastAsia="en-GB"/>
          <w14:ligatures w14:val="none"/>
        </w:rPr>
        <w:t xml:space="preserve">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πρόταση του </w:t>
      </w:r>
      <w:proofErr w:type="spellStart"/>
      <w:r w:rsidRPr="00021283">
        <w:rPr>
          <w:rFonts w:eastAsia="Times New Roman" w:cstheme="minorHAnsi"/>
          <w:color w:val="000000"/>
          <w:kern w:val="0"/>
          <w:lang w:eastAsia="en-GB"/>
          <w14:ligatures w14:val="none"/>
        </w:rPr>
        <w:t>Γιούρι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για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w:t>
      </w:r>
      <w:commentRangeStart w:id="262"/>
      <w:del w:id="524" w:author="ProofreadAI" w:date="2026-02-23T15:51:42.322780Z">
        <w:r>
          <w:rPr>
            <w:rFonts w:cstheme="minorHAnsi"/>
            <w:color w:val="000000" w:themeColor="text1"/>
          </w:rPr>
          <w:delText xml:space="preserve">Γεώργιος οικονομολόγος</w:delText>
        </w:r>
      </w:del>
      <w:ins w:id="525" w:author="ProofreadAI" w:date="2026-02-23T15:51:42.322780Z">
        <w:r>
          <w:rPr>
            <w:rFonts w:cstheme="minorHAnsi"/>
            <w:color w:val="000000" w:themeColor="text1"/>
          </w:rPr>
          <w:t xml:space="preserve">Γεώργιος, οικονομολόγος</w:t>
        </w:r>
      </w:ins>
      <w:commentRangeEnd w:id="262"/>
      <w:r>
        <w:commentReference w:id="262"/>
      </w:r>
      <w:r>
        <w:rPr>
          <w:rFonts w:cstheme="minorHAnsi"/>
          <w:color w:val="000000" w:themeColor="text1"/>
        </w:rPr>
        <w:t xml:space="preserve">,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w:t>
      </w:r>
      <w:proofErr w:type="spellStart"/>
      <w:r w:rsidRPr="00021283">
        <w:rPr>
          <w:rFonts w:eastAsia="Times New Roman" w:cstheme="minorHAnsi"/>
          <w:color w:val="000000"/>
          <w:kern w:val="0"/>
          <w:lang w:eastAsia="en-GB"/>
          <w14:ligatures w14:val="none"/>
        </w:rPr>
        <w:t>Μπελούσοφ</w:t>
      </w:r>
      <w:proofErr w:type="spellEnd"/>
      <w:r w:rsidRPr="00021283">
        <w:rPr>
          <w:rFonts w:eastAsia="Times New Roman" w:cstheme="minorHAnsi"/>
          <w:color w:val="000000"/>
          <w:kern w:val="0"/>
          <w:lang w:eastAsia="en-GB"/>
          <w14:ligatures w14:val="none"/>
        </w:rPr>
        <w:t xml:space="preserve"> και ο Ινδός ομόλογός του </w:t>
      </w:r>
      <w:proofErr w:type="spellStart"/>
      <w:commentRangeStart w:id="263"/>
      <w:del w:id="526" w:author="ProofreadAI" w:date="2026-02-23T15:51:42.322780Z">
        <w:r>
          <w:rPr>
            <w:rFonts w:eastAsia="Times New Roman" w:cstheme="minorHAnsi"/>
            <w:color w:val="000000"/>
            <w:kern w:val="0"/>
            <w:lang w:eastAsia="en-GB"/>
            <w14:ligatures w14:val="none"/>
          </w:rPr>
          <w:delText xml:space="preserve">Ράτζναθ</w:delText>
        </w:r>
      </w:del>
      <w:ins w:id="527" w:author="ProofreadAI" w:date="2026-02-23T15:51:42.322780Z">
        <w:r>
          <w:rPr>
            <w:rFonts w:eastAsia="Times New Roman" w:cstheme="minorHAnsi"/>
            <w:color w:val="000000"/>
            <w:kern w:val="0"/>
            <w:lang w:eastAsia="en-GB"/>
            <w14:ligatures w14:val="none"/>
          </w:rPr>
          <w:t xml:space="preserve">Ρατζνάθ</w:t>
        </w:r>
      </w:ins>
      <w:commentRangeEnd w:id="263"/>
      <w:r>
        <w:commentReference w:id="263"/>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Σινγκ</w:t>
      </w:r>
      <w:proofErr w:type="spellEnd"/>
      <w:r w:rsidRPr="00021283">
        <w:rPr>
          <w:rFonts w:eastAsia="Times New Roman" w:cstheme="minorHAnsi"/>
          <w:color w:val="000000"/>
          <w:kern w:val="0"/>
          <w:lang w:eastAsia="en-GB"/>
          <w14:ligatures w14:val="none"/>
        </w:rPr>
        <w:t xml:space="preserve">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w:t>
      </w:r>
      <w:proofErr w:type="spellStart"/>
      <w:r w:rsidRPr="00021283">
        <w:rPr>
          <w:rFonts w:eastAsia="Times New Roman" w:cstheme="minorHAnsi"/>
          <w:color w:val="000000"/>
          <w:kern w:val="0"/>
          <w:lang w:eastAsia="en-GB"/>
          <w14:ligatures w14:val="none"/>
        </w:rPr>
        <w:t>οικοδομήθηκε</w:t>
      </w:r>
      <w:proofErr w:type="spellEnd"/>
      <w:r w:rsidRPr="00021283">
        <w:rPr>
          <w:rFonts w:eastAsia="Times New Roman" w:cstheme="minorHAnsi"/>
          <w:color w:val="000000"/>
          <w:kern w:val="0"/>
          <w:lang w:eastAsia="en-GB"/>
          <w14:ligatures w14:val="none"/>
        </w:rPr>
        <w:t xml:space="preserve">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w:t>
      </w:r>
      <w:proofErr w:type="spellStart"/>
      <w:commentRangeStart w:id="264"/>
      <w:del w:id="528" w:author="ProofreadAI" w:date="2026-02-23T15:51:42.322780Z">
        <w:r>
          <w:rPr>
            <w:rFonts w:eastAsia="Times New Roman" w:cstheme="minorHAnsi"/>
            <w:color w:val="000000"/>
            <w:kern w:val="0"/>
            <w:lang w:eastAsia="en-GB"/>
            <w14:ligatures w14:val="none"/>
          </w:rPr>
          <w:delText xml:space="preserve">Λαντάκ</w:delText>
        </w:r>
      </w:del>
      <w:ins w:id="529" w:author="ProofreadAI" w:date="2026-02-23T15:51:42.322780Z">
        <w:r>
          <w:rPr>
            <w:rFonts w:eastAsia="Times New Roman" w:cstheme="minorHAnsi"/>
            <w:color w:val="000000"/>
            <w:kern w:val="0"/>
            <w:lang w:eastAsia="en-GB"/>
            <w14:ligatures w14:val="none"/>
          </w:rPr>
          <w:t xml:space="preserve">Λάντακ</w:t>
        </w:r>
      </w:ins>
      <w:commentRangeEnd w:id="264"/>
      <w:r>
        <w:commentReference w:id="264"/>
      </w:r>
      <w:proofErr w:type="spellEnd"/>
      <w:r w:rsidRPr="00021283">
        <w:rPr>
          <w:rFonts w:eastAsia="Times New Roman" w:cstheme="minorHAnsi"/>
          <w:color w:val="000000"/>
          <w:kern w:val="0"/>
          <w:lang w:eastAsia="en-GB"/>
          <w14:ligatures w14:val="none"/>
        </w:rPr>
        <w:t xml:space="preserve">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w:t>
      </w:r>
      <w:proofErr w:type="spellStart"/>
      <w:r w:rsidRPr="00021283">
        <w:rPr>
          <w:rFonts w:eastAsia="Times New Roman" w:cstheme="minorHAnsi"/>
          <w:color w:val="000000"/>
          <w:kern w:val="0"/>
          <w:lang w:eastAsia="en-GB"/>
          <w14:ligatures w14:val="none"/>
        </w:rPr>
        <w:t>πλατφορμών</w:t>
      </w:r>
      <w:proofErr w:type="spellEnd"/>
      <w:r w:rsidRPr="00021283">
        <w:rPr>
          <w:rFonts w:eastAsia="Times New Roman" w:cstheme="minorHAnsi"/>
          <w:color w:val="000000"/>
          <w:kern w:val="0"/>
          <w:lang w:eastAsia="en-GB"/>
          <w14:ligatures w14:val="none"/>
        </w:rPr>
        <w:t>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w:t>
      </w:r>
      <w:proofErr w:type="spellStart"/>
      <w:r w:rsidRPr="00021283">
        <w:rPr>
          <w:rFonts w:eastAsia="Times New Roman" w:cstheme="minorHAnsi"/>
          <w:color w:val="000000"/>
          <w:kern w:val="0"/>
          <w:lang w:eastAsia="en-GB"/>
          <w14:ligatures w14:val="none"/>
        </w:rPr>
        <w:t>Atmanirbhar</w:t>
      </w:r>
      <w:proofErr w:type="spellEnd"/>
      <w:r w:rsidRPr="00021283">
        <w:rPr>
          <w:rFonts w:eastAsia="Times New Roman" w:cstheme="minorHAnsi"/>
          <w:color w:val="000000"/>
          <w:kern w:val="0"/>
          <w:lang w:eastAsia="en-GB"/>
          <w14:ligatures w14:val="none"/>
        </w:rPr>
        <w:t xml:space="preserve">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ρωσοϊνδική</w:t>
      </w:r>
      <w:proofErr w:type="spellEnd"/>
      <w:r w:rsidRPr="00021283">
        <w:rPr>
          <w:rFonts w:eastAsia="Times New Roman" w:cstheme="minorHAnsi"/>
          <w:color w:val="000000"/>
          <w:kern w:val="0"/>
          <w:lang w:eastAsia="en-GB"/>
          <w14:ligatures w14:val="none"/>
        </w:rPr>
        <w:t xml:space="preserve">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εμβάθυνση της </w:t>
      </w:r>
      <w:proofErr w:type="spellStart"/>
      <w:r w:rsidRPr="00021283">
        <w:rPr>
          <w:rFonts w:eastAsia="Times New Roman" w:cstheme="minorHAnsi"/>
          <w:color w:val="000000"/>
          <w:kern w:val="0"/>
          <w:lang w:eastAsia="en-GB"/>
          <w14:ligatures w14:val="none"/>
        </w:rPr>
        <w:t>ρωσοϊνδικής</w:t>
      </w:r>
      <w:proofErr w:type="spellEnd"/>
      <w:r w:rsidRPr="00021283">
        <w:rPr>
          <w:rFonts w:eastAsia="Times New Roman" w:cstheme="minorHAnsi"/>
          <w:color w:val="000000"/>
          <w:kern w:val="0"/>
          <w:lang w:eastAsia="en-GB"/>
          <w14:ligatures w14:val="none"/>
        </w:rPr>
        <w:t xml:space="preserve"> συνεργασίας αποκτά ιδιαίτερη σημασία στο διεθνές πλαίσιο </w:t>
      </w:r>
      <w:commentRangeStart w:id="265"/>
      <w:del w:id="530" w:author="ProofreadAI" w:date="2026-02-23T15:51:42.322780Z">
        <w:r>
          <w:rPr>
            <w:rFonts w:eastAsia="Times New Roman" w:cstheme="minorHAnsi"/>
            <w:color w:val="000000"/>
            <w:kern w:val="0"/>
            <w:lang w:eastAsia="en-GB"/>
            <w14:ligatures w14:val="none"/>
          </w:rPr>
          <w:delText xml:space="preserve">της μετά-ουκρανικής σύγκρουσης περιόδου</w:delText>
        </w:r>
      </w:del>
      <w:ins w:id="531" w:author="ProofreadAI" w:date="2026-02-23T15:51:42.322780Z">
        <w:r>
          <w:rPr>
            <w:rFonts w:eastAsia="Times New Roman" w:cstheme="minorHAnsi"/>
            <w:color w:val="000000"/>
            <w:kern w:val="0"/>
            <w:lang w:eastAsia="en-GB"/>
            <w14:ligatures w14:val="none"/>
          </w:rPr>
          <w:t xml:space="preserve">της περιόδου μετά την ουκρανική σύγκρουση</w:t>
        </w:r>
      </w:ins>
      <w:commentRangeEnd w:id="265"/>
      <w:r>
        <w:commentReference w:id="265"/>
      </w:r>
      <w:r>
        <w:rPr>
          <w:rFonts w:eastAsia="Times New Roman" w:cstheme="minorHAnsi"/>
          <w:color w:val="000000"/>
          <w:kern w:val="0"/>
          <w:lang w:eastAsia="en-GB"/>
          <w14:ligatures w14:val="none"/>
        </w:rPr>
        <w:t xml:space="preserve">.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 xml:space="preserve">Καζακστάν, </w:t>
      </w:r>
      <w:proofErr w:type="spellStart"/>
      <w:r w:rsidRPr="00021283">
        <w:rPr>
          <w:rFonts w:cstheme="minorHAnsi"/>
          <w:kern w:val="0"/>
        </w:rPr>
        <w:t>Κιργιστάν</w:t>
      </w:r>
      <w:proofErr w:type="spellEnd"/>
      <w:r w:rsidRPr="00021283">
        <w:rPr>
          <w:rFonts w:cstheme="minorHAnsi"/>
          <w:kern w:val="0"/>
        </w:rPr>
        <w:t>,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commentRangeStart w:id="266"/>
      <w:del w:id="532" w:author="ProofreadAI" w:date="2026-02-23T15:51:42.322780Z">
        <w:r>
          <w:rPr>
            <w:rFonts w:cstheme="minorHAnsi"/>
            <w:color w:val="000000" w:themeColor="text1"/>
          </w:rPr>
          <w:delText xml:space="preserve">Πολυτεχνείου Κρήτης Εργαστήριο</w:delText>
        </w:r>
      </w:del>
      <w:ins w:id="533" w:author="ProofreadAI" w:date="2026-02-23T15:51:42.322780Z">
        <w:r>
          <w:rPr>
            <w:rFonts w:cstheme="minorHAnsi"/>
            <w:color w:val="000000" w:themeColor="text1"/>
          </w:rPr>
          <w:t xml:space="preserve">του Πολυτεχνείου Κρήτης, Εργαστήριο</w:t>
        </w:r>
      </w:ins>
      <w:commentRangeEnd w:id="266"/>
      <w:r>
        <w:commentReference w:id="266"/>
      </w:r>
      <w:r>
        <w:rPr>
          <w:rFonts w:cstheme="minorHAnsi"/>
          <w:color w:val="000000" w:themeColor="text1"/>
        </w:rPr>
        <w:t xml:space="preserve">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ετήσιο έλλειμμα του κρατικού προϋπολογισμού. Οι ΗΠΑ ξοδεύουν 37% ετησίως παραπάνω από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ότι εισπράττουν, καθώς τα έξοδα του ομοσπονδιακού κράτους λόγω </w:t>
      </w:r>
      <w:commentRangeStart w:id="267"/>
      <w:del w:id="534" w:author="ProofreadAI" w:date="2026-02-23T15:51:42.322780Z">
        <w:r>
          <w:rPr>
            <w:rFonts w:eastAsia="Times New Roman" w:cstheme="minorHAnsi"/>
            <w:color w:val="000000" w:themeColor="text1"/>
            <w:kern w:val="0"/>
            <w:lang w:val="en-US" w:eastAsia="en-GB"/>
            <w14:ligatures w14:val="none"/>
          </w:rPr>
          <w:delText xml:space="preserve">covid</w:delText>
        </w:r>
      </w:del>
      <w:ins w:id="535" w:author="ProofreadAI" w:date="2026-02-23T15:51:42.322780Z">
        <w:r>
          <w:rPr>
            <w:rFonts w:eastAsia="Times New Roman" w:cstheme="minorHAnsi"/>
            <w:color w:val="000000" w:themeColor="text1"/>
            <w:kern w:val="0"/>
            <w:lang w:val="en-US" w:eastAsia="en-GB"/>
            <w14:ligatures w14:val="none"/>
          </w:rPr>
          <w:t xml:space="preserve">Covid</w:t>
        </w:r>
      </w:ins>
      <w:commentRangeEnd w:id="267"/>
      <w:r>
        <w:commentReference w:id="267"/>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w:t>
      </w:r>
      <w:commentRangeStart w:id="268"/>
      <w:del w:id="536" w:author="ProofreadAI" w:date="2026-02-23T15:51:42.322780Z">
        <w:r>
          <w:rPr>
            <w:rFonts w:eastAsia="Times New Roman" w:cstheme="minorHAnsi"/>
            <w:color w:val="000000" w:themeColor="text1"/>
            <w:kern w:val="0"/>
            <w:lang w:eastAsia="en-GB"/>
            <w14:ligatures w14:val="none"/>
          </w:rPr>
          <w:delText xml:space="preserve">$36 τρις</w:delText>
        </w:r>
      </w:del>
      <w:ins w:id="537" w:author="ProofreadAI" w:date="2026-02-23T15:51:42.322780Z">
        <w:r>
          <w:rPr>
            <w:rFonts w:eastAsia="Times New Roman" w:cstheme="minorHAnsi"/>
            <w:color w:val="000000" w:themeColor="text1"/>
            <w:kern w:val="0"/>
            <w:lang w:eastAsia="en-GB"/>
            <w14:ligatures w14:val="none"/>
          </w:rPr>
          <w:t xml:space="preserve">$36 τρις</w:t>
        </w:r>
      </w:ins>
      <w:commentRangeEnd w:id="268"/>
      <w:r>
        <w:commentReference w:id="268"/>
      </w:r>
      <w:r>
        <w:rPr>
          <w:rFonts w:eastAsia="Times New Roman" w:cstheme="minorHAnsi"/>
          <w:color w:val="000000" w:themeColor="text1"/>
          <w:kern w:val="0"/>
          <w:lang w:eastAsia="en-GB"/>
          <w14:ligatures w14:val="none"/>
        </w:rPr>
        <w:t xml:space="preserve">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w:t>
      </w:r>
      <w:commentRangeStart w:id="269"/>
      <w:del w:id="538" w:author="ProofreadAI" w:date="2026-02-23T15:51:42.322780Z">
        <w:r>
          <w:rPr>
            <w:rFonts w:eastAsia="Times New Roman" w:cstheme="minorHAnsi"/>
            <w:color w:val="000000" w:themeColor="text1"/>
            <w:kern w:val="0"/>
            <w:lang w:eastAsia="en-GB"/>
            <w14:ligatures w14:val="none"/>
          </w:rPr>
          <w:delText xml:space="preserve">$1,2 τρις</w:delText>
        </w:r>
      </w:del>
      <w:ins w:id="539" w:author="ProofreadAI" w:date="2026-02-23T15:51:42.322780Z">
        <w:r>
          <w:rPr>
            <w:rFonts w:eastAsia="Times New Roman" w:cstheme="minorHAnsi"/>
            <w:color w:val="000000" w:themeColor="text1"/>
            <w:kern w:val="0"/>
            <w:lang w:eastAsia="en-GB"/>
            <w14:ligatures w14:val="none"/>
          </w:rPr>
          <w:t xml:space="preserve">$1,2 τρις</w:t>
        </w:r>
      </w:ins>
      <w:commentRangeEnd w:id="269"/>
      <w:r>
        <w:commentReference w:id="269"/>
      </w:r>
      <w:r>
        <w:rPr>
          <w:rFonts w:eastAsia="Times New Roman" w:cstheme="minorHAnsi"/>
          <w:color w:val="000000" w:themeColor="text1"/>
          <w:kern w:val="0"/>
          <w:lang w:eastAsia="en-GB"/>
          <w14:ligatures w14:val="none"/>
        </w:rPr>
        <w:t xml:space="preserve"> ετησίως, αλλά </w:t>
      </w:r>
      <w:proofErr w:type="spellStart"/>
      <w:r w:rsidRPr="00021283">
        <w:rPr>
          <w:rFonts w:eastAsia="Times New Roman" w:cstheme="minorHAnsi"/>
          <w:color w:val="000000" w:themeColor="text1"/>
          <w:kern w:val="0"/>
          <w:lang w:eastAsia="en-GB"/>
          <w14:ligatures w14:val="none"/>
        </w:rPr>
        <w:t>αφαιρουμένου</w:t>
      </w:r>
      <w:proofErr w:type="spellEnd"/>
      <w:r w:rsidRPr="00021283">
        <w:rPr>
          <w:rFonts w:eastAsia="Times New Roman" w:cstheme="minorHAnsi"/>
          <w:color w:val="000000" w:themeColor="text1"/>
          <w:kern w:val="0"/>
          <w:lang w:eastAsia="en-GB"/>
          <w14:ligatures w14:val="none"/>
        </w:rPr>
        <w:t xml:space="preserve">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w:t>
      </w:r>
      <w:r w:rsidR="00A012F2">
        <w:rPr>
          <w:rFonts w:asciiTheme="minorHAnsi" w:hAnsiTheme="minorHAnsi" w:cstheme="minorHAnsi"/>
          <w:color w:val="000000"/>
        </w:rPr>
        <w:t xml:space="preserve"> </w:t>
      </w:r>
      <w:r w:rsidRPr="00021283">
        <w:rPr>
          <w:rFonts w:asciiTheme="minorHAnsi" w:hAnsiTheme="minorHAnsi" w:cstheme="minorHAnsi"/>
          <w:color w:val="000000"/>
        </w:rPr>
        <w:t>ΗΠΑ,</w:t>
      </w:r>
      <w:r w:rsidR="00A012F2">
        <w:rPr>
          <w:rFonts w:asciiTheme="minorHAnsi" w:hAnsiTheme="minorHAnsi" w:cstheme="minorHAnsi"/>
          <w:color w:val="000000"/>
        </w:rPr>
        <w:t xml:space="preserve"> </w:t>
      </w:r>
      <w:r w:rsidRPr="00021283">
        <w:rPr>
          <w:rFonts w:asciiTheme="minorHAnsi" w:hAnsiTheme="minorHAnsi" w:cstheme="minorHAnsi"/>
          <w:color w:val="000000"/>
        </w:rPr>
        <w:t>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να αποφεύγουν την </w:t>
      </w:r>
      <w:proofErr w:type="spellStart"/>
      <w:r w:rsidRPr="00021283">
        <w:rPr>
          <w:rStyle w:val="aa"/>
          <w:rFonts w:asciiTheme="minorHAnsi" w:eastAsiaTheme="majorEastAsia" w:hAnsiTheme="minorHAnsi" w:cstheme="minorHAnsi"/>
          <w:b w:val="0"/>
          <w:bCs w:val="0"/>
          <w:color w:val="000000"/>
        </w:rPr>
        <w:t>αναχρηματοδότηση</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w:t>
      </w:r>
      <w:r w:rsidR="00A012F2">
        <w:rPr>
          <w:rFonts w:asciiTheme="minorHAnsi" w:hAnsiTheme="minorHAnsi" w:cstheme="minorHAnsi"/>
          <w:color w:val="000000"/>
        </w:rPr>
        <w:t xml:space="preserve">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 xml:space="preserve">με αποτέλεσμα απότομη αύξηση των ομολογιακών επιτοκίων. </w:t>
      </w:r>
      <w:commentRangeStart w:id="270"/>
      <w:del w:id="540" w:author="ProofreadAI" w:date="2026-02-23T15:51:42.322780Z">
        <w:r>
          <w:rPr>
            <w:rFonts w:asciiTheme="minorHAnsi" w:hAnsiTheme="minorHAnsi" w:cstheme="minorHAnsi"/>
            <w:color w:val="000000"/>
          </w:rPr>
          <w:delText xml:space="preserve">Σε αυτή την στιγμή</w:delText>
        </w:r>
      </w:del>
      <w:ins w:id="541" w:author="ProofreadAI" w:date="2026-02-23T15:51:42.322780Z">
        <w:r>
          <w:rPr>
            <w:rFonts w:asciiTheme="minorHAnsi" w:hAnsiTheme="minorHAnsi" w:cstheme="minorHAnsi"/>
            <w:color w:val="000000"/>
          </w:rPr>
          <w:t xml:space="preserve">Σε αυτή τη στιγμή</w:t>
        </w:r>
      </w:ins>
      <w:commentRangeEnd w:id="270"/>
      <w:r>
        <w:commentReference w:id="270"/>
      </w:r>
      <w:r>
        <w:rPr>
          <w:rFonts w:asciiTheme="minorHAnsi" w:hAnsiTheme="minorHAnsi" w:cstheme="minorHAnsi"/>
          <w:color w:val="000000"/>
        </w:rPr>
        <w:t xml:space="preserve">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w:t>
      </w:r>
      <w:r w:rsidR="00A012F2">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rPr>
        <w:t>αποσταθεροποιήσει τις διεθνείς αγορές</w:t>
      </w:r>
      <w:r w:rsidRPr="00021283">
        <w:rPr>
          <w:rFonts w:asciiTheme="minorHAnsi" w:hAnsiTheme="minorHAnsi" w:cstheme="minorHAnsi"/>
          <w:color w:val="000000"/>
        </w:rPr>
        <w:t xml:space="preserve">,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w:t>
      </w:r>
      <w:proofErr w:type="spellStart"/>
      <w:r w:rsidRPr="00021283">
        <w:rPr>
          <w:rFonts w:asciiTheme="minorHAnsi" w:hAnsiTheme="minorHAnsi" w:cstheme="minorHAnsi"/>
          <w:color w:val="000000"/>
        </w:rPr>
        <w:t>διακράτησαν</w:t>
      </w:r>
      <w:proofErr w:type="spellEnd"/>
      <w:r w:rsidRPr="00021283">
        <w:rPr>
          <w:rFonts w:asciiTheme="minorHAnsi" w:hAnsiTheme="minorHAnsi" w:cstheme="minorHAnsi"/>
          <w:color w:val="000000"/>
        </w:rPr>
        <w:t xml:space="preserve">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 xml:space="preserve">είχαν ζημίες της τάξης του 45% σε σχέση με επενδύσεις σε </w:t>
      </w:r>
      <w:proofErr w:type="spellStart"/>
      <w:r w:rsidRPr="00021283">
        <w:rPr>
          <w:rStyle w:val="aa"/>
          <w:rFonts w:asciiTheme="minorHAnsi" w:eastAsiaTheme="majorEastAsia" w:hAnsiTheme="minorHAnsi" w:cstheme="minorHAnsi"/>
          <w:b w:val="0"/>
          <w:bCs w:val="0"/>
          <w:color w:val="000000"/>
        </w:rPr>
        <w:t>δολαριακά</w:t>
      </w:r>
      <w:proofErr w:type="spellEnd"/>
      <w:r w:rsidRPr="00021283">
        <w:rPr>
          <w:rStyle w:val="aa"/>
          <w:rFonts w:asciiTheme="minorHAnsi" w:eastAsiaTheme="majorEastAsia" w:hAnsiTheme="minorHAnsi" w:cstheme="minorHAnsi"/>
          <w:b w:val="0"/>
          <w:bCs w:val="0"/>
          <w:color w:val="000000"/>
        </w:rPr>
        <w:t xml:space="preserve">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 xml:space="preserve">Είναι </w:t>
      </w:r>
      <w:commentRangeStart w:id="271"/>
      <w:del w:id="542" w:author="ProofreadAI" w:date="2026-02-23T15:51:42.322780Z">
        <w:r>
          <w:rPr>
            <w:rStyle w:val="aa"/>
            <w:rFonts w:asciiTheme="minorHAnsi" w:eastAsiaTheme="majorEastAsia" w:hAnsiTheme="minorHAnsi" w:cstheme="minorHAnsi"/>
            <w:b w:val="0"/>
            <w:bCs w:val="0"/>
            <w:color w:val="000000"/>
          </w:rPr>
          <w:delText xml:space="preserve">ευχή</w:delText>
        </w:r>
      </w:del>
      <w:ins w:id="543" w:author="ProofreadAI" w:date="2026-02-23T15:51:42.322780Z">
        <w:r>
          <w:rPr>
            <w:rStyle w:val="aa"/>
            <w:rFonts w:asciiTheme="minorHAnsi" w:eastAsiaTheme="majorEastAsia" w:hAnsiTheme="minorHAnsi" w:cstheme="minorHAnsi"/>
            <w:b w:val="0"/>
            <w:bCs w:val="0"/>
            <w:color w:val="000000"/>
          </w:rPr>
          <w:t xml:space="preserve">ευτύχημα</w:t>
        </w:r>
      </w:ins>
      <w:commentRangeEnd w:id="271"/>
      <w:r>
        <w:commentReference w:id="271"/>
      </w:r>
      <w:r>
        <w:rPr>
          <w:rStyle w:val="aa"/>
          <w:rFonts w:asciiTheme="minorHAnsi" w:eastAsiaTheme="majorEastAsia" w:hAnsiTheme="minorHAnsi" w:cstheme="minorHAnsi"/>
          <w:b w:val="0"/>
          <w:bCs w:val="0"/>
          <w:color w:val="000000"/>
        </w:rPr>
        <w:t xml:space="preserve">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w:t>
      </w:r>
      <w:commentRangeStart w:id="272"/>
      <w:del w:id="544" w:author="ProofreadAI" w:date="2026-02-23T15:51:42.322780Z">
        <w:r>
          <w:rPr>
            <w:rFonts w:asciiTheme="minorHAnsi" w:hAnsiTheme="minorHAnsi" w:cstheme="minorHAnsi"/>
            <w:color w:val="000000"/>
          </w:rPr>
          <w:delText xml:space="preserve">3,4 τρις $</w:delText>
        </w:r>
      </w:del>
      <w:ins w:id="545" w:author="ProofreadAI" w:date="2026-02-23T15:51:42.322780Z">
        <w:r>
          <w:rPr>
            <w:rFonts w:asciiTheme="minorHAnsi" w:hAnsiTheme="minorHAnsi" w:cstheme="minorHAnsi"/>
            <w:color w:val="000000"/>
          </w:rPr>
          <w:t xml:space="preserve">3,4 τρις $</w:t>
        </w:r>
      </w:ins>
      <w:commentRangeEnd w:id="272"/>
      <w:r>
        <w:commentReference w:id="272"/>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w:t>
      </w:r>
      <w:commentRangeStart w:id="273"/>
      <w:del w:id="546" w:author="ProofreadAI" w:date="2026-02-23T15:51:42.322780Z">
        <w:r>
          <w:rPr>
            <w:rFonts w:asciiTheme="minorHAnsi" w:hAnsiTheme="minorHAnsi" w:cstheme="minorHAnsi"/>
            <w:color w:val="000000"/>
          </w:rPr>
          <w:delText xml:space="preserve">18 τρις</w:delText>
        </w:r>
      </w:del>
      <w:ins w:id="547" w:author="ProofreadAI" w:date="2026-02-23T15:51:42.322780Z">
        <w:r>
          <w:rPr>
            <w:rFonts w:asciiTheme="minorHAnsi" w:hAnsiTheme="minorHAnsi" w:cstheme="minorHAnsi"/>
            <w:color w:val="000000"/>
          </w:rPr>
          <w:t xml:space="preserve">18 τρις</w:t>
        </w:r>
      </w:ins>
      <w:commentRangeEnd w:id="273"/>
      <w:r>
        <w:commentReference w:id="273"/>
      </w:r>
      <w:r>
        <w:rPr>
          <w:rFonts w:asciiTheme="minorHAnsi" w:hAnsiTheme="minorHAnsi" w:cstheme="minorHAnsi"/>
          <w:color w:val="000000"/>
        </w:rPr>
        <w:t xml:space="preserve">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w:t>
      </w:r>
      <w:proofErr w:type="spellStart"/>
      <w:r w:rsidRPr="00021283">
        <w:rPr>
          <w:rFonts w:asciiTheme="minorHAnsi" w:hAnsiTheme="minorHAnsi" w:cstheme="minorHAnsi"/>
          <w:color w:val="000000"/>
        </w:rPr>
        <w:t>Tax</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Cuts</w:t>
      </w:r>
      <w:proofErr w:type="spellEnd"/>
      <w:r w:rsidRPr="00021283">
        <w:rPr>
          <w:rFonts w:asciiTheme="minorHAnsi" w:hAnsiTheme="minorHAnsi" w:cstheme="minorHAnsi"/>
          <w:color w:val="000000"/>
        </w:rPr>
        <w:t xml:space="preserve"> and </w:t>
      </w:r>
      <w:proofErr w:type="spellStart"/>
      <w:r w:rsidRPr="00021283">
        <w:rPr>
          <w:rFonts w:asciiTheme="minorHAnsi" w:hAnsiTheme="minorHAnsi" w:cstheme="minorHAnsi"/>
          <w:color w:val="000000"/>
        </w:rPr>
        <w:t>Jobs</w:t>
      </w:r>
      <w:proofErr w:type="spellEnd"/>
      <w:r w:rsidRPr="00021283">
        <w:rPr>
          <w:rFonts w:asciiTheme="minorHAnsi" w:hAnsiTheme="minorHAnsi" w:cstheme="minorHAnsi"/>
          <w:color w:val="000000"/>
        </w:rPr>
        <w:t xml:space="preserve"> Act - TCJA). Επιπλέον, ο νέος νόμος περιλαμβάνει νέες εκπτώσεις στο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w:t>
      </w:r>
      <w:proofErr w:type="spellStart"/>
      <w:r w:rsidRPr="00021283">
        <w:rPr>
          <w:rFonts w:asciiTheme="minorHAnsi" w:hAnsiTheme="minorHAnsi" w:cstheme="minorHAnsi"/>
          <w:color w:val="000000"/>
        </w:rPr>
        <w:t>Medicaid</w:t>
      </w:r>
      <w:proofErr w:type="spellEnd"/>
      <w:r w:rsidRPr="00021283">
        <w:rPr>
          <w:rFonts w:asciiTheme="minorHAnsi" w:hAnsiTheme="minorHAnsi" w:cstheme="minorHAnsi"/>
          <w:color w:val="000000"/>
        </w:rPr>
        <w:t>,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ρυθμό αύξησης του δημόσιου δανεισμού σε </w:t>
      </w:r>
      <w:commentRangeStart w:id="274"/>
      <w:del w:id="548" w:author="ProofreadAI" w:date="2026-02-23T15:51:42.322780Z">
        <w:r>
          <w:rPr>
            <w:rFonts w:asciiTheme="minorHAnsi" w:hAnsiTheme="minorHAnsi" w:cstheme="minorHAnsi"/>
            <w:color w:val="000000"/>
          </w:rPr>
          <w:delText xml:space="preserve">3,4 τρις $</w:delText>
        </w:r>
      </w:del>
      <w:ins w:id="549" w:author="ProofreadAI" w:date="2026-02-23T15:51:42.322780Z">
        <w:r>
          <w:rPr>
            <w:rFonts w:asciiTheme="minorHAnsi" w:hAnsiTheme="minorHAnsi" w:cstheme="minorHAnsi"/>
            <w:color w:val="000000"/>
          </w:rPr>
          <w:t xml:space="preserve">3,4 τρις $</w:t>
        </w:r>
      </w:ins>
      <w:commentRangeEnd w:id="274"/>
      <w:r>
        <w:commentReference w:id="274"/>
      </w:r>
      <w:r>
        <w:rPr>
          <w:rFonts w:asciiTheme="minorHAnsi" w:hAnsiTheme="minorHAnsi" w:cstheme="minorHAnsi"/>
          <w:color w:val="000000"/>
        </w:rPr>
        <w:t xml:space="preserve"> στην </w:t>
      </w:r>
      <w:commentRangeStart w:id="275"/>
      <w:del w:id="550" w:author="ProofreadAI" w:date="2026-02-23T15:51:42.322780Z">
        <w:r>
          <w:rPr>
            <w:rFonts w:asciiTheme="minorHAnsi" w:hAnsiTheme="minorHAnsi" w:cstheme="minorHAnsi"/>
            <w:color w:val="000000"/>
          </w:rPr>
          <w:delText xml:space="preserve">επομένη</w:delText>
        </w:r>
      </w:del>
      <w:ins w:id="551" w:author="ProofreadAI" w:date="2026-02-23T15:51:42.322780Z">
        <w:r>
          <w:rPr>
            <w:rFonts w:asciiTheme="minorHAnsi" w:hAnsiTheme="minorHAnsi" w:cstheme="minorHAnsi"/>
            <w:color w:val="000000"/>
          </w:rPr>
          <w:t xml:space="preserve">επόμενη</w:t>
        </w:r>
      </w:ins>
      <w:commentRangeEnd w:id="275"/>
      <w:r>
        <w:commentReference w:id="275"/>
      </w:r>
      <w:r>
        <w:rPr>
          <w:rFonts w:asciiTheme="minorHAnsi" w:hAnsiTheme="minorHAnsi" w:cstheme="minorHAnsi"/>
          <w:color w:val="000000"/>
        </w:rPr>
        <w:t xml:space="preserve"> δεκαετία από </w:t>
      </w:r>
      <w:commentRangeStart w:id="276"/>
      <w:del w:id="552" w:author="ProofreadAI" w:date="2026-02-23T15:51:42.322780Z">
        <w:r>
          <w:rPr>
            <w:rFonts w:asciiTheme="minorHAnsi" w:hAnsiTheme="minorHAnsi" w:cstheme="minorHAnsi"/>
            <w:color w:val="000000"/>
          </w:rPr>
          <w:delText xml:space="preserve">18 τρις $</w:delText>
        </w:r>
      </w:del>
      <w:ins w:id="553" w:author="ProofreadAI" w:date="2026-02-23T15:51:42.322780Z">
        <w:r>
          <w:rPr>
            <w:rFonts w:asciiTheme="minorHAnsi" w:hAnsiTheme="minorHAnsi" w:cstheme="minorHAnsi"/>
            <w:color w:val="000000"/>
          </w:rPr>
          <w:t xml:space="preserve">18 τρις $</w:t>
        </w:r>
      </w:ins>
      <w:commentRangeEnd w:id="276"/>
      <w:r>
        <w:commentReference w:id="276"/>
      </w:r>
      <w:r>
        <w:rPr>
          <w:rFonts w:asciiTheme="minorHAnsi" w:hAnsiTheme="minorHAnsi" w:cstheme="minorHAnsi"/>
          <w:color w:val="000000"/>
        </w:rPr>
        <w:t xml:space="preserve"> που αυξήθηκε στην προηγούμενη δεκαετία. Η μείωση των δαπανών του κράτους εξαιτίας της μείωσης του δανεισμού σε σχέση με το παρελθόν, </w:t>
      </w:r>
      <w:proofErr w:type="spellStart"/>
      <w:r w:rsidRPr="00021283">
        <w:rPr>
          <w:rFonts w:asciiTheme="minorHAnsi" w:hAnsiTheme="minorHAnsi" w:cstheme="minorHAnsi"/>
          <w:color w:val="000000"/>
        </w:rPr>
        <w:t>προσδοκάται</w:t>
      </w:r>
      <w:proofErr w:type="spellEnd"/>
      <w:r w:rsidRPr="00021283">
        <w:rPr>
          <w:rFonts w:asciiTheme="minorHAnsi" w:hAnsiTheme="minorHAnsi" w:cstheme="minorHAnsi"/>
          <w:color w:val="000000"/>
        </w:rPr>
        <w:t xml:space="preserve"> ότι θα αναπληρωθεί από τις αυξημένες επενδυτικές δαπάνες των</w:t>
      </w:r>
      <w:r w:rsidR="00A012F2">
        <w:rPr>
          <w:rFonts w:asciiTheme="minorHAnsi" w:hAnsiTheme="minorHAnsi" w:cstheme="minorHAnsi"/>
          <w:color w:val="000000"/>
        </w:rPr>
        <w:t xml:space="preserve"> </w:t>
      </w:r>
      <w:r w:rsidRPr="00021283">
        <w:rPr>
          <w:rFonts w:asciiTheme="minorHAnsi" w:hAnsiTheme="minorHAnsi" w:cstheme="minorHAnsi"/>
          <w:color w:val="000000"/>
        </w:rPr>
        <w:t>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w:t>
      </w:r>
      <w:r w:rsidR="00A012F2">
        <w:rPr>
          <w:rFonts w:asciiTheme="minorHAnsi" w:hAnsiTheme="minorHAnsi" w:cstheme="minorHAnsi"/>
          <w:color w:val="000000"/>
        </w:rPr>
        <w:t xml:space="preserve"> </w:t>
      </w:r>
      <w:r w:rsidRPr="00021283">
        <w:rPr>
          <w:rFonts w:asciiTheme="minorHAnsi" w:hAnsiTheme="minorHAnsi" w:cstheme="minorHAnsi"/>
          <w:color w:val="000000"/>
        </w:rPr>
        <w:t>«όμορφος»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 xml:space="preserve">Ο εμπορικός διάδρομος </w:t>
      </w:r>
      <w:proofErr w:type="spellStart"/>
      <w:r w:rsidRPr="00021283">
        <w:rPr>
          <w:rFonts w:cstheme="minorHAnsi"/>
          <w:b/>
          <w:bCs/>
          <w:lang w:eastAsia="en-GB"/>
        </w:rPr>
        <w:t>Zangezur</w:t>
      </w:r>
      <w:proofErr w:type="spellEnd"/>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έχει αναδειχθεί σε έναν από τους πλέον κρίσιμους </w:t>
      </w:r>
      <w:proofErr w:type="spellStart"/>
      <w:r w:rsidRPr="00021283">
        <w:rPr>
          <w:rFonts w:eastAsia="Times New Roman" w:cstheme="minorHAnsi"/>
          <w:color w:val="000000"/>
          <w:kern w:val="0"/>
          <w:lang w:eastAsia="en-GB"/>
          <w14:ligatures w14:val="none"/>
        </w:rPr>
        <w:t>γεωστρατηγικούς</w:t>
      </w:r>
      <w:proofErr w:type="spellEnd"/>
      <w:r w:rsidRPr="00021283">
        <w:rPr>
          <w:rFonts w:eastAsia="Times New Roman" w:cstheme="minorHAnsi"/>
          <w:color w:val="000000"/>
          <w:kern w:val="0"/>
          <w:lang w:eastAsia="en-GB"/>
          <w14:ligatures w14:val="none"/>
        </w:rPr>
        <w:t xml:space="preserve">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w:t>
      </w:r>
      <w:proofErr w:type="spellStart"/>
      <w:r w:rsidRPr="00021283">
        <w:rPr>
          <w:rFonts w:eastAsia="Times New Roman" w:cstheme="minorHAnsi"/>
          <w:color w:val="000000"/>
          <w:kern w:val="0"/>
          <w:lang w:eastAsia="en-GB"/>
          <w14:ligatures w14:val="none"/>
        </w:rPr>
        <w:t>πολυεπίπεδη</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w:t>
      </w:r>
      <w:proofErr w:type="spellStart"/>
      <w:r w:rsidRPr="00021283">
        <w:rPr>
          <w:rFonts w:eastAsia="Times New Roman" w:cstheme="minorHAnsi"/>
          <w:color w:val="000000"/>
          <w:kern w:val="0"/>
          <w:lang w:eastAsia="en-GB"/>
          <w14:ligatures w14:val="none"/>
        </w:rPr>
        <w:t>Ναγκόρνο-Καραμπάχ</w:t>
      </w:r>
      <w:proofErr w:type="spellEnd"/>
      <w:r w:rsidRPr="00021283">
        <w:rPr>
          <w:rFonts w:eastAsia="Times New Roman" w:cstheme="minorHAnsi"/>
          <w:color w:val="000000"/>
          <w:kern w:val="0"/>
          <w:lang w:eastAsia="en-GB"/>
          <w14:ligatures w14:val="none"/>
        </w:rPr>
        <w:t>.</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w:t>
      </w:r>
      <w:proofErr w:type="spellStart"/>
      <w:r w:rsidRPr="00021283">
        <w:rPr>
          <w:rFonts w:eastAsia="Times New Roman" w:cstheme="minorHAnsi"/>
          <w:color w:val="000000"/>
          <w:kern w:val="0"/>
          <w:lang w:eastAsia="en-GB"/>
          <w14:ligatures w14:val="none"/>
        </w:rPr>
        <w:t>Syunik</w:t>
      </w:r>
      <w:proofErr w:type="spellEnd"/>
      <w:r w:rsidRPr="00021283">
        <w:rPr>
          <w:rFonts w:eastAsia="Times New Roman" w:cstheme="minorHAnsi"/>
          <w:color w:val="000000"/>
          <w:kern w:val="0"/>
          <w:lang w:eastAsia="en-GB"/>
          <w14:ligatures w14:val="none"/>
        </w:rPr>
        <w:t xml:space="preserve">,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w:t>
      </w:r>
      <w:proofErr w:type="spellStart"/>
      <w:r w:rsidRPr="00021283">
        <w:rPr>
          <w:rFonts w:eastAsia="Times New Roman" w:cstheme="minorHAnsi"/>
          <w:color w:val="000000"/>
          <w:kern w:val="0"/>
          <w:lang w:eastAsia="en-GB"/>
          <w14:ligatures w14:val="none"/>
        </w:rPr>
        <w:t>Καυκασία</w:t>
      </w:r>
      <w:proofErr w:type="spellEnd"/>
      <w:r w:rsidRPr="00021283">
        <w:rPr>
          <w:rFonts w:eastAsia="Times New Roman" w:cstheme="minorHAnsi"/>
          <w:color w:val="000000"/>
          <w:kern w:val="0"/>
          <w:lang w:eastAsia="en-GB"/>
          <w14:ligatures w14:val="none"/>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οικονομική σημασία δεν είναι τόσο σημαντική όσο είναι 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σημασία του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w:t>
      </w:r>
      <w:commentRangeStart w:id="277"/>
      <w:del w:id="554" w:author="ProofreadAI" w:date="2026-02-23T15:51:42.322780Z">
        <w:r>
          <w:rPr>
            <w:rFonts w:eastAsia="Times New Roman" w:cstheme="minorHAnsi"/>
            <w:color w:val="000000"/>
            <w:kern w:val="0"/>
            <w:lang w:eastAsia="en-GB"/>
            <w14:ligatures w14:val="none"/>
          </w:rPr>
          <w:delText xml:space="preserve">το βόρειό του διάδρομο</w:delText>
        </w:r>
      </w:del>
      <w:ins w:id="555" w:author="ProofreadAI" w:date="2026-02-23T15:51:42.322780Z">
        <w:r>
          <w:rPr>
            <w:rFonts w:eastAsia="Times New Roman" w:cstheme="minorHAnsi"/>
            <w:color w:val="000000"/>
            <w:kern w:val="0"/>
            <w:lang w:eastAsia="en-GB"/>
            <w14:ligatures w14:val="none"/>
          </w:rPr>
          <w:t xml:space="preserve">τον βόρειο διάδρομό του</w:t>
        </w:r>
      </w:ins>
      <w:commentRangeEnd w:id="277"/>
      <w:r>
        <w:commentReference w:id="277"/>
      </w:r>
      <w:r>
        <w:rPr>
          <w:rFonts w:eastAsia="Times New Roman" w:cstheme="minorHAnsi"/>
          <w:color w:val="000000"/>
          <w:kern w:val="0"/>
          <w:lang w:eastAsia="en-GB"/>
          <w14:ligatures w14:val="none"/>
        </w:rPr>
        <w:t xml:space="preserve"> προς τον Καύκασο και την Ευρώπη, θα μειώσει τον στρατηγικό ρόλο του Ιράν ως διαμετακομιστικού κόμβου ενέργειας και εμπορίου, και θα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αυξήσει τη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w:t>
      </w:r>
      <w:proofErr w:type="spellStart"/>
      <w:r w:rsidRPr="00021283">
        <w:rPr>
          <w:rFonts w:eastAsia="Times New Roman" w:cstheme="minorHAnsi"/>
          <w:color w:val="000000"/>
          <w:kern w:val="0"/>
          <w:lang w:eastAsia="en-GB"/>
          <w14:ligatures w14:val="none"/>
        </w:rPr>
        <w:t>Ιλχάμ</w:t>
      </w:r>
      <w:proofErr w:type="spellEnd"/>
      <w:r w:rsidRPr="00021283">
        <w:rPr>
          <w:rFonts w:eastAsia="Times New Roman" w:cstheme="minorHAnsi"/>
          <w:color w:val="000000"/>
          <w:kern w:val="0"/>
          <w:lang w:eastAsia="en-GB"/>
          <w14:ligatures w14:val="none"/>
        </w:rPr>
        <w:t xml:space="preserve"> </w:t>
      </w:r>
      <w:commentRangeStart w:id="278"/>
      <w:del w:id="556" w:author="ProofreadAI" w:date="2026-02-23T15:51:42.322780Z">
        <w:r>
          <w:rPr>
            <w:rFonts w:eastAsia="Times New Roman" w:cstheme="minorHAnsi"/>
            <w:color w:val="000000"/>
            <w:kern w:val="0"/>
            <w:lang w:eastAsia="en-GB"/>
            <w14:ligatures w14:val="none"/>
          </w:rPr>
          <w:delText xml:space="preserve">Αλίγιεφ</w:delText>
        </w:r>
      </w:del>
      <w:ins w:id="557" w:author="ProofreadAI" w:date="2026-02-23T15:51:42.322780Z">
        <w:r>
          <w:rPr>
            <w:rFonts w:eastAsia="Times New Roman" w:cstheme="minorHAnsi"/>
            <w:color w:val="000000"/>
            <w:kern w:val="0"/>
            <w:lang w:eastAsia="en-GB"/>
            <w14:ligatures w14:val="none"/>
          </w:rPr>
          <w:t xml:space="preserve">Αλίεφ</w:t>
        </w:r>
      </w:ins>
      <w:commentRangeEnd w:id="278"/>
      <w:r>
        <w:commentReference w:id="278"/>
      </w:r>
      <w:r>
        <w:rPr>
          <w:rFonts w:eastAsia="Times New Roman" w:cstheme="minorHAnsi"/>
          <w:color w:val="000000"/>
          <w:kern w:val="0"/>
          <w:lang w:eastAsia="en-GB"/>
          <w14:ligatures w14:val="none"/>
        </w:rPr>
        <w:t xml:space="preserve">,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w:t>
      </w:r>
      <w:proofErr w:type="spellStart"/>
      <w:commentRangeStart w:id="279"/>
      <w:del w:id="558" w:author="ProofreadAI" w:date="2026-02-23T15:51:42.322780Z">
        <w:r>
          <w:rPr>
            <w:rFonts w:eastAsia="Times New Roman" w:cstheme="minorHAnsi"/>
            <w:color w:val="000000"/>
            <w:kern w:val="0"/>
            <w:lang w:eastAsia="en-GB"/>
            <w14:ligatures w14:val="none"/>
          </w:rPr>
          <w:delText xml:space="preserve">Ναχτσιβάν</w:delText>
        </w:r>
      </w:del>
      <w:ins w:id="559" w:author="ProofreadAI" w:date="2026-02-23T15:51:42.322780Z">
        <w:r>
          <w:rPr>
            <w:rFonts w:eastAsia="Times New Roman" w:cstheme="minorHAnsi"/>
            <w:color w:val="000000"/>
            <w:kern w:val="0"/>
            <w:lang w:eastAsia="en-GB"/>
            <w14:ligatures w14:val="none"/>
          </w:rPr>
          <w:t xml:space="preserve">Ναχτσιβάν</w:t>
        </w:r>
      </w:ins>
      <w:commentRangeEnd w:id="279"/>
      <w:r>
        <w:commentReference w:id="279"/>
      </w:r>
      <w:proofErr w:type="spellEnd"/>
      <w:r w:rsidRPr="00021283">
        <w:rPr>
          <w:rFonts w:eastAsia="Times New Roman" w:cstheme="minorHAnsi"/>
          <w:color w:val="000000"/>
          <w:kern w:val="0"/>
          <w:lang w:eastAsia="en-GB"/>
          <w14:ligatures w14:val="none"/>
        </w:rPr>
        <w:t xml:space="preserve">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συμμαχία Τουρκίας-Αζερμπαϊτζάν εδράζεται στην κοινή τους πολιτισμική και </w:t>
      </w:r>
      <w:proofErr w:type="spellStart"/>
      <w:r w:rsidRPr="00021283">
        <w:rPr>
          <w:rFonts w:eastAsia="Times New Roman" w:cstheme="minorHAnsi"/>
          <w:color w:val="000000"/>
          <w:kern w:val="0"/>
          <w:lang w:eastAsia="en-GB"/>
          <w14:ligatures w14:val="none"/>
        </w:rPr>
        <w:t>εθνοτική</w:t>
      </w:r>
      <w:proofErr w:type="spellEnd"/>
      <w:r w:rsidRPr="00021283">
        <w:rPr>
          <w:rFonts w:eastAsia="Times New Roman" w:cstheme="minorHAnsi"/>
          <w:color w:val="000000"/>
          <w:kern w:val="0"/>
          <w:lang w:eastAsia="en-GB"/>
          <w14:ligatures w14:val="none"/>
        </w:rPr>
        <w:t xml:space="preserve">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Ιράν θεωρεί τον Διάδρομο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w:t>
      </w:r>
      <w:proofErr w:type="spellStart"/>
      <w:r w:rsidRPr="00021283">
        <w:rPr>
          <w:rFonts w:eastAsia="Times New Roman" w:cstheme="minorHAnsi"/>
          <w:color w:val="000000"/>
          <w:kern w:val="0"/>
          <w:lang w:eastAsia="en-GB"/>
          <w14:ligatures w14:val="none"/>
        </w:rPr>
        <w:t>εθνοτικής</w:t>
      </w:r>
      <w:proofErr w:type="spellEnd"/>
      <w:r w:rsidRPr="00021283">
        <w:rPr>
          <w:rFonts w:eastAsia="Times New Roman" w:cstheme="minorHAnsi"/>
          <w:color w:val="000000"/>
          <w:kern w:val="0"/>
          <w:lang w:eastAsia="en-GB"/>
          <w14:ligatures w14:val="none"/>
        </w:rPr>
        <w:t xml:space="preserve">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w:t>
      </w:r>
      <w:proofErr w:type="spellStart"/>
      <w:r w:rsidRPr="00021283">
        <w:rPr>
          <w:rFonts w:eastAsia="Times New Roman" w:cstheme="minorHAnsi"/>
          <w:color w:val="000000"/>
          <w:kern w:val="0"/>
          <w:lang w:eastAsia="en-GB"/>
          <w14:ligatures w14:val="none"/>
        </w:rPr>
        <w:t>προκεχωρημένο</w:t>
      </w:r>
      <w:proofErr w:type="spellEnd"/>
      <w:r w:rsidRPr="00021283">
        <w:rPr>
          <w:rFonts w:eastAsia="Times New Roman" w:cstheme="minorHAnsi"/>
          <w:color w:val="000000"/>
          <w:kern w:val="0"/>
          <w:lang w:eastAsia="en-GB"/>
          <w14:ligatures w14:val="none"/>
        </w:rPr>
        <w:t xml:space="preserve">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πρέπει όμως να </w:t>
      </w:r>
      <w:proofErr w:type="spellStart"/>
      <w:r w:rsidRPr="00021283">
        <w:rPr>
          <w:rFonts w:eastAsia="Times New Roman" w:cstheme="minorHAnsi"/>
          <w:color w:val="000000"/>
          <w:kern w:val="0"/>
          <w:lang w:eastAsia="en-GB"/>
          <w14:ligatures w14:val="none"/>
        </w:rPr>
        <w:t>παραβλέπεται</w:t>
      </w:r>
      <w:proofErr w:type="spellEnd"/>
      <w:r w:rsidRPr="00021283">
        <w:rPr>
          <w:rFonts w:eastAsia="Times New Roman" w:cstheme="minorHAnsi"/>
          <w:color w:val="000000"/>
          <w:kern w:val="0"/>
          <w:lang w:eastAsia="en-GB"/>
          <w14:ligatures w14:val="none"/>
        </w:rPr>
        <w:t xml:space="preserve">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w:t>
      </w:r>
      <w:proofErr w:type="spellStart"/>
      <w:r w:rsidRPr="00021283">
        <w:rPr>
          <w:rFonts w:eastAsia="Times New Roman" w:cstheme="minorHAnsi"/>
          <w:color w:val="000000"/>
          <w:kern w:val="0"/>
          <w:lang w:eastAsia="en-GB"/>
          <w14:ligatures w14:val="none"/>
        </w:rPr>
        <w:t>εθνοτικών</w:t>
      </w:r>
      <w:proofErr w:type="spellEnd"/>
      <w:r w:rsidRPr="00021283">
        <w:rPr>
          <w:rFonts w:eastAsia="Times New Roman" w:cstheme="minorHAnsi"/>
          <w:color w:val="000000"/>
          <w:kern w:val="0"/>
          <w:lang w:eastAsia="en-GB"/>
          <w14:ligatures w14:val="none"/>
        </w:rPr>
        <w:t xml:space="preserve"> κινημάτων στο Ιράν και στη νότια Αρμενία, περισσότερη </w:t>
      </w:r>
      <w:proofErr w:type="spellStart"/>
      <w:r w:rsidRPr="00021283">
        <w:rPr>
          <w:rFonts w:eastAsia="Times New Roman" w:cstheme="minorHAnsi"/>
          <w:color w:val="000000"/>
          <w:kern w:val="0"/>
          <w:lang w:eastAsia="en-GB"/>
          <w14:ligatures w14:val="none"/>
        </w:rPr>
        <w:t>στρατιωτικοποίηση</w:t>
      </w:r>
      <w:proofErr w:type="spellEnd"/>
      <w:r w:rsidRPr="00021283">
        <w:rPr>
          <w:rFonts w:eastAsia="Times New Roman" w:cstheme="minorHAnsi"/>
          <w:color w:val="000000"/>
          <w:kern w:val="0"/>
          <w:lang w:eastAsia="en-GB"/>
          <w14:ligatures w14:val="none"/>
        </w:rPr>
        <w:t xml:space="preserve"> της περιοχής, με συμμετοχή τρίτων δυνάμεων και αναδιάταξη συμμαχιών, με πιθανή περαιτέρω σύγκλιση Ιράν-Ρωσίας-Κίνας σε </w:t>
      </w:r>
      <w:proofErr w:type="spellStart"/>
      <w:r w:rsidRPr="00021283">
        <w:rPr>
          <w:rFonts w:eastAsia="Times New Roman" w:cstheme="minorHAnsi"/>
          <w:color w:val="000000"/>
          <w:kern w:val="0"/>
          <w:lang w:eastAsia="en-GB"/>
          <w14:ligatures w14:val="none"/>
        </w:rPr>
        <w:t>αντινατοϊκή</w:t>
      </w:r>
      <w:proofErr w:type="spellEnd"/>
      <w:r w:rsidRPr="00021283">
        <w:rPr>
          <w:rFonts w:eastAsia="Times New Roman" w:cstheme="minorHAnsi"/>
          <w:color w:val="000000"/>
          <w:kern w:val="0"/>
          <w:lang w:eastAsia="en-GB"/>
          <w14:ligatures w14:val="none"/>
        </w:rPr>
        <w:t xml:space="preserve">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 xml:space="preserve">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 xml:space="preserve">του </w:t>
      </w:r>
      <w:proofErr w:type="spellStart"/>
      <w:r w:rsidRPr="00021283">
        <w:rPr>
          <w:rStyle w:val="aa"/>
          <w:rFonts w:asciiTheme="minorHAnsi" w:eastAsiaTheme="majorEastAsia" w:hAnsiTheme="minorHAnsi" w:cstheme="minorHAnsi"/>
          <w:color w:val="000000"/>
        </w:rPr>
        <w:t>Τραμπ</w:t>
      </w:r>
      <w:proofErr w:type="spellEnd"/>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commentRangeStart w:id="280"/>
      <w:del w:id="560" w:author="ProofreadAI" w:date="2026-02-23T15:51:42.322780Z">
        <w:r>
          <w:rPr>
            <w:rFonts w:cstheme="minorHAnsi"/>
            <w:color w:val="000000" w:themeColor="text1"/>
          </w:rPr>
          <w:delText xml:space="preserve">Πολυτεχνείου Κρήτης Εργαστήριο</w:delText>
        </w:r>
      </w:del>
      <w:ins w:id="561" w:author="ProofreadAI" w:date="2026-02-23T15:51:42.322780Z">
        <w:r>
          <w:rPr>
            <w:rFonts w:cstheme="minorHAnsi"/>
            <w:color w:val="000000" w:themeColor="text1"/>
          </w:rPr>
          <w:t xml:space="preserve">Πολυτεχνείου Κρήτης, Εργαστήριο</w:t>
        </w:r>
      </w:ins>
      <w:commentRangeEnd w:id="280"/>
      <w:r>
        <w:commentReference w:id="280"/>
      </w:r>
      <w:r>
        <w:rPr>
          <w:rFonts w:cstheme="minorHAnsi"/>
          <w:color w:val="000000" w:themeColor="text1"/>
        </w:rPr>
        <w:t xml:space="preserve">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Στη συνέχεια, </w:t>
      </w:r>
      <w:commentRangeStart w:id="281"/>
      <w:del w:id="562" w:author="ProofreadAI" w:date="2026-02-23T15:51:42.322780Z">
        <w:r>
          <w:rPr>
            <w:rFonts w:asciiTheme="minorHAnsi" w:hAnsiTheme="minorHAnsi" w:cstheme="minorHAnsi"/>
            <w:color w:val="000000"/>
          </w:rPr>
          <w:delText xml:space="preserve">προτείνονται</w:delText>
        </w:r>
      </w:del>
      <w:ins w:id="563" w:author="ProofreadAI" w:date="2026-02-23T15:51:42.322780Z">
        <w:r>
          <w:rPr>
            <w:rFonts w:asciiTheme="minorHAnsi" w:hAnsiTheme="minorHAnsi" w:cstheme="minorHAnsi"/>
            <w:color w:val="000000"/>
          </w:rPr>
          <w:t xml:space="preserve">προτείνει</w:t>
        </w:r>
      </w:ins>
      <w:commentRangeEnd w:id="281"/>
      <w:r>
        <w:commentReference w:id="281"/>
      </w:r>
      <w:r>
        <w:rPr>
          <w:rFonts w:asciiTheme="minorHAnsi" w:hAnsiTheme="minorHAnsi" w:cstheme="minorHAnsi"/>
          <w:color w:val="000000"/>
        </w:rPr>
        <w:t xml:space="preserve">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w:t>
      </w:r>
      <w:proofErr w:type="spellStart"/>
      <w:r w:rsidRPr="00021283">
        <w:rPr>
          <w:rFonts w:asciiTheme="minorHAnsi" w:hAnsiTheme="minorHAnsi" w:cstheme="minorHAnsi"/>
          <w:color w:val="000000"/>
        </w:rPr>
        <w:t>τεθείσα</w:t>
      </w:r>
      <w:proofErr w:type="spellEnd"/>
      <w:r w:rsidRPr="00021283">
        <w:rPr>
          <w:rFonts w:asciiTheme="minorHAnsi" w:hAnsiTheme="minorHAnsi" w:cstheme="minorHAnsi"/>
          <w:color w:val="000000"/>
        </w:rPr>
        <w:t xml:space="preserve"> προθεσμία χωρίς συμφωνία, διέταξε </w:t>
      </w:r>
      <w:proofErr w:type="spellStart"/>
      <w:r w:rsidRPr="00021283">
        <w:rPr>
          <w:rFonts w:asciiTheme="minorHAnsi" w:hAnsiTheme="minorHAnsi" w:cstheme="minorHAnsi"/>
          <w:color w:val="000000"/>
        </w:rPr>
        <w:t>στοχευμένες</w:t>
      </w:r>
      <w:proofErr w:type="spellEnd"/>
      <w:r w:rsidRPr="00021283">
        <w:rPr>
          <w:rFonts w:asciiTheme="minorHAnsi" w:hAnsiTheme="minorHAnsi" w:cstheme="minorHAnsi"/>
          <w:color w:val="000000"/>
        </w:rPr>
        <w:t xml:space="preserve"> στρατιωτικές επιχειρήσεις, στέλνοντας ξεκάθαρο μήνυμα αποφασιστικότητας </w:t>
      </w:r>
      <w:commentRangeStart w:id="282"/>
      <w:del w:id="564" w:author="ProofreadAI" w:date="2026-02-23T15:51:42.322780Z">
        <w:r>
          <w:rPr>
            <w:rFonts w:asciiTheme="minorHAnsi" w:hAnsiTheme="minorHAnsi" w:cstheme="minorHAnsi"/>
            <w:color w:val="000000"/>
          </w:rPr>
          <w:delText xml:space="preserve">και πρόβαλε</w:delText>
        </w:r>
      </w:del>
      <w:ins w:id="565" w:author="ProofreadAI" w:date="2026-02-23T15:51:42.322780Z">
        <w:r>
          <w:rPr>
            <w:rFonts w:asciiTheme="minorHAnsi" w:hAnsiTheme="minorHAnsi" w:cstheme="minorHAnsi"/>
            <w:color w:val="000000"/>
          </w:rPr>
          <w:t xml:space="preserve">και προβάλλοντας</w:t>
        </w:r>
      </w:ins>
      <w:commentRangeEnd w:id="282"/>
      <w:r>
        <w:commentReference w:id="282"/>
      </w:r>
      <w:r>
        <w:rPr>
          <w:rFonts w:asciiTheme="minorHAnsi" w:hAnsiTheme="minorHAnsi" w:cstheme="minorHAnsi"/>
          <w:color w:val="000000"/>
        </w:rPr>
        <w:t xml:space="preserve">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επαίνεσε δημόσια τους εταίρους και διαβεβαίωσε για τη συνεχιζόμενη δέσμευση των ΗΠΑ στη Συμμαχία. </w:t>
      </w:r>
      <w:commentRangeStart w:id="283"/>
      <w:del w:id="566" w:author="ProofreadAI" w:date="2026-02-23T15:51:42.322780Z">
        <w:r>
          <w:rPr>
            <w:rFonts w:asciiTheme="minorHAnsi" w:hAnsiTheme="minorHAnsi" w:cstheme="minorHAnsi"/>
            <w:color w:val="000000"/>
          </w:rPr>
          <w:delText xml:space="preserve">Παράλληλα η</w:delText>
        </w:r>
      </w:del>
      <w:ins w:id="567" w:author="ProofreadAI" w:date="2026-02-23T15:51:42.322780Z">
        <w:r>
          <w:rPr>
            <w:rFonts w:asciiTheme="minorHAnsi" w:hAnsiTheme="minorHAnsi" w:cstheme="minorHAnsi"/>
            <w:color w:val="000000"/>
          </w:rPr>
          <w:t xml:space="preserve">Παράλληλα, η</w:t>
        </w:r>
      </w:ins>
      <w:commentRangeEnd w:id="283"/>
      <w:r>
        <w:commentReference w:id="283"/>
      </w:r>
      <w:r>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w:t>
      </w:r>
      <w:r w:rsidR="00A012F2">
        <w:rPr>
          <w:rFonts w:asciiTheme="minorHAnsi" w:hAnsiTheme="minorHAnsi" w:cstheme="minorHAnsi"/>
          <w:color w:val="000000"/>
        </w:rPr>
        <w:t xml:space="preserve"> </w:t>
      </w:r>
      <w:r w:rsidRPr="00021283">
        <w:rPr>
          <w:rFonts w:asciiTheme="minorHAnsi" w:hAnsiTheme="minorHAnsi" w:cstheme="minorHAnsi"/>
          <w:color w:val="000000"/>
        </w:rPr>
        <w:t>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w:t>
      </w:r>
      <w:proofErr w:type="spellStart"/>
      <w:r w:rsidRPr="00021283">
        <w:rPr>
          <w:rFonts w:asciiTheme="minorHAnsi" w:hAnsiTheme="minorHAnsi" w:cstheme="minorHAnsi"/>
          <w:color w:val="000000"/>
        </w:rPr>
        <w:t>τρισ</w:t>
      </w:r>
      <w:proofErr w:type="spellEnd"/>
      <w:r w:rsidRPr="00021283">
        <w:rPr>
          <w:rFonts w:asciiTheme="minorHAnsi" w:hAnsiTheme="minorHAnsi" w:cstheme="minorHAnsi"/>
          <w:color w:val="000000"/>
        </w:rPr>
        <w:t xml:space="preserve">.,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χαμηλά επιτόκια θα χρηματοδοτήσουν την ανάπτυξη της</w:t>
      </w:r>
      <w:r w:rsidR="00A012F2">
        <w:rPr>
          <w:rFonts w:asciiTheme="minorHAnsi" w:hAnsiTheme="minorHAnsi" w:cstheme="minorHAnsi"/>
          <w:color w:val="000000"/>
        </w:rPr>
        <w:t xml:space="preserve"> </w:t>
      </w:r>
      <w:r w:rsidRPr="00021283">
        <w:rPr>
          <w:rFonts w:asciiTheme="minorHAnsi" w:hAnsiTheme="minorHAnsi" w:cstheme="minorHAnsi"/>
          <w:color w:val="000000"/>
        </w:rPr>
        <w:t>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w:t>
      </w:r>
      <w:r w:rsidR="00A012F2">
        <w:rPr>
          <w:rFonts w:asciiTheme="minorHAnsi" w:hAnsiTheme="minorHAnsi" w:cstheme="minorHAnsi"/>
          <w:color w:val="000000"/>
        </w:rPr>
        <w:t xml:space="preserve"> </w:t>
      </w:r>
      <w:r w:rsidRPr="00021283">
        <w:rPr>
          <w:rFonts w:asciiTheme="minorHAnsi" w:hAnsiTheme="minorHAnsi" w:cstheme="minorHAnsi"/>
          <w:color w:val="000000"/>
        </w:rPr>
        <w:t>στη ανεύρεση των κεφαλαίων για την αξιοποίηση των νέων ευκαιριών.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ανάπτυξη της οικονομίας θα βοηθήσει </w:t>
      </w:r>
      <w:commentRangeStart w:id="284"/>
      <w:del w:id="568" w:author="ProofreadAI" w:date="2026-02-23T15:51:42.322780Z">
        <w:r>
          <w:rPr>
            <w:rFonts w:asciiTheme="minorHAnsi" w:hAnsiTheme="minorHAnsi" w:cstheme="minorHAnsi"/>
            <w:color w:val="000000"/>
          </w:rPr>
          <w:delText xml:space="preserve">στην μείωση</w:delText>
        </w:r>
      </w:del>
      <w:ins w:id="569" w:author="ProofreadAI" w:date="2026-02-23T15:51:42.322780Z">
        <w:r>
          <w:rPr>
            <w:rFonts w:asciiTheme="minorHAnsi" w:hAnsiTheme="minorHAnsi" w:cstheme="minorHAnsi"/>
            <w:color w:val="000000"/>
          </w:rPr>
          <w:t xml:space="preserve">στη μείωση</w:t>
        </w:r>
      </w:ins>
      <w:commentRangeEnd w:id="284"/>
      <w:r>
        <w:commentReference w:id="284"/>
      </w:r>
      <w:r>
        <w:rPr>
          <w:rFonts w:asciiTheme="minorHAnsi" w:hAnsiTheme="minorHAnsi" w:cstheme="minorHAnsi"/>
          <w:color w:val="000000"/>
        </w:rPr>
        <w:t xml:space="preserve">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στρατηγική σημασία της </w:t>
      </w:r>
      <w:proofErr w:type="spellStart"/>
      <w:r w:rsidRPr="00021283">
        <w:rPr>
          <w:rStyle w:val="aa"/>
          <w:rFonts w:asciiTheme="minorHAnsi" w:eastAsiaTheme="majorEastAsia" w:hAnsiTheme="minorHAnsi" w:cstheme="minorHAnsi"/>
          <w:color w:val="000000"/>
        </w:rPr>
        <w:t>Ταϊβάν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 Φαίνεται ότι ο πολιτισμός που πρεσβεύει τη δημοκρατία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πρέπει να αγωνιστεί σκληρά με τις αυταρχικές χώρες για ποιο μοντέλο διακυβέρνησης θα επικρατήσει. </w:t>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proofErr w:type="spellStart"/>
      <w:r w:rsidRPr="00021283">
        <w:rPr>
          <w:rStyle w:val="aa"/>
          <w:rFonts w:asciiTheme="minorHAnsi" w:eastAsiaTheme="majorEastAsia" w:hAnsiTheme="minorHAnsi" w:cstheme="minorHAnsi"/>
          <w:color w:val="000000"/>
        </w:rPr>
        <w:t>επαναπατρίσουν</w:t>
      </w:r>
      <w:proofErr w:type="spellEnd"/>
      <w:r w:rsidRPr="00021283">
        <w:rPr>
          <w:rStyle w:val="aa"/>
          <w:rFonts w:asciiTheme="minorHAnsi" w:eastAsiaTheme="majorEastAsia" w:hAnsiTheme="minorHAnsi" w:cstheme="minorHAnsi"/>
          <w:color w:val="000000"/>
        </w:rPr>
        <w:t xml:space="preserve">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00A012F2">
        <w:rPr>
          <w:rFonts w:eastAsia="Times New Roman" w:cstheme="minorHAnsi"/>
          <w:color w:val="000000"/>
        </w:rPr>
        <w:t xml:space="preserve"> </w:t>
      </w:r>
      <w:r w:rsidRPr="00021283">
        <w:rPr>
          <w:rFonts w:eastAsia="Times New Roman" w:cstheme="minorHAnsi"/>
          <w:color w:val="000000"/>
        </w:rPr>
        <w:t>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w:t>
      </w:r>
      <w:proofErr w:type="spellStart"/>
      <w:r w:rsidRPr="00021283">
        <w:rPr>
          <w:rFonts w:cstheme="minorHAnsi"/>
          <w:color w:val="000000"/>
        </w:rPr>
        <w:t>Ταϊβάν</w:t>
      </w:r>
      <w:proofErr w:type="spellEnd"/>
      <w:r w:rsidRPr="00021283">
        <w:rPr>
          <w:rFonts w:cstheme="minorHAnsi"/>
          <w:color w:val="000000"/>
        </w:rPr>
        <w:t xml:space="preserve"> </w:t>
      </w:r>
      <w:proofErr w:type="spellStart"/>
      <w:r w:rsidRPr="00021283">
        <w:rPr>
          <w:rFonts w:cstheme="minorHAnsi"/>
          <w:color w:val="000000"/>
        </w:rPr>
        <w:t>είναι</w:t>
      </w:r>
      <w:r w:rsidRPr="00021283">
        <w:rPr>
          <w:rFonts w:eastAsia="Times New Roman" w:cstheme="minorHAnsi"/>
          <w:color w:val="000000"/>
        </w:rPr>
        <w:t>μια</w:t>
      </w:r>
      <w:proofErr w:type="spellEnd"/>
      <w:r w:rsidRPr="00021283">
        <w:rPr>
          <w:rFonts w:eastAsia="Times New Roman" w:cstheme="minorHAnsi"/>
          <w:color w:val="000000"/>
        </w:rPr>
        <w:t xml:space="preserve">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proofErr w:type="spellStart"/>
      <w:r w:rsidRPr="00021283">
        <w:rPr>
          <w:rStyle w:val="aa"/>
          <w:rFonts w:cstheme="minorHAnsi"/>
          <w:color w:val="000000"/>
        </w:rPr>
        <w:t>Taiwan</w:t>
      </w:r>
      <w:proofErr w:type="spellEnd"/>
      <w:r w:rsidRPr="00021283">
        <w:rPr>
          <w:rStyle w:val="aa"/>
          <w:rFonts w:cstheme="minorHAnsi"/>
          <w:color w:val="000000"/>
        </w:rPr>
        <w:t xml:space="preserve"> </w:t>
      </w:r>
      <w:proofErr w:type="spellStart"/>
      <w:r w:rsidRPr="00021283">
        <w:rPr>
          <w:rStyle w:val="aa"/>
          <w:rFonts w:cstheme="minorHAnsi"/>
          <w:color w:val="000000"/>
        </w:rPr>
        <w:t>Semiconductor</w:t>
      </w:r>
      <w:proofErr w:type="spellEnd"/>
      <w:r w:rsidRPr="00021283">
        <w:rPr>
          <w:rStyle w:val="aa"/>
          <w:rFonts w:cstheme="minorHAnsi"/>
          <w:color w:val="000000"/>
        </w:rPr>
        <w:t xml:space="preserve"> Manufacturing </w:t>
      </w:r>
      <w:proofErr w:type="spellStart"/>
      <w:r w:rsidRPr="00021283">
        <w:rPr>
          <w:rStyle w:val="aa"/>
          <w:rFonts w:cstheme="minorHAnsi"/>
          <w:color w:val="000000"/>
        </w:rPr>
        <w:t>Company</w:t>
      </w:r>
      <w:proofErr w:type="spellEnd"/>
      <w:r w:rsidRPr="00021283">
        <w:rPr>
          <w:rStyle w:val="aa"/>
          <w:rFonts w:cstheme="minorHAnsi"/>
          <w:color w:val="000000"/>
        </w:rPr>
        <w:t xml:space="preserve"> (TSMC)</w:t>
      </w:r>
      <w:r w:rsidRPr="00021283">
        <w:rPr>
          <w:rStyle w:val="apple-converted-space"/>
          <w:rFonts w:cstheme="minorHAnsi"/>
          <w:color w:val="000000"/>
        </w:rPr>
        <w:t> </w:t>
      </w:r>
      <w:r w:rsidRPr="00021283">
        <w:rPr>
          <w:rFonts w:cstheme="minorHAnsi"/>
          <w:color w:val="000000"/>
        </w:rPr>
        <w:t xml:space="preserve">στην </w:t>
      </w:r>
      <w:proofErr w:type="spellStart"/>
      <w:r w:rsidRPr="00021283">
        <w:rPr>
          <w:rFonts w:cstheme="minorHAnsi"/>
          <w:color w:val="000000"/>
        </w:rPr>
        <w:t>Ταϊπέι</w:t>
      </w:r>
      <w:proofErr w:type="spellEnd"/>
      <w:r w:rsidRPr="00021283">
        <w:rPr>
          <w:rFonts w:cstheme="minorHAnsi"/>
          <w:color w:val="000000"/>
        </w:rPr>
        <w:t xml:space="preserve">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 xml:space="preserve">τσιπ 2 </w:t>
      </w:r>
      <w:proofErr w:type="spellStart"/>
      <w:r w:rsidRPr="00021283">
        <w:rPr>
          <w:rStyle w:val="aa"/>
          <w:rFonts w:cstheme="minorHAnsi"/>
          <w:color w:val="000000"/>
        </w:rPr>
        <w:t>νανομέτρων</w:t>
      </w:r>
      <w:proofErr w:type="spellEnd"/>
      <w:r w:rsidRPr="00021283">
        <w:rPr>
          <w:rStyle w:val="aa"/>
          <w:rFonts w:cstheme="minorHAnsi"/>
          <w:color w:val="000000"/>
        </w:rPr>
        <w:t xml:space="preserve">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proofErr w:type="spellStart"/>
      <w:r w:rsidRPr="00021283">
        <w:rPr>
          <w:rFonts w:cstheme="minorHAnsi"/>
          <w:color w:val="000000"/>
        </w:rPr>
        <w:t>Ταϊβάν</w:t>
      </w:r>
      <w:proofErr w:type="spellEnd"/>
      <w:r w:rsidRPr="00021283">
        <w:rPr>
          <w:rFonts w:cstheme="minorHAnsi"/>
          <w:color w:val="000000"/>
        </w:rPr>
        <w:t xml:space="preserve">.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w:t>
      </w:r>
      <w:r w:rsidRPr="00021283">
        <w:rPr>
          <w:rFonts w:eastAsia="Times New Roman" w:cstheme="minorHAnsi"/>
          <w:color w:val="000000" w:themeColor="text1"/>
          <w:kern w:val="0"/>
          <w:lang w:eastAsia="en-GB"/>
          <w14:ligatures w14:val="none"/>
        </w:rPr>
        <w:lastRenderedPageBreak/>
        <w:t xml:space="preserve">«μαθαίνει» από τη φυσική αλληλεπίδραση. Θα ακολουθήσει, περίπου σε μια δεκαετία, το μεγάλο εξελικτικό άλμα της ανθρωπότητας, η τεχνητή </w:t>
      </w:r>
      <w:proofErr w:type="spellStart"/>
      <w:r w:rsidRPr="00021283">
        <w:rPr>
          <w:rFonts w:eastAsia="Times New Roman" w:cstheme="minorHAnsi"/>
          <w:color w:val="000000" w:themeColor="text1"/>
          <w:kern w:val="0"/>
          <w:lang w:eastAsia="en-GB"/>
          <w14:ligatures w14:val="none"/>
        </w:rPr>
        <w:t>υπερνοημοσύνη</w:t>
      </w:r>
      <w:proofErr w:type="spellEnd"/>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w:t>
      </w:r>
      <w:proofErr w:type="spellStart"/>
      <w:r w:rsidRPr="00021283">
        <w:rPr>
          <w:rFonts w:cstheme="minorHAnsi"/>
          <w:color w:val="000000"/>
        </w:rPr>
        <w:t>υπερνοημοσύνη</w:t>
      </w:r>
      <w:proofErr w:type="spellEnd"/>
      <w:r w:rsidRPr="00021283">
        <w:rPr>
          <w:rFonts w:cstheme="minorHAnsi"/>
          <w:color w:val="000000"/>
        </w:rPr>
        <w:t xml:space="preserve">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Τα τελευταία χρόνια, η επανάσταση των εμπορικών δορυφόρων έχει μειώσει την απόσταση μεταξύ κρατικής και ιδιωτικής γνώσης για </w:t>
      </w:r>
      <w:proofErr w:type="spellStart"/>
      <w:r w:rsidRPr="00021283">
        <w:rPr>
          <w:rFonts w:cstheme="minorHAnsi"/>
          <w:color w:val="000000"/>
        </w:rPr>
        <w:t>γεωστρατηγικά</w:t>
      </w:r>
      <w:proofErr w:type="spellEnd"/>
      <w:r w:rsidRPr="00021283">
        <w:rPr>
          <w:rFonts w:cstheme="minorHAnsi"/>
          <w:color w:val="000000"/>
        </w:rPr>
        <w:t xml:space="preserve">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w:t>
      </w:r>
      <w:proofErr w:type="spellStart"/>
      <w:r w:rsidRPr="00021283">
        <w:rPr>
          <w:rFonts w:cstheme="minorHAnsi"/>
          <w:color w:val="000000"/>
        </w:rPr>
        <w:t>Maxar</w:t>
      </w:r>
      <w:proofErr w:type="spellEnd"/>
      <w:r w:rsidRPr="00021283">
        <w:rPr>
          <w:rFonts w:cstheme="minorHAnsi"/>
          <w:color w:val="000000"/>
        </w:rPr>
        <w:t xml:space="preserve">, η Planet </w:t>
      </w:r>
      <w:proofErr w:type="spellStart"/>
      <w:r w:rsidRPr="00021283">
        <w:rPr>
          <w:rFonts w:cstheme="minorHAnsi"/>
          <w:color w:val="000000"/>
        </w:rPr>
        <w:t>Labs</w:t>
      </w:r>
      <w:proofErr w:type="spellEnd"/>
      <w:r w:rsidRPr="00021283">
        <w:rPr>
          <w:rFonts w:cstheme="minorHAnsi"/>
          <w:color w:val="000000"/>
        </w:rPr>
        <w:t xml:space="preserve"> και η </w:t>
      </w:r>
      <w:proofErr w:type="spellStart"/>
      <w:r w:rsidRPr="00021283">
        <w:rPr>
          <w:rFonts w:cstheme="minorHAnsi"/>
          <w:color w:val="000000"/>
        </w:rPr>
        <w:t>BlackSky</w:t>
      </w:r>
      <w:proofErr w:type="spellEnd"/>
      <w:r w:rsidRPr="00021283">
        <w:rPr>
          <w:rFonts w:cstheme="minorHAnsi"/>
          <w:color w:val="000000"/>
        </w:rPr>
        <w:t xml:space="preserve">,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w:t>
      </w:r>
      <w:proofErr w:type="spellStart"/>
      <w:r w:rsidRPr="00021283">
        <w:rPr>
          <w:rFonts w:cstheme="minorHAnsi"/>
          <w:color w:val="000000" w:themeColor="text1"/>
        </w:rPr>
        <w:t>Ταϊβάν</w:t>
      </w:r>
      <w:proofErr w:type="spellEnd"/>
      <w:r w:rsidRPr="00021283">
        <w:rPr>
          <w:rFonts w:cstheme="minorHAnsi"/>
          <w:color w:val="000000" w:themeColor="text1"/>
        </w:rPr>
        <w:t xml:space="preserve">,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w:t>
      </w:r>
      <w:proofErr w:type="spellStart"/>
      <w:r w:rsidRPr="00021283">
        <w:rPr>
          <w:rFonts w:cstheme="minorHAnsi"/>
          <w:color w:val="000000" w:themeColor="text1"/>
        </w:rPr>
        <w:t>logistics</w:t>
      </w:r>
      <w:proofErr w:type="spellEnd"/>
      <w:r w:rsidRPr="00021283">
        <w:rPr>
          <w:rFonts w:cstheme="minorHAnsi"/>
          <w:color w:val="000000" w:themeColor="text1"/>
        </w:rPr>
        <w:t xml:space="preserve">. Η παρουσία μαζικών αποθηκών καυσίμων, σημείων </w:t>
      </w:r>
      <w:proofErr w:type="spellStart"/>
      <w:r w:rsidRPr="00021283">
        <w:rPr>
          <w:rFonts w:cstheme="minorHAnsi"/>
          <w:color w:val="000000" w:themeColor="text1"/>
        </w:rPr>
        <w:t>επαναφόρτωσης</w:t>
      </w:r>
      <w:proofErr w:type="spellEnd"/>
      <w:r w:rsidRPr="00021283">
        <w:rPr>
          <w:rFonts w:cstheme="minorHAnsi"/>
          <w:color w:val="000000" w:themeColor="text1"/>
        </w:rPr>
        <w:t xml:space="preserve"> </w:t>
      </w:r>
      <w:proofErr w:type="spellStart"/>
      <w:r w:rsidRPr="00021283">
        <w:rPr>
          <w:rFonts w:cstheme="minorHAnsi"/>
          <w:color w:val="000000" w:themeColor="text1"/>
        </w:rPr>
        <w:t>πυρομαχικών</w:t>
      </w:r>
      <w:proofErr w:type="spellEnd"/>
      <w:r w:rsidRPr="00021283">
        <w:rPr>
          <w:rFonts w:cstheme="minorHAnsi"/>
          <w:color w:val="000000" w:themeColor="text1"/>
        </w:rPr>
        <w:t xml:space="preserve">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w:t>
      </w:r>
      <w:proofErr w:type="spellStart"/>
      <w:r w:rsidRPr="00021283">
        <w:rPr>
          <w:rFonts w:cstheme="minorHAnsi"/>
          <w:color w:val="000000" w:themeColor="text1"/>
        </w:rPr>
        <w:t>ταϊβανικής</w:t>
      </w:r>
      <w:proofErr w:type="spellEnd"/>
      <w:r w:rsidRPr="00021283">
        <w:rPr>
          <w:rFonts w:cstheme="minorHAnsi"/>
          <w:color w:val="000000" w:themeColor="text1"/>
        </w:rPr>
        <w:t xml:space="preserve">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 xml:space="preserve">έχουν </w:t>
      </w:r>
      <w:proofErr w:type="spellStart"/>
      <w:r w:rsidRPr="00021283">
        <w:rPr>
          <w:rStyle w:val="aa"/>
          <w:rFonts w:asciiTheme="minorHAnsi" w:eastAsiaTheme="majorEastAsia" w:hAnsiTheme="minorHAnsi" w:cstheme="minorHAnsi"/>
          <w:color w:val="000000" w:themeColor="text1"/>
        </w:rPr>
        <w:t>στρατηγική</w:t>
      </w:r>
      <w:r w:rsidRPr="00021283">
        <w:rPr>
          <w:rStyle w:val="apple-converted-space"/>
          <w:rFonts w:asciiTheme="minorHAnsi" w:eastAsiaTheme="majorEastAsia" w:hAnsiTheme="minorHAnsi" w:cstheme="minorHAnsi"/>
          <w:color w:val="000000" w:themeColor="text1"/>
        </w:rPr>
        <w:t>κ</w:t>
      </w:r>
      <w:r w:rsidRPr="00021283">
        <w:rPr>
          <w:rFonts w:asciiTheme="minorHAnsi" w:hAnsiTheme="minorHAnsi" w:cstheme="minorHAnsi"/>
          <w:color w:val="000000" w:themeColor="text1"/>
        </w:rPr>
        <w:t>αι</w:t>
      </w:r>
      <w:r w:rsidRPr="00021283">
        <w:rPr>
          <w:rStyle w:val="apple-converted-space"/>
          <w:rFonts w:asciiTheme="minorHAnsi" w:eastAsiaTheme="majorEastAsia" w:hAnsiTheme="minorHAnsi" w:cstheme="minorHAnsi"/>
          <w:color w:val="000000" w:themeColor="text1"/>
        </w:rPr>
        <w:t>σ</w:t>
      </w:r>
      <w:r w:rsidRPr="00021283">
        <w:rPr>
          <w:rStyle w:val="aa"/>
          <w:rFonts w:asciiTheme="minorHAnsi" w:eastAsiaTheme="majorEastAsia" w:hAnsiTheme="minorHAnsi" w:cstheme="minorHAnsi"/>
          <w:color w:val="000000" w:themeColor="text1"/>
        </w:rPr>
        <w:t>κέφτονται</w:t>
      </w:r>
      <w:proofErr w:type="spellEnd"/>
      <w:r w:rsidRPr="00021283">
        <w:rPr>
          <w:rStyle w:val="aa"/>
          <w:rFonts w:asciiTheme="minorHAnsi" w:eastAsiaTheme="majorEastAsia" w:hAnsiTheme="minorHAnsi" w:cstheme="minorHAnsi"/>
          <w:color w:val="000000" w:themeColor="text1"/>
        </w:rPr>
        <w:t xml:space="preserve">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w:t>
      </w:r>
      <w:proofErr w:type="spellStart"/>
      <w:commentRangeStart w:id="285"/>
      <w:del w:id="570" w:author="ProofreadAI" w:date="2026-02-23T15:51:42.322780Z">
        <w:r>
          <w:rPr>
            <w:rFonts w:asciiTheme="minorHAnsi" w:hAnsiTheme="minorHAnsi" w:cstheme="minorHAnsi"/>
            <w:color w:val="000000"/>
          </w:rPr>
          <w:delText xml:space="preserve">έναντίτης</w:delText>
        </w:r>
      </w:del>
      <w:ins w:id="571" w:author="ProofreadAI" w:date="2026-02-23T15:51:42.322780Z">
        <w:r>
          <w:rPr>
            <w:rFonts w:asciiTheme="minorHAnsi" w:hAnsiTheme="minorHAnsi" w:cstheme="minorHAnsi"/>
            <w:color w:val="000000"/>
          </w:rPr>
          <w:t xml:space="preserve">έναντι της</w:t>
        </w:r>
      </w:ins>
      <w:commentRangeEnd w:id="285"/>
      <w:r>
        <w:commentReference w:id="285"/>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η διεθνής κοινότητα θα είχε την ευκαιρία να επιστρέψει στη σταθερότητα μιας </w:t>
      </w:r>
      <w:commentRangeStart w:id="287"/>
      <w:del w:id="574" w:author="ProofreadAI" w:date="2026-02-23T15:51:42.322780Z">
        <w:r>
          <w:rPr>
            <w:rFonts w:asciiTheme="minorHAnsi" w:hAnsiTheme="minorHAnsi" w:cstheme="minorHAnsi"/>
            <w:color w:val="000000"/>
          </w:rPr>
          <w:delText xml:space="preserve">και, το</w:delText>
        </w:r>
      </w:del>
      <w:ins w:id="575" w:author="ProofreadAI" w:date="2026-02-23T15:51:42.322780Z">
        <w:r>
          <w:rPr>
            <w:rFonts w:asciiTheme="minorHAnsi" w:hAnsiTheme="minorHAnsi" w:cstheme="minorHAnsi"/>
            <w:color w:val="000000"/>
          </w:rPr>
          <w:t xml:space="preserve">και το</w:t>
        </w:r>
      </w:ins>
      <w:commentRangeEnd w:id="287"/>
      <w:r>
        <w:commentReference w:id="287"/>
      </w:r>
      <w:r>
        <w:rPr>
          <w:rFonts w:asciiTheme="minorHAnsi" w:hAnsiTheme="minorHAnsi" w:cstheme="minorHAnsi"/>
          <w:color w:val="000000"/>
        </w:rPr>
        <w:t xml:space="preserve"> Ιράν είναι ήδη αποδυναμωμένο και η Ρωσία έχει τελματώσει σε ένα τριετή πόλεμο χωρίς διέξοδο. Η Τουρκία βλέπει </w:t>
      </w:r>
      <w:commentRangeStart w:id="286"/>
      <w:del w:id="572" w:author="ProofreadAI" w:date="2026-02-23T15:51:42.322780Z">
        <w:r>
          <w:rPr>
            <w:rFonts w:asciiTheme="minorHAnsi" w:hAnsiTheme="minorHAnsi" w:cstheme="minorHAnsi"/>
            <w:color w:val="000000"/>
          </w:rPr>
          <w:delText xml:space="preserve">τί</w:delText>
        </w:r>
      </w:del>
      <w:ins w:id="573" w:author="ProofreadAI" w:date="2026-02-23T15:51:42.322780Z">
        <w:r>
          <w:rPr>
            <w:rFonts w:asciiTheme="minorHAnsi" w:hAnsiTheme="minorHAnsi" w:cstheme="minorHAnsi"/>
            <w:color w:val="000000"/>
          </w:rPr>
          <w:t xml:space="preserve">τι</w:t>
        </w:r>
      </w:ins>
      <w:commentRangeEnd w:id="286"/>
      <w:r>
        <w:commentReference w:id="286"/>
      </w:r>
      <w:r>
        <w:rPr>
          <w:rFonts w:asciiTheme="minorHAnsi" w:hAnsiTheme="minorHAnsi" w:cstheme="minorHAnsi"/>
          <w:color w:val="000000"/>
        </w:rPr>
        <w:t xml:space="preserve">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Μεσανατολικο</w:t>
      </w:r>
      <w:proofErr w:type="spellEnd"/>
      <w:r w:rsidRPr="00021283">
        <w:rPr>
          <w:rFonts w:eastAsia="Times New Roman" w:cstheme="minorHAnsi"/>
          <w:color w:val="000000"/>
          <w:kern w:val="0"/>
          <w:lang w:eastAsia="en-GB"/>
          <w14:ligatures w14:val="none"/>
        </w:rPr>
        <w:t>-Ευρωπαϊκού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 xml:space="preserve">Η γεωγραφική θέση της Ελλάδας και η σταθερότητά της την καθιστούν ιδανική και για την ανάπτυξη ενός ψηφιακού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 xml:space="preserve">ασφαλή κόμβο φιλοξενίας καλωδίων και </w:t>
      </w:r>
      <w:proofErr w:type="spellStart"/>
      <w:r w:rsidRPr="00021283">
        <w:rPr>
          <w:rFonts w:eastAsia="Times New Roman" w:cstheme="minorHAnsi"/>
          <w:color w:val="000000" w:themeColor="text1"/>
          <w:kern w:val="0"/>
          <w:lang w:eastAsia="en-GB"/>
          <w14:ligatures w14:val="none"/>
        </w:rPr>
        <w:t>data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centers</w:t>
      </w:r>
      <w:proofErr w:type="spellEnd"/>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Amazon</w:t>
      </w:r>
      <w:proofErr w:type="spellEnd"/>
      <w:r w:rsidRPr="00021283">
        <w:rPr>
          <w:rFonts w:eastAsia="Times New Roman" w:cstheme="minorHAnsi"/>
          <w:color w:val="000000"/>
          <w:kern w:val="0"/>
          <w:lang w:eastAsia="en-GB"/>
          <w14:ligatures w14:val="none"/>
        </w:rPr>
        <w:t xml:space="preserve">, Web Services) και ενισχύοντας τη θέση της ως τεχνολογικό </w:t>
      </w:r>
      <w:proofErr w:type="spellStart"/>
      <w:r w:rsidRPr="00021283">
        <w:rPr>
          <w:rFonts w:eastAsia="Times New Roman" w:cstheme="minorHAnsi"/>
          <w:color w:val="000000"/>
          <w:kern w:val="0"/>
          <w:lang w:eastAsia="en-GB"/>
          <w14:ligatures w14:val="none"/>
        </w:rPr>
        <w:t>hub</w:t>
      </w:r>
      <w:proofErr w:type="spellEnd"/>
      <w:r w:rsidRPr="00021283">
        <w:rPr>
          <w:rFonts w:eastAsia="Times New Roman" w:cstheme="minorHAnsi"/>
          <w:color w:val="000000"/>
          <w:kern w:val="0"/>
          <w:lang w:eastAsia="en-GB"/>
          <w14:ligatures w14:val="none"/>
        </w:rPr>
        <w:t xml:space="preserve">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w:t>
      </w:r>
      <w:proofErr w:type="spellStart"/>
      <w:r w:rsidRPr="00021283">
        <w:rPr>
          <w:rFonts w:eastAsia="Times New Roman" w:cstheme="minorHAnsi"/>
          <w:color w:val="000000"/>
          <w:kern w:val="0"/>
          <w:lang w:eastAsia="en-GB"/>
          <w14:ligatures w14:val="none"/>
        </w:rPr>
        <w:t>Global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Gateway</w:t>
      </w:r>
      <w:proofErr w:type="spellEnd"/>
      <w:r w:rsidRPr="00021283">
        <w:rPr>
          <w:rFonts w:eastAsia="Times New Roman" w:cstheme="minorHAnsi"/>
          <w:color w:val="000000"/>
          <w:kern w:val="0"/>
          <w:lang w:eastAsia="en-GB"/>
          <w14:ligatures w14:val="none"/>
        </w:rPr>
        <w:t xml:space="preserve"> για υποδομές</w:t>
      </w:r>
      <w:commentRangeStart w:id="288"/>
      <w:del w:id="576" w:author="ProofreadAI" w:date="2026-02-23T15:51:42.322780Z">
        <w:r>
          <w:rPr>
            <w:rFonts w:eastAsia="Times New Roman" w:cstheme="minorHAnsi"/>
            <w:color w:val="000000"/>
            <w:kern w:val="0"/>
            <w:lang w:eastAsia="en-GB"/>
            <w14:ligatures w14:val="none"/>
          </w:rPr>
          <w:delText xml:space="preserve">, καθώς η επιτυχία</w:delText>
        </w:r>
      </w:del>
      <w:ins w:id="577" w:author="ProofreadAI" w:date="2026-02-23T15:51:42.322780Z">
        <w:r>
          <w:rPr>
            <w:rFonts w:eastAsia="Times New Roman" w:cstheme="minorHAnsi"/>
            <w:color w:val="000000"/>
            <w:kern w:val="0"/>
            <w:lang w:eastAsia="en-GB"/>
            <w14:ligatures w14:val="none"/>
          </w:rPr>
          <w:t xml:space="preserve">; η επιτυχία</w:t>
        </w:r>
      </w:ins>
      <w:commentRangeEnd w:id="288"/>
      <w:r>
        <w:commentReference w:id="288"/>
      </w:r>
      <w:r>
        <w:rPr>
          <w:rFonts w:eastAsia="Times New Roman" w:cstheme="minorHAnsi"/>
          <w:color w:val="000000"/>
          <w:kern w:val="0"/>
          <w:lang w:eastAsia="en-GB"/>
          <w14:ligatures w14:val="none"/>
        </w:rPr>
        <w:t xml:space="preserve">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w:t>
      </w:r>
      <w:commentRangeStart w:id="289"/>
      <w:del w:id="578" w:author="ProofreadAI" w:date="2026-02-23T15:51:42.322780Z">
        <w:r>
          <w:rPr>
            <w:rFonts w:eastAsia="Times New Roman" w:cstheme="minorHAnsi"/>
            <w:color w:val="000000"/>
            <w:kern w:val="0"/>
            <w:lang w:eastAsia="en-GB"/>
            <w14:ligatures w14:val="none"/>
          </w:rPr>
          <w:delText xml:space="preserve">, κάνει</w:delText>
        </w:r>
      </w:del>
      <w:ins w:id="579" w:author="ProofreadAI" w:date="2026-02-23T15:51:42.322780Z">
        <w:r>
          <w:rPr>
            <w:rFonts w:eastAsia="Times New Roman" w:cstheme="minorHAnsi"/>
            <w:color w:val="000000"/>
            <w:kern w:val="0"/>
            <w:lang w:eastAsia="en-GB"/>
            <w14:ligatures w14:val="none"/>
          </w:rPr>
          <w:t xml:space="preserve">, κάνουν</w:t>
        </w:r>
      </w:ins>
      <w:commentRangeEnd w:id="289"/>
      <w:r>
        <w:commentReference w:id="289"/>
      </w:r>
      <w:r>
        <w:rPr>
          <w:rFonts w:eastAsia="Times New Roman" w:cstheme="minorHAnsi"/>
          <w:color w:val="000000"/>
          <w:kern w:val="0"/>
          <w:lang w:eastAsia="en-GB"/>
          <w14:ligatures w14:val="none"/>
        </w:rPr>
        <w:t xml:space="preserve"> τις εισαγωγές 30% ακριβότερες </w:t>
      </w:r>
      <w:commentRangeStart w:id="290"/>
      <w:del w:id="580" w:author="ProofreadAI" w:date="2026-02-23T15:51:42.322780Z">
        <w:r>
          <w:rPr>
            <w:rFonts w:eastAsia="Times New Roman" w:cstheme="minorHAnsi"/>
            <w:color w:val="000000"/>
            <w:kern w:val="0"/>
            <w:lang w:eastAsia="en-GB"/>
            <w14:ligatures w14:val="none"/>
          </w:rPr>
          <w:delText xml:space="preserve">οπότε δημιουργούνται</w:delText>
        </w:r>
      </w:del>
      <w:ins w:id="581" w:author="ProofreadAI" w:date="2026-02-23T15:51:42.322780Z">
        <w:r>
          <w:rPr>
            <w:rFonts w:eastAsia="Times New Roman" w:cstheme="minorHAnsi"/>
            <w:color w:val="000000"/>
            <w:kern w:val="0"/>
            <w:lang w:eastAsia="en-GB"/>
            <w14:ligatures w14:val="none"/>
          </w:rPr>
          <w:t xml:space="preserve">οπότε, δημιουργούνται</w:t>
        </w:r>
      </w:ins>
      <w:commentRangeEnd w:id="290"/>
      <w:r>
        <w:commentReference w:id="290"/>
      </w:r>
      <w:r>
        <w:rPr>
          <w:rFonts w:eastAsia="Times New Roman" w:cstheme="minorHAnsi"/>
          <w:color w:val="000000"/>
          <w:kern w:val="0"/>
          <w:lang w:eastAsia="en-GB"/>
          <w14:ligatures w14:val="none"/>
        </w:rPr>
        <w:t xml:space="preserve">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w:t>
      </w:r>
      <w:commentRangeStart w:id="291"/>
      <w:del w:id="582" w:author="ProofreadAI" w:date="2026-02-23T15:51:42.322780Z">
        <w:r>
          <w:rPr>
            <w:rFonts w:eastAsia="Times New Roman" w:cstheme="minorHAnsi"/>
            <w:color w:val="000000"/>
            <w:kern w:val="0"/>
            <w:lang w:eastAsia="en-GB"/>
            <w14:ligatures w14:val="none"/>
          </w:rPr>
          <w:delText xml:space="preserve">και θα μειωθεί το κόστος</w:delText>
        </w:r>
      </w:del>
      <w:ins w:id="583" w:author="ProofreadAI" w:date="2026-02-23T15:51:42.322780Z">
        <w:r>
          <w:rPr>
            <w:rFonts w:eastAsia="Times New Roman" w:cstheme="minorHAnsi"/>
            <w:color w:val="000000"/>
            <w:kern w:val="0"/>
            <w:lang w:eastAsia="en-GB"/>
            <w14:ligatures w14:val="none"/>
          </w:rPr>
          <w:t xml:space="preserve">και θα μειώσει το κόστος</w:t>
        </w:r>
      </w:ins>
      <w:commentRangeEnd w:id="291"/>
      <w:r>
        <w:commentReference w:id="291"/>
      </w:r>
      <w:r>
        <w:rPr>
          <w:rFonts w:eastAsia="Times New Roman" w:cstheme="minorHAnsi"/>
          <w:color w:val="000000"/>
          <w:kern w:val="0"/>
          <w:lang w:eastAsia="en-GB"/>
          <w14:ligatures w14:val="none"/>
        </w:rPr>
        <w:t xml:space="preserve">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w:t>
      </w:r>
      <w:proofErr w:type="spellStart"/>
      <w:r w:rsidRPr="00021283">
        <w:rPr>
          <w:rFonts w:eastAsia="Times New Roman" w:cstheme="minorHAnsi"/>
          <w:color w:val="000000"/>
          <w:kern w:val="0"/>
          <w:lang w:eastAsia="en-GB"/>
          <w14:ligatures w14:val="none"/>
        </w:rPr>
        <w:t>υπερ-πάροχοι</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hyperscalers</w:t>
      </w:r>
      <w:proofErr w:type="spellEnd"/>
      <w:r w:rsidRPr="00021283">
        <w:rPr>
          <w:rFonts w:eastAsia="Times New Roman" w:cstheme="minorHAnsi"/>
          <w:color w:val="000000"/>
          <w:kern w:val="0"/>
          <w:lang w:eastAsia="en-GB"/>
          <w14:ligatures w14:val="none"/>
        </w:rPr>
        <w:t xml:space="preserve">)– επενδύουν σε πρωτοφανή κλίμακα, κατασκευάζοντας και λειτουργώντας </w:t>
      </w:r>
      <w:proofErr w:type="spellStart"/>
      <w:r w:rsidRPr="00021283">
        <w:rPr>
          <w:rFonts w:eastAsia="Times New Roman" w:cstheme="minorHAnsi"/>
          <w:color w:val="000000"/>
          <w:kern w:val="0"/>
          <w:lang w:eastAsia="en-GB"/>
          <w14:ligatures w14:val="none"/>
        </w:rPr>
        <w:t>υπερυπολογιστές</w:t>
      </w:r>
      <w:proofErr w:type="spellEnd"/>
      <w:r w:rsidRPr="00021283">
        <w:rPr>
          <w:rFonts w:eastAsia="Times New Roman" w:cstheme="minorHAnsi"/>
          <w:color w:val="000000"/>
          <w:kern w:val="0"/>
          <w:lang w:eastAsia="en-GB"/>
          <w14:ligatures w14:val="none"/>
        </w:rPr>
        <w:t xml:space="preserve">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w:t>
      </w:r>
      <w:proofErr w:type="spellStart"/>
      <w:r w:rsidRPr="00021283">
        <w:rPr>
          <w:rFonts w:eastAsia="Times New Roman" w:cstheme="minorHAnsi"/>
          <w:color w:val="000000"/>
          <w:kern w:val="0"/>
          <w:lang w:eastAsia="en-GB"/>
          <w14:ligatures w14:val="none"/>
        </w:rPr>
        <w:t>υπερυπολογιστές</w:t>
      </w:r>
      <w:proofErr w:type="spellEnd"/>
      <w:r w:rsidRPr="00021283">
        <w:rPr>
          <w:rFonts w:eastAsia="Times New Roman" w:cstheme="minorHAnsi"/>
          <w:color w:val="000000"/>
          <w:kern w:val="0"/>
          <w:lang w:eastAsia="en-GB"/>
          <w14:ligatures w14:val="none"/>
        </w:rPr>
        <w:t xml:space="preserve">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w:t>
      </w:r>
      <w:commentRangeStart w:id="292"/>
      <w:del w:id="584" w:author="ProofreadAI" w:date="2026-02-23T15:51:42.322780Z">
        <w:r>
          <w:rPr>
            <w:rFonts w:eastAsia="Times New Roman" w:cstheme="minorHAnsi"/>
            <w:color w:val="000000"/>
            <w:kern w:val="0"/>
            <w:lang w:eastAsia="en-GB"/>
            <w14:ligatures w14:val="none"/>
          </w:rPr>
          <w:delText xml:space="preserve">ύφεση που</w:delText>
        </w:r>
      </w:del>
      <w:ins w:id="585" w:author="ProofreadAI" w:date="2026-02-23T15:51:42.322780Z">
        <w:r>
          <w:rPr>
            <w:rFonts w:eastAsia="Times New Roman" w:cstheme="minorHAnsi"/>
            <w:color w:val="000000"/>
            <w:kern w:val="0"/>
            <w:lang w:eastAsia="en-GB"/>
            <w14:ligatures w14:val="none"/>
          </w:rPr>
          <w:t xml:space="preserve">ύφεση που</w:t>
        </w:r>
      </w:ins>
      <w:commentRangeEnd w:id="292"/>
      <w:r>
        <w:commentReference w:id="292"/>
      </w:r>
      <w:r>
        <w:rPr>
          <w:rFonts w:eastAsia="Times New Roman" w:cstheme="minorHAnsi"/>
          <w:color w:val="000000"/>
          <w:kern w:val="0"/>
          <w:lang w:eastAsia="en-GB"/>
          <w14:ligatures w14:val="none"/>
        </w:rPr>
        <w:t xml:space="preserve">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w:t>
      </w:r>
      <w:proofErr w:type="spellStart"/>
      <w:r w:rsidRPr="00021283">
        <w:rPr>
          <w:rFonts w:cstheme="minorHAnsi"/>
          <w:color w:val="000000"/>
        </w:rPr>
        <w:t>ριάλ</w:t>
      </w:r>
      <w:proofErr w:type="spellEnd"/>
      <w:r w:rsidRPr="00021283">
        <w:rPr>
          <w:rFonts w:cstheme="minorHAnsi"/>
          <w:color w:val="000000"/>
        </w:rPr>
        <w:t xml:space="preserve">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w:t>
      </w:r>
      <w:commentRangeStart w:id="293"/>
      <w:del w:id="586" w:author="ProofreadAI" w:date="2026-02-23T15:51:42.322780Z">
        <w:r>
          <w:rPr>
            <w:rFonts w:eastAsia="Times New Roman" w:cstheme="minorHAnsi"/>
            <w:color w:val="000000"/>
            <w:kern w:val="0"/>
            <w:lang w:eastAsia="en-GB"/>
            <w14:ligatures w14:val="none"/>
          </w:rPr>
          <w:delText xml:space="preserve">β) επιδιώξουν</w:delText>
        </w:r>
      </w:del>
      <w:ins w:id="587" w:author="ProofreadAI" w:date="2026-02-23T15:51:42.322780Z">
        <w:r>
          <w:rPr>
            <w:rFonts w:eastAsia="Times New Roman" w:cstheme="minorHAnsi"/>
            <w:color w:val="000000"/>
            <w:kern w:val="0"/>
            <w:lang w:eastAsia="en-GB"/>
            <w14:ligatures w14:val="none"/>
          </w:rPr>
          <w:t xml:space="preserve">β) Επιδιώξουν</w:t>
        </w:r>
      </w:ins>
      <w:commentRangeEnd w:id="293"/>
      <w:r>
        <w:commentReference w:id="293"/>
      </w:r>
      <w:r>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8" w:name="OLE_LINK58"/>
      <w:r w:rsidRPr="00021283">
        <w:rPr>
          <w:rFonts w:eastAsia="Times New Roman" w:cstheme="minorHAnsi"/>
          <w:color w:val="000000" w:themeColor="text1"/>
          <w:kern w:val="0"/>
          <w:lang w:eastAsia="en-GB"/>
          <w14:ligatures w14:val="none"/>
        </w:rPr>
        <w:t xml:space="preserve">Οι ΗΠΑ, οι θεματοφύλακες του ελεύθερου εμπορίου, είχαν εισαγωγές το 2024 $4,11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και εξαγωγές </w:t>
      </w:r>
      <w:commentRangeStart w:id="294"/>
      <w:del w:id="588" w:author="ProofreadAI" w:date="2026-02-23T15:51:42.322780Z">
        <w:r>
          <w:rPr>
            <w:rFonts w:eastAsia="Times New Roman" w:cstheme="minorHAnsi"/>
            <w:color w:val="000000" w:themeColor="text1"/>
            <w:kern w:val="0"/>
            <w:lang w:eastAsia="en-GB"/>
            <w14:ligatures w14:val="none"/>
          </w:rPr>
          <w:delText xml:space="preserve">$3,19 τρις</w:delText>
        </w:r>
      </w:del>
      <w:ins w:id="589" w:author="ProofreadAI" w:date="2026-02-23T15:51:42.322780Z">
        <w:r>
          <w:rPr>
            <w:rFonts w:eastAsia="Times New Roman" w:cstheme="minorHAnsi"/>
            <w:color w:val="000000" w:themeColor="text1"/>
            <w:kern w:val="0"/>
            <w:lang w:eastAsia="en-GB"/>
            <w14:ligatures w14:val="none"/>
          </w:rPr>
          <w:t xml:space="preserve">$3,19 τρις.</w:t>
        </w:r>
      </w:ins>
      <w:commentRangeEnd w:id="294"/>
      <w:r>
        <w:commentReference w:id="294"/>
      </w:r>
      <w:r>
        <w:rPr>
          <w:rFonts w:eastAsia="Times New Roman" w:cstheme="minorHAnsi"/>
          <w:color w:val="000000" w:themeColor="text1"/>
          <w:kern w:val="0"/>
          <w:lang w:eastAsia="en-GB"/>
          <w14:ligatures w14:val="none"/>
        </w:rPr>
        <w:t xml:space="preserve"> και είχαν εμπορικό έλλειμμα</w:t>
      </w:r>
      <w:r w:rsidR="00A012F2">
        <w:rPr>
          <w:rFonts w:eastAsia="Times New Roman" w:cstheme="minorHAnsi"/>
          <w:color w:val="000000" w:themeColor="text1"/>
          <w:kern w:val="0"/>
          <w:lang w:eastAsia="en-GB"/>
          <w14:ligatures w14:val="none"/>
        </w:rPr>
        <w:t xml:space="preserve"> </w:t>
      </w:r>
      <w:commentRangeStart w:id="295"/>
      <w:del w:id="590" w:author="ProofreadAI" w:date="2026-02-23T15:51:42.322780Z">
        <w:r>
          <w:rPr>
            <w:rFonts w:eastAsia="Times New Roman" w:cstheme="minorHAnsi"/>
            <w:color w:val="000000" w:themeColor="text1"/>
            <w:kern w:val="0"/>
            <w:lang w:eastAsia="en-GB"/>
            <w14:ligatures w14:val="none"/>
          </w:rPr>
          <w:delText xml:space="preserve">$1,21 τρις</w:delText>
        </w:r>
      </w:del>
      <w:ins w:id="591" w:author="ProofreadAI" w:date="2026-02-23T15:51:42.322780Z">
        <w:r>
          <w:rPr>
            <w:rFonts w:eastAsia="Times New Roman" w:cstheme="minorHAnsi"/>
            <w:color w:val="000000" w:themeColor="text1"/>
            <w:kern w:val="0"/>
            <w:lang w:eastAsia="en-GB"/>
            <w14:ligatures w14:val="none"/>
          </w:rPr>
          <w:t xml:space="preserve">$1,21 τρις.</w:t>
        </w:r>
      </w:ins>
      <w:commentRangeEnd w:id="295"/>
      <w:r>
        <w:commentReference w:id="295"/>
      </w:r>
      <w:r>
        <w:rPr>
          <w:rFonts w:eastAsia="Times New Roman" w:cstheme="minorHAnsi"/>
          <w:color w:val="000000" w:themeColor="text1"/>
          <w:kern w:val="0"/>
          <w:lang w:eastAsia="en-GB"/>
          <w14:ligatures w14:val="none"/>
        </w:rPr>
        <w:t xml:space="preserve">.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8"/>
      <w:r w:rsidRPr="00021283">
        <w:rPr>
          <w:rFonts w:eastAsia="Times New Roman" w:cstheme="minorHAnsi"/>
          <w:color w:val="000000" w:themeColor="text1"/>
          <w:kern w:val="0"/>
          <w:lang w:eastAsia="en-GB"/>
          <w14:ligatures w14:val="none"/>
        </w:rPr>
        <w:t>.</w:t>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w:t>
      </w:r>
      <w:proofErr w:type="spellStart"/>
      <w:r w:rsidRPr="00021283">
        <w:rPr>
          <w:rFonts w:cstheme="minorHAnsi"/>
          <w:color w:val="000000" w:themeColor="text1"/>
        </w:rPr>
        <w:t>εξαγωγέα</w:t>
      </w:r>
      <w:proofErr w:type="spellEnd"/>
      <w:r w:rsidRPr="00021283">
        <w:rPr>
          <w:rFonts w:cstheme="minorHAnsi"/>
          <w:color w:val="000000" w:themeColor="text1"/>
        </w:rPr>
        <w:t xml:space="preserve">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δισ.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την Κίνα, 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w:t>
      </w:r>
      <w:r w:rsidR="00A012F2">
        <w:rPr>
          <w:rFonts w:eastAsia="Times New Roman" w:cstheme="minorHAnsi"/>
          <w:color w:val="000000" w:themeColor="text1"/>
          <w:kern w:val="0"/>
          <w:lang w:eastAsia="en-GB"/>
          <w14:ligatures w14:val="none"/>
        </w:rPr>
        <w:t xml:space="preserve"> </w:t>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w:t>
      </w:r>
      <w:proofErr w:type="spellStart"/>
      <w:r w:rsidRPr="00021283">
        <w:rPr>
          <w:rFonts w:asciiTheme="minorHAnsi" w:hAnsiTheme="minorHAnsi" w:cstheme="minorHAnsi"/>
          <w:color w:val="000000" w:themeColor="text1"/>
        </w:rPr>
        <w:t>κυβερνοασφάλεια</w:t>
      </w:r>
      <w:proofErr w:type="spellEnd"/>
      <w:r w:rsidRPr="00021283">
        <w:rPr>
          <w:rFonts w:asciiTheme="minorHAnsi" w:hAnsiTheme="minorHAnsi" w:cstheme="minorHAnsi"/>
          <w:color w:val="000000" w:themeColor="text1"/>
        </w:rPr>
        <w:t>, ώστε τα δίκτυα και 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εξοπλισμοί να συνεργάζονται μεταξύ τους.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Θα απλοποιήσουν τις διαδικασίες πιστοποίησης για το χοιρινό και τα γαλακτοκομικά </w:t>
      </w:r>
      <w:commentRangeStart w:id="296"/>
      <w:del w:id="592" w:author="ProofreadAI" w:date="2026-02-23T15:51:42.322780Z">
        <w:r>
          <w:rPr>
            <w:rFonts w:asciiTheme="minorHAnsi" w:hAnsiTheme="minorHAnsi" w:cstheme="minorHAnsi"/>
            <w:color w:val="000000" w:themeColor="text1"/>
          </w:rPr>
          <w:delText xml:space="preserve">και περιλαμβάνονται πολλές τεχνικές λεπτομέρειες</w:delText>
        </w:r>
      </w:del>
      <w:ins w:id="593" w:author="ProofreadAI" w:date="2026-02-23T15:51:42.322780Z">
        <w:r>
          <w:rPr>
            <w:rFonts w:asciiTheme="minorHAnsi" w:hAnsiTheme="minorHAnsi" w:cstheme="minorHAnsi"/>
            <w:color w:val="000000" w:themeColor="text1"/>
          </w:rPr>
          <w:t xml:space="preserve">και περιλαμβάνει πολλές τεχνικές λεπτομέρειες</w:t>
        </w:r>
      </w:ins>
      <w:commentRangeEnd w:id="296"/>
      <w:r>
        <w:commentReference w:id="296"/>
      </w:r>
      <w:r>
        <w:rPr>
          <w:rFonts w:asciiTheme="minorHAnsi" w:hAnsiTheme="minorHAnsi" w:cstheme="minorHAnsi"/>
          <w:color w:val="000000" w:themeColor="text1"/>
        </w:rPr>
        <w:t xml:space="preserve">,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δασμοί αναγκάζουν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w:t>
      </w:r>
      <w:commentRangeStart w:id="297"/>
      <w:del w:id="594" w:author="ProofreadAI" w:date="2026-02-23T15:51:42.322780Z">
        <w:r>
          <w:rPr>
            <w:rFonts w:asciiTheme="minorHAnsi" w:hAnsiTheme="minorHAnsi" w:cstheme="minorHAnsi"/>
            <w:color w:val="000000" w:themeColor="text1"/>
          </w:rPr>
          <w:delText xml:space="preserve">ήταν, ότι</w:delText>
        </w:r>
      </w:del>
      <w:ins w:id="595" w:author="ProofreadAI" w:date="2026-02-23T15:51:42.322780Z">
        <w:r>
          <w:rPr>
            <w:rFonts w:asciiTheme="minorHAnsi" w:hAnsiTheme="minorHAnsi" w:cstheme="minorHAnsi"/>
            <w:color w:val="000000" w:themeColor="text1"/>
          </w:rPr>
          <w:t xml:space="preserve">ήταν ότι</w:t>
        </w:r>
      </w:ins>
      <w:commentRangeEnd w:id="297"/>
      <w:r>
        <w:commentReference w:id="297"/>
      </w:r>
      <w:r>
        <w:rPr>
          <w:rFonts w:asciiTheme="minorHAnsi" w:hAnsiTheme="minorHAnsi" w:cstheme="minorHAnsi"/>
          <w:color w:val="000000" w:themeColor="text1"/>
        </w:rPr>
        <w:t xml:space="preserve"> οι άλλες χώρες είχαν υψηλότερους δασμούς και μη δασμολογικά εμπόδια στις εισαγωγές από τις ΗΠΑ. Η ανοιχτή οικονομία των </w:t>
      </w:r>
      <w:commentRangeStart w:id="298"/>
      <w:del w:id="596" w:author="ProofreadAI" w:date="2026-02-23T15:51:42.322780Z">
        <w:r>
          <w:rPr>
            <w:rFonts w:asciiTheme="minorHAnsi" w:hAnsiTheme="minorHAnsi" w:cstheme="minorHAnsi"/>
            <w:color w:val="000000" w:themeColor="text1"/>
          </w:rPr>
          <w:delText xml:space="preserve">ΗΠΑ, οδήγησε</w:delText>
        </w:r>
      </w:del>
      <w:ins w:id="597" w:author="ProofreadAI" w:date="2026-02-23T15:51:42.322780Z">
        <w:r>
          <w:rPr>
            <w:rFonts w:asciiTheme="minorHAnsi" w:hAnsiTheme="minorHAnsi" w:cstheme="minorHAnsi"/>
            <w:color w:val="000000" w:themeColor="text1"/>
          </w:rPr>
          <w:t xml:space="preserve">ΗΠΑ οδήγησε</w:t>
        </w:r>
      </w:ins>
      <w:commentRangeEnd w:id="298"/>
      <w:r>
        <w:commentReference w:id="298"/>
      </w:r>
      <w:r>
        <w:rPr>
          <w:rFonts w:asciiTheme="minorHAnsi" w:hAnsiTheme="minorHAnsi" w:cstheme="minorHAnsi"/>
          <w:color w:val="000000" w:themeColor="text1"/>
        </w:rPr>
        <w:t xml:space="preserve"> σε μαζική μεταφορά βιομηχανικής παραγωγής και θέσεων εργασίας σε άλλες χώρες. Αυτό αντιστρέφεται τώρα μέσω των εμπορικών συμφωνιών επιτυγχάνοντας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διακανονισμούς με χώρες που είναι ωφέλιμοι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ιατρικές συσκευές κ.ά., θα μειώσει τους δασμούς σε αρκετά αγροτικά προϊόντα που παράγονται στις ΗΠΑ, και οι ΗΠΑ διατηρούν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για να μειώσουν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w:t>
      </w:r>
      <w:proofErr w:type="spellStart"/>
      <w:r w:rsidRPr="00021283">
        <w:rPr>
          <w:rFonts w:asciiTheme="minorHAnsi" w:hAnsiTheme="minorHAnsi" w:cstheme="minorHAnsi"/>
          <w:color w:val="000000" w:themeColor="text1"/>
        </w:rPr>
        <w:t>Λάιεν</w:t>
      </w:r>
      <w:proofErr w:type="spellEnd"/>
      <w:r w:rsidRPr="00021283">
        <w:rPr>
          <w:rFonts w:asciiTheme="minorHAnsi" w:hAnsiTheme="minorHAnsi" w:cstheme="minorHAnsi"/>
          <w:color w:val="000000" w:themeColor="text1"/>
        </w:rPr>
        <w:t xml:space="preserve"> είπε ότι αυτή η συμφωνία αφορά την εξισορρόπηση του εμπορίου,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αναγνωρίζοντας τη νομιμότητα της αμερικανικής θέσης για να λάβει μέτρα ώστε να μειώσει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Οι ΗΠΑ επίσης θέλουν να αφαιρεθούν οι φόροι ψηφιακών υπηρεσιών.</w:t>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εμπορικών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ελλειμμάτων κυρίως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αυτό της Κίνας (€303 δις).</w:t>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commentRangeStart w:id="299"/>
      <w:del w:id="598" w:author="ProofreadAI" w:date="2026-02-23T15:51:42.322780Z">
        <w:r>
          <w:rPr>
            <w:rFonts w:cstheme="minorHAnsi"/>
            <w:color w:val="000000" w:themeColor="text1"/>
            <w14:ligatures w14:val="none"/>
          </w:rPr>
          <w:delText xml:space="preserve">$1,211 δισ.</w:delText>
        </w:r>
      </w:del>
      <w:ins w:id="599" w:author="ProofreadAI" w:date="2026-02-23T15:51:42.322780Z">
        <w:r>
          <w:rPr>
            <w:rFonts w:cstheme="minorHAnsi"/>
            <w:color w:val="000000" w:themeColor="text1"/>
            <w14:ligatures w14:val="none"/>
          </w:rPr>
          <w:t xml:space="preserve">$1.211 δις.</w:t>
        </w:r>
      </w:ins>
      <w:commentRangeEnd w:id="299"/>
      <w:r>
        <w:commentReference w:id="299"/>
      </w:r>
      <w:r>
        <w:rPr>
          <w:rFonts w:cstheme="minorHAnsi"/>
          <w:color w:val="000000" w:themeColor="text1"/>
          <w14:ligatures w14:val="none"/>
        </w:rPr>
        <w:t xml:space="preserve">, υπάρχουν και άλλες χώρες με εμπορικά </w:t>
      </w:r>
      <w:commentRangeStart w:id="300"/>
      <w:del w:id="600" w:author="ProofreadAI" w:date="2026-02-23T15:51:42.322780Z">
        <w:r>
          <w:rPr>
            <w:rFonts w:cstheme="minorHAnsi"/>
            <w:color w:val="000000" w:themeColor="text1"/>
            <w14:ligatures w14:val="none"/>
          </w:rPr>
          <w:delText xml:space="preserve">ελλείματα όπως, Ινδία:</w:delText>
        </w:r>
      </w:del>
      <w:ins w:id="601" w:author="ProofreadAI" w:date="2026-02-23T15:51:42.322780Z">
        <w:r>
          <w:rPr>
            <w:rFonts w:cstheme="minorHAnsi"/>
            <w:color w:val="000000" w:themeColor="text1"/>
            <w14:ligatures w14:val="none"/>
          </w:rPr>
          <w:t xml:space="preserve">ελλείματα, όπως η Ινδία:</w:t>
        </w:r>
      </w:ins>
      <w:commentRangeEnd w:id="300"/>
      <w:r>
        <w:commentReference w:id="300"/>
      </w:r>
      <w:r>
        <w:rPr>
          <w:rFonts w:cstheme="minorHAnsi"/>
          <w:color w:val="000000" w:themeColor="text1"/>
          <w14:ligatures w14:val="none"/>
        </w:rPr>
        <w:t xml:space="preserve">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την Ιαπωνία και άλλους εταίρους, άρα μπαίνουν σε συνομιλίες με την Κίνα με ισχυρό χαρτί. Οι συνομιλίες είναι πάντα </w:t>
      </w:r>
      <w:commentRangeStart w:id="301"/>
      <w:del w:id="602" w:author="ProofreadAI" w:date="2026-02-23T15:51:42.322780Z">
        <w:r>
          <w:rPr>
            <w:rFonts w:asciiTheme="minorHAnsi" w:hAnsiTheme="minorHAnsi" w:cstheme="minorHAnsi"/>
            <w:color w:val="000000" w:themeColor="text1"/>
          </w:rPr>
          <w:delText xml:space="preserve">εποικοδομητικές αλλά</w:delText>
        </w:r>
      </w:del>
      <w:ins w:id="603" w:author="ProofreadAI" w:date="2026-02-23T15:51:42.322780Z">
        <w:r>
          <w:rPr>
            <w:rFonts w:asciiTheme="minorHAnsi" w:hAnsiTheme="minorHAnsi" w:cstheme="minorHAnsi"/>
            <w:color w:val="000000" w:themeColor="text1"/>
          </w:rPr>
          <w:t xml:space="preserve">εποικοδομητικές, αλλά</w:t>
        </w:r>
      </w:ins>
      <w:commentRangeEnd w:id="301"/>
      <w:r>
        <w:commentReference w:id="301"/>
      </w:r>
      <w:r>
        <w:rPr>
          <w:rFonts w:asciiTheme="minorHAnsi" w:hAnsiTheme="minorHAnsi" w:cstheme="minorHAnsi"/>
          <w:color w:val="000000" w:themeColor="text1"/>
        </w:rPr>
        <w:t xml:space="preserve"> μην περιμένουμε κάποια τεράστια συμφωνία </w:t>
      </w:r>
      <w:commentRangeStart w:id="302"/>
      <w:del w:id="604" w:author="ProofreadAI" w:date="2026-02-23T15:51:42.322780Z">
        <w:r>
          <w:rPr>
            <w:rFonts w:asciiTheme="minorHAnsi" w:hAnsiTheme="minorHAnsi" w:cstheme="minorHAnsi"/>
            <w:color w:val="000000" w:themeColor="text1"/>
          </w:rPr>
          <w:delText xml:space="preserve">άμεσα, αλλά συνεχή</w:delText>
        </w:r>
      </w:del>
      <w:ins w:id="605" w:author="ProofreadAI" w:date="2026-02-23T15:51:42.322780Z">
        <w:r>
          <w:rPr>
            <w:rFonts w:asciiTheme="minorHAnsi" w:hAnsiTheme="minorHAnsi" w:cstheme="minorHAnsi"/>
            <w:color w:val="000000" w:themeColor="text1"/>
          </w:rPr>
          <w:t xml:space="preserve">άμεσα· παρά συνεχή</w:t>
        </w:r>
      </w:ins>
      <w:commentRangeEnd w:id="302"/>
      <w:r>
        <w:commentReference w:id="302"/>
      </w:r>
      <w:r>
        <w:rPr>
          <w:rFonts w:asciiTheme="minorHAnsi" w:hAnsiTheme="minorHAnsi" w:cstheme="minorHAnsi"/>
          <w:color w:val="000000" w:themeColor="text1"/>
        </w:rPr>
        <w:t xml:space="preserve">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proofErr w:type="spellStart"/>
      <w:r w:rsidRPr="00021283">
        <w:rPr>
          <w:rFonts w:asciiTheme="minorHAnsi" w:hAnsiTheme="minorHAnsi" w:cstheme="minorHAnsi"/>
          <w:color w:val="000000" w:themeColor="text1"/>
        </w:rPr>
        <w:t>vidia</w:t>
      </w:r>
      <w:proofErr w:type="spellEnd"/>
      <w:r w:rsidRPr="00021283">
        <w:rPr>
          <w:rFonts w:asciiTheme="minorHAnsi" w:hAnsiTheme="minorHAnsi" w:cstheme="minorHAnsi"/>
          <w:color w:val="000000" w:themeColor="text1"/>
        </w:rPr>
        <w:t xml:space="preserve">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w:t>
      </w:r>
      <w:commentRangeStart w:id="303"/>
      <w:del w:id="606" w:author="ProofreadAI" w:date="2026-02-23T15:51:42.322780Z">
        <w:r>
          <w:rPr>
            <w:rFonts w:eastAsia="Times New Roman" w:cstheme="minorHAnsi"/>
            <w:color w:val="000000" w:themeColor="text1"/>
            <w:kern w:val="0"/>
            <w:lang w:eastAsia="en-GB"/>
            <w14:ligatures w14:val="none"/>
          </w:rPr>
          <w:delText xml:space="preserve">ηγεσίες τους</w:delText>
        </w:r>
      </w:del>
      <w:ins w:id="607" w:author="ProofreadAI" w:date="2026-02-23T15:51:42.322780Z">
        <w:r>
          <w:rPr>
            <w:rFonts w:eastAsia="Times New Roman" w:cstheme="minorHAnsi"/>
            <w:color w:val="000000" w:themeColor="text1"/>
            <w:kern w:val="0"/>
            <w:lang w:eastAsia="en-GB"/>
            <w14:ligatures w14:val="none"/>
          </w:rPr>
          <w:t xml:space="preserve">ηγεσίες</w:t>
        </w:r>
      </w:ins>
      <w:commentRangeEnd w:id="303"/>
      <w:r>
        <w:commentReference w:id="303"/>
      </w:r>
      <w:r>
        <w:rPr>
          <w:rFonts w:eastAsia="Times New Roman" w:cstheme="minorHAnsi"/>
          <w:color w:val="000000" w:themeColor="text1"/>
          <w:kern w:val="0"/>
          <w:lang w:eastAsia="en-GB"/>
          <w14:ligatures w14:val="none"/>
        </w:rPr>
        <w:t xml:space="preserve">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w:t>
      </w:r>
      <w:proofErr w:type="spellStart"/>
      <w:r w:rsidRPr="00021283">
        <w:rPr>
          <w:rFonts w:cstheme="minorHAnsi"/>
          <w:color w:val="000000" w:themeColor="text1"/>
        </w:rPr>
        <w:t>τρισεκ</w:t>
      </w:r>
      <w:proofErr w:type="spellEnd"/>
      <w:r w:rsidRPr="00021283">
        <w:rPr>
          <w:rFonts w:cstheme="minorHAnsi"/>
          <w:color w:val="000000" w:themeColor="text1"/>
        </w:rPr>
        <w:t>.,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w:t>
      </w:r>
      <w:r w:rsidR="00A012F2">
        <w:rPr>
          <w:rFonts w:cstheme="minorHAnsi"/>
          <w:color w:val="000000" w:themeColor="text1"/>
        </w:rPr>
        <w:t xml:space="preserve"> </w:t>
      </w:r>
      <w:r w:rsidRPr="00021283">
        <w:rPr>
          <w:rFonts w:cstheme="minorHAnsi"/>
          <w:color w:val="000000" w:themeColor="text1"/>
        </w:rPr>
        <w:t xml:space="preserve">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για</w:t>
      </w:r>
      <w:r w:rsidR="00A012F2">
        <w:rPr>
          <w:rFonts w:cstheme="minorHAnsi"/>
          <w:color w:val="000000"/>
        </w:rPr>
        <w:t xml:space="preserve"> </w:t>
      </w:r>
      <w:r w:rsidRPr="00021283">
        <w:rPr>
          <w:rFonts w:cstheme="minorHAnsi"/>
          <w:color w:val="000000"/>
        </w:rPr>
        <w:t xml:space="preserve">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προσφέροντας πρόσβαση σε τεράστιες αγορές και πρώτες ύλες. Από την άλλη πλευρά, η εντεινόμενη ανησυχία για τις πολιτικές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xml:space="preserve">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w:t>
      </w:r>
      <w:proofErr w:type="spellStart"/>
      <w:r w:rsidRPr="00021283">
        <w:rPr>
          <w:rFonts w:eastAsia="Times New Roman" w:cstheme="minorHAnsi"/>
          <w:color w:val="000000"/>
          <w:kern w:val="0"/>
          <w:lang w:eastAsia="en-GB"/>
          <w14:ligatures w14:val="none"/>
        </w:rPr>
        <w:t>αποδολαριοποίηση</w:t>
      </w:r>
      <w:proofErr w:type="spellEnd"/>
      <w:r w:rsidRPr="00021283">
        <w:rPr>
          <w:rFonts w:eastAsia="Times New Roman" w:cstheme="minorHAnsi"/>
          <w:color w:val="000000"/>
          <w:kern w:val="0"/>
          <w:lang w:eastAsia="en-GB"/>
          <w14:ligatures w14:val="none"/>
        </w:rPr>
        <w:t xml:space="preserve"> των συναλλαγών της. Η στροφή προς πληρωμές σε </w:t>
      </w:r>
      <w:proofErr w:type="spellStart"/>
      <w:r w:rsidRPr="00021283">
        <w:rPr>
          <w:rFonts w:eastAsia="Times New Roman" w:cstheme="minorHAnsi"/>
          <w:color w:val="000000"/>
          <w:kern w:val="0"/>
          <w:lang w:eastAsia="en-GB"/>
          <w14:ligatures w14:val="none"/>
        </w:rPr>
        <w:t>γιουάν</w:t>
      </w:r>
      <w:proofErr w:type="spellEnd"/>
      <w:r w:rsidRPr="00021283">
        <w:rPr>
          <w:rFonts w:eastAsia="Times New Roman" w:cstheme="minorHAnsi"/>
          <w:color w:val="000000"/>
          <w:kern w:val="0"/>
          <w:lang w:eastAsia="en-GB"/>
          <w14:ligatures w14:val="none"/>
        </w:rPr>
        <w:t xml:space="preserve">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w:t>
      </w:r>
      <w:proofErr w:type="spellStart"/>
      <w:r w:rsidRPr="00021283">
        <w:rPr>
          <w:rFonts w:eastAsia="Times New Roman" w:cstheme="minorHAnsi"/>
          <w:color w:val="000000"/>
          <w:kern w:val="0"/>
          <w:lang w:eastAsia="en-GB"/>
          <w14:ligatures w14:val="none"/>
        </w:rPr>
        <w:t>αλληλοτροφοδοτούνται</w:t>
      </w:r>
      <w:proofErr w:type="spellEnd"/>
      <w:r w:rsidRPr="00021283">
        <w:rPr>
          <w:rFonts w:eastAsia="Times New Roman" w:cstheme="minorHAnsi"/>
          <w:color w:val="000000"/>
          <w:kern w:val="0"/>
          <w:lang w:eastAsia="en-GB"/>
          <w14:ligatures w14:val="none"/>
        </w:rPr>
        <w:t>.</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proofErr w:type="spellStart"/>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Παράλληλα</w:t>
      </w:r>
      <w:proofErr w:type="spellEnd"/>
      <w:r w:rsidRPr="00021283">
        <w:rPr>
          <w:rFonts w:eastAsia="Times New Roman" w:cstheme="minorHAnsi"/>
          <w:color w:val="000000"/>
          <w:kern w:val="0"/>
          <w:lang w:eastAsia="en-GB"/>
          <w14:ligatures w14:val="none"/>
        </w:rPr>
        <w:t xml:space="preserve">, η συμφωνία προβλέπει μηδενικούς δασμούς σε κρίσιμα προϊόντα, όπως αεροσκάφη και εξαρτήματα, χημικά, </w:t>
      </w:r>
      <w:proofErr w:type="spellStart"/>
      <w:r w:rsidRPr="00021283">
        <w:rPr>
          <w:rFonts w:eastAsia="Times New Roman" w:cstheme="minorHAnsi"/>
          <w:color w:val="000000"/>
          <w:kern w:val="0"/>
          <w:lang w:eastAsia="en-GB"/>
          <w14:ligatures w14:val="none"/>
        </w:rPr>
        <w:t>γενόσημα</w:t>
      </w:r>
      <w:proofErr w:type="spellEnd"/>
      <w:r w:rsidRPr="00021283">
        <w:rPr>
          <w:rFonts w:eastAsia="Times New Roman" w:cstheme="minorHAnsi"/>
          <w:color w:val="000000"/>
          <w:kern w:val="0"/>
          <w:lang w:eastAsia="en-GB"/>
          <w14:ligatures w14:val="none"/>
        </w:rPr>
        <w:t xml:space="preserve">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δεν περιορίζεται πλέον στην άμεση αντιπαράθεση με τη Ρωσία· </w:t>
      </w:r>
      <w:proofErr w:type="spellStart"/>
      <w:r w:rsidRPr="00021283">
        <w:rPr>
          <w:rFonts w:eastAsia="Times New Roman" w:cstheme="minorHAnsi"/>
          <w:color w:val="000000"/>
          <w:kern w:val="0"/>
          <w:lang w:eastAsia="en-GB"/>
          <w14:ligatures w14:val="none"/>
        </w:rPr>
        <w:t>στοχοποιεί</w:t>
      </w:r>
      <w:proofErr w:type="spellEnd"/>
      <w:r w:rsidRPr="00021283">
        <w:rPr>
          <w:rFonts w:eastAsia="Times New Roman" w:cstheme="minorHAnsi"/>
          <w:color w:val="000000"/>
          <w:kern w:val="0"/>
          <w:lang w:eastAsia="en-GB"/>
          <w14:ligatures w14:val="none"/>
        </w:rPr>
        <w:t xml:space="preserve">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w:t>
      </w:r>
      <w:proofErr w:type="spellStart"/>
      <w:r w:rsidRPr="00021283">
        <w:rPr>
          <w:rFonts w:eastAsia="Times New Roman" w:cstheme="minorHAnsi"/>
          <w:color w:val="000000"/>
          <w:kern w:val="0"/>
          <w:lang w:eastAsia="en-GB"/>
          <w14:ligatures w14:val="none"/>
        </w:rPr>
        <w:t>οικοδομεί</w:t>
      </w:r>
      <w:proofErr w:type="spellEnd"/>
      <w:r w:rsidRPr="00021283">
        <w:rPr>
          <w:rFonts w:eastAsia="Times New Roman" w:cstheme="minorHAnsi"/>
          <w:color w:val="000000"/>
          <w:kern w:val="0"/>
          <w:lang w:eastAsia="en-GB"/>
          <w14:ligatures w14:val="none"/>
        </w:rPr>
        <w:t xml:space="preserve"> η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w:t>
      </w:r>
      <w:proofErr w:type="spellStart"/>
      <w:r w:rsidRPr="00021283">
        <w:rPr>
          <w:rFonts w:asciiTheme="minorHAnsi" w:hAnsiTheme="minorHAnsi" w:cstheme="minorHAnsi"/>
          <w:color w:val="000000"/>
        </w:rPr>
        <w:t>επεκτατικότητα</w:t>
      </w:r>
      <w:proofErr w:type="spellEnd"/>
      <w:r w:rsidRPr="00021283">
        <w:rPr>
          <w:rFonts w:asciiTheme="minorHAnsi" w:hAnsiTheme="minorHAnsi" w:cstheme="minorHAnsi"/>
          <w:color w:val="000000"/>
        </w:rPr>
        <w:t xml:space="preserve">.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 xml:space="preserve">Η αντιμετώπιση της Ρωσίας μετά το Ιράν έρχεται ως μήνυμα στην Τουρκία και στην Κίνα. Στη συνέχεια σειρά θα έχει η </w:t>
      </w:r>
      <w:proofErr w:type="spellStart"/>
      <w:r w:rsidRPr="00021283">
        <w:rPr>
          <w:rFonts w:asciiTheme="minorHAnsi" w:hAnsiTheme="minorHAnsi" w:cstheme="minorHAnsi"/>
          <w:color w:val="000000" w:themeColor="text1"/>
        </w:rPr>
        <w:t>επεκτατικότητα</w:t>
      </w:r>
      <w:proofErr w:type="spellEnd"/>
      <w:r w:rsidRPr="00021283">
        <w:rPr>
          <w:rFonts w:asciiTheme="minorHAnsi" w:hAnsiTheme="minorHAnsi" w:cstheme="minorHAnsi"/>
          <w:color w:val="000000" w:themeColor="text1"/>
        </w:rPr>
        <w:t xml:space="preserve">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 xml:space="preserve">Η ιστορία δεν είναι </w:t>
      </w:r>
      <w:commentRangeStart w:id="304"/>
      <w:del w:id="608" w:author="ProofreadAI" w:date="2026-02-23T15:51:42.322780Z">
        <w:r>
          <w:rPr>
            <w:rFonts w:asciiTheme="minorHAnsi" w:hAnsiTheme="minorHAnsi" w:cstheme="minorHAnsi"/>
            <w:color w:val="000000" w:themeColor="text1"/>
            <w:shd w:val="clear" w:color="auto" w:fill="FFFFFF"/>
          </w:rPr>
          <w:delText xml:space="preserve">απλά</w:delText>
        </w:r>
      </w:del>
      <w:ins w:id="609" w:author="ProofreadAI" w:date="2026-02-23T15:51:42.322780Z">
        <w:r>
          <w:rPr>
            <w:rFonts w:asciiTheme="minorHAnsi" w:hAnsiTheme="minorHAnsi" w:cstheme="minorHAnsi"/>
            <w:color w:val="000000" w:themeColor="text1"/>
            <w:shd w:val="clear" w:color="auto" w:fill="FFFFFF"/>
          </w:rPr>
          <w:t xml:space="preserve">απλώς</w:t>
        </w:r>
      </w:ins>
      <w:commentRangeEnd w:id="304"/>
      <w:r>
        <w:commentReference w:id="304"/>
      </w:r>
      <w:r>
        <w:rPr>
          <w:rFonts w:asciiTheme="minorHAnsi" w:hAnsiTheme="minorHAnsi" w:cstheme="minorHAnsi"/>
          <w:color w:val="000000" w:themeColor="text1"/>
          <w:shd w:val="clear" w:color="auto" w:fill="FFFFFF"/>
        </w:rPr>
        <w:t xml:space="preserve">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αυτοκρατορίες τους (Τουρκία, Ιράν, Ρωσία, Κίνα κ.λπ.).</w:t>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w:t>
      </w:r>
      <w:r w:rsidR="00A012F2">
        <w:rPr>
          <w:rFonts w:cstheme="minorHAnsi"/>
          <w:color w:val="000000" w:themeColor="text1"/>
        </w:rPr>
        <w:t xml:space="preserve"> </w:t>
      </w:r>
      <w:r w:rsidRPr="00021283">
        <w:rPr>
          <w:rFonts w:cstheme="minorHAnsi"/>
          <w:color w:val="000000" w:themeColor="text1"/>
        </w:rPr>
        <w:t xml:space="preserve">αναζωπύρωσης των </w:t>
      </w:r>
      <w:proofErr w:type="spellStart"/>
      <w:r w:rsidRPr="00021283">
        <w:rPr>
          <w:rFonts w:cstheme="minorHAnsi"/>
          <w:color w:val="000000" w:themeColor="text1"/>
        </w:rPr>
        <w:t>γεωστρατηγικών</w:t>
      </w:r>
      <w:proofErr w:type="spellEnd"/>
      <w:r w:rsidRPr="00021283">
        <w:rPr>
          <w:rFonts w:cstheme="minorHAnsi"/>
          <w:color w:val="000000" w:themeColor="text1"/>
        </w:rPr>
        <w:t xml:space="preserve"> ανταγωνισμών με αφορμή τη σύγκρουση Ιράν-Ισραήλ. Οι ΗΠΑ επέδειξαν την αμερικανική αποτρεπτική ισχύ, στην καταστροφή της πυρηνικής υποδομής του Ιράν.</w:t>
      </w:r>
      <w:r w:rsidR="00A012F2">
        <w:rPr>
          <w:rFonts w:cstheme="minorHAnsi"/>
          <w:color w:val="000000" w:themeColor="text1"/>
        </w:rPr>
        <w:t xml:space="preserve"> </w:t>
      </w:r>
      <w:r w:rsidRPr="00021283">
        <w:rPr>
          <w:rFonts w:cstheme="minorHAnsi"/>
          <w:color w:val="000000" w:themeColor="text1"/>
        </w:rPr>
        <w:t>Πρόσφατα οι ΗΠΑ απάντησαν στις απειλές ότι η Ρωσία παραμένει υπολογίσιμη</w:t>
      </w:r>
      <w:r w:rsidR="00A012F2">
        <w:rPr>
          <w:rFonts w:cstheme="minorHAnsi"/>
          <w:color w:val="000000" w:themeColor="text1"/>
        </w:rPr>
        <w:t xml:space="preserve"> </w:t>
      </w:r>
      <w:r w:rsidRPr="00021283">
        <w:rPr>
          <w:rFonts w:cstheme="minorHAnsi"/>
          <w:color w:val="000000" w:themeColor="text1"/>
        </w:rPr>
        <w:t xml:space="preserve">πυρηνική δύναμη, αποστέλλοντας </w:t>
      </w:r>
      <w:commentRangeStart w:id="305"/>
      <w:del w:id="610" w:author="ProofreadAI" w:date="2026-02-23T15:51:42.322780Z">
        <w:r>
          <w:rPr>
            <w:rFonts w:cstheme="minorHAnsi"/>
            <w:color w:val="000000" w:themeColor="text1"/>
          </w:rPr>
          <w:delText xml:space="preserve">δυο</w:delText>
        </w:r>
      </w:del>
      <w:ins w:id="611" w:author="ProofreadAI" w:date="2026-02-23T15:51:42.322780Z">
        <w:r>
          <w:rPr>
            <w:rFonts w:cstheme="minorHAnsi"/>
            <w:color w:val="000000" w:themeColor="text1"/>
          </w:rPr>
          <w:t xml:space="preserve">δύο</w:t>
        </w:r>
      </w:ins>
      <w:commentRangeEnd w:id="305"/>
      <w:r>
        <w:commentReference w:id="305"/>
      </w:r>
      <w:r>
        <w:rPr>
          <w:rFonts w:cstheme="minorHAnsi"/>
          <w:color w:val="000000" w:themeColor="text1"/>
        </w:rPr>
        <w:t xml:space="preserve">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κατακτήσει μια άλλη ευρωπαϊκή χώρα και καθένας μπορεί να φανταστεί τι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w:t>
      </w:r>
      <w:r w:rsidR="00A012F2">
        <w:rPr>
          <w:rFonts w:cstheme="minorHAnsi"/>
          <w:color w:val="000000" w:themeColor="text1"/>
        </w:rPr>
        <w:t xml:space="preserve"> </w:t>
      </w:r>
      <w:r w:rsidRPr="00021283">
        <w:rPr>
          <w:rFonts w:cstheme="minorHAnsi"/>
          <w:color w:val="000000" w:themeColor="text1"/>
        </w:rPr>
        <w:t xml:space="preserve">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commentRangeStart w:id="306"/>
      <w:del w:id="612" w:author="ProofreadAI" w:date="2026-02-23T15:51:42.322780Z">
        <w:r>
          <w:rPr>
            <w:rFonts w:eastAsia="Times New Roman" w:cstheme="minorHAnsi"/>
            <w:color w:val="000000" w:themeColor="text1"/>
            <w:kern w:val="0"/>
            <w:lang w:eastAsia="en-GB"/>
            <w14:ligatures w14:val="none"/>
          </w:rPr>
          <w:delText xml:space="preserve">Οι δύο υπερδυνάμεις ΗΠΑ και Κίνα,</w:delText>
        </w:r>
      </w:del>
      <w:ins w:id="613" w:author="ProofreadAI" w:date="2026-02-23T15:51:42.322780Z">
        <w:r>
          <w:rPr>
            <w:rFonts w:eastAsia="Times New Roman" w:cstheme="minorHAnsi"/>
            <w:color w:val="000000" w:themeColor="text1"/>
            <w:kern w:val="0"/>
            <w:lang w:eastAsia="en-GB"/>
            <w14:ligatures w14:val="none"/>
          </w:rPr>
          <w:t xml:space="preserve">Οι δύο υπερδυνάμεις, οι ΗΠΑ και η Κίνα,</w:t>
        </w:r>
      </w:ins>
      <w:commentRangeEnd w:id="306"/>
      <w:r>
        <w:commentReference w:id="306"/>
      </w:r>
      <w:r>
        <w:rPr>
          <w:rFonts w:eastAsia="Times New Roman" w:cstheme="minorHAnsi"/>
          <w:color w:val="000000" w:themeColor="text1"/>
          <w:kern w:val="0"/>
          <w:lang w:eastAsia="en-GB"/>
          <w14:ligatures w14:val="none"/>
        </w:rPr>
        <w:t xml:space="preserve">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w:t>
      </w:r>
      <w:proofErr w:type="spellStart"/>
      <w:r w:rsidRPr="00021283">
        <w:rPr>
          <w:rFonts w:asciiTheme="minorHAnsi" w:hAnsiTheme="minorHAnsi" w:cstheme="minorHAnsi"/>
          <w:color w:val="000000" w:themeColor="text1"/>
        </w:rPr>
        <w:t>Ταϊβάν</w:t>
      </w:r>
      <w:proofErr w:type="spellEnd"/>
      <w:r w:rsidRPr="00021283">
        <w:rPr>
          <w:rFonts w:asciiTheme="minorHAnsi" w:hAnsiTheme="minorHAnsi" w:cstheme="minorHAnsi"/>
          <w:color w:val="000000" w:themeColor="text1"/>
        </w:rPr>
        <w:t xml:space="preserve"> είναι μια εικόνα του τι θα μπορούσε να είναι η Κίνα, αν είχε εκδημοκρατιστεί.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κατάληψη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της </w:t>
      </w:r>
      <w:proofErr w:type="spellStart"/>
      <w:r w:rsidRPr="00021283">
        <w:rPr>
          <w:rFonts w:asciiTheme="minorHAnsi" w:hAnsiTheme="minorHAnsi" w:cstheme="minorHAnsi"/>
          <w:color w:val="000000" w:themeColor="text1"/>
        </w:rPr>
        <w:t>Ταϊβάν</w:t>
      </w:r>
      <w:proofErr w:type="spellEnd"/>
      <w:r w:rsidRPr="00021283">
        <w:rPr>
          <w:rFonts w:asciiTheme="minorHAnsi" w:hAnsiTheme="minorHAnsi" w:cstheme="minorHAnsi"/>
          <w:color w:val="000000" w:themeColor="text1"/>
        </w:rPr>
        <w:t xml:space="preserve">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w:t>
      </w:r>
      <w:commentRangeStart w:id="307"/>
      <w:del w:id="614" w:author="ProofreadAI" w:date="2026-02-23T15:51:42.322780Z">
        <w:r>
          <w:rPr>
            <w:rFonts w:asciiTheme="minorHAnsi" w:hAnsiTheme="minorHAnsi" w:cstheme="minorHAnsi"/>
            <w:color w:val="000000"/>
          </w:rPr>
          <w:delText xml:space="preserve">Ενδεικτικά, Γερμανοί αξιωματούχοι</w:delText>
        </w:r>
      </w:del>
      <w:ins w:id="615" w:author="ProofreadAI" w:date="2026-02-23T15:51:42.322780Z">
        <w:r>
          <w:rPr>
            <w:rFonts w:asciiTheme="minorHAnsi" w:hAnsiTheme="minorHAnsi" w:cstheme="minorHAnsi"/>
            <w:color w:val="000000"/>
          </w:rPr>
          <w:t xml:space="preserve">Ενδεικτικά, οι Γερμανοί αξιωματούχοι</w:t>
        </w:r>
      </w:ins>
      <w:commentRangeEnd w:id="307"/>
      <w:r>
        <w:commentReference w:id="307"/>
      </w:r>
      <w:r>
        <w:rPr>
          <w:rFonts w:asciiTheme="minorHAnsi" w:hAnsiTheme="minorHAnsi" w:cstheme="minorHAnsi"/>
          <w:color w:val="000000"/>
        </w:rPr>
        <w:t xml:space="preserve">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w:t>
      </w:r>
      <w:proofErr w:type="spellStart"/>
      <w:r w:rsidRPr="00021283">
        <w:rPr>
          <w:rFonts w:eastAsia="Times New Roman" w:cstheme="minorHAnsi"/>
          <w:color w:val="000000"/>
          <w:kern w:val="0"/>
          <w:lang w:eastAsia="en-GB"/>
          <w14:ligatures w14:val="none"/>
        </w:rPr>
        <w:t>στοχευμένες</w:t>
      </w:r>
      <w:proofErr w:type="spellEnd"/>
      <w:r w:rsidRPr="00021283">
        <w:rPr>
          <w:rFonts w:eastAsia="Times New Roman" w:cstheme="minorHAnsi"/>
          <w:color w:val="000000"/>
          <w:kern w:val="0"/>
          <w:lang w:eastAsia="en-GB"/>
          <w14:ligatures w14:val="none"/>
        </w:rPr>
        <w:t xml:space="preserve">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xml:space="preserve">. Τη δεκαετία του 1930, οι γερουσιαστές </w:t>
      </w:r>
      <w:proofErr w:type="spellStart"/>
      <w:r w:rsidRPr="00021283">
        <w:rPr>
          <w:rFonts w:eastAsia="Times New Roman" w:cstheme="minorHAnsi"/>
          <w:color w:val="000000"/>
          <w:kern w:val="0"/>
          <w:lang w:eastAsia="en-GB"/>
          <w14:ligatures w14:val="none"/>
        </w:rPr>
        <w:t>Ριντ</w:t>
      </w:r>
      <w:proofErr w:type="spellEnd"/>
      <w:r w:rsidRPr="00021283">
        <w:rPr>
          <w:rFonts w:eastAsia="Times New Roman" w:cstheme="minorHAnsi"/>
          <w:color w:val="000000"/>
          <w:kern w:val="0"/>
          <w:lang w:eastAsia="en-GB"/>
          <w14:ligatures w14:val="none"/>
        </w:rPr>
        <w:t xml:space="preserve"> Σμουτ και Γουίλις </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xml:space="preserve">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αποφεύγει τα λάθη του παρελθόντος. Το 1930, ο πρόεδρος Χέρμπερτ </w:t>
      </w:r>
      <w:proofErr w:type="spellStart"/>
      <w:r w:rsidRPr="00021283">
        <w:rPr>
          <w:rFonts w:eastAsia="Times New Roman" w:cstheme="minorHAnsi"/>
          <w:color w:val="000000"/>
          <w:kern w:val="0"/>
          <w:lang w:eastAsia="en-GB"/>
          <w14:ligatures w14:val="none"/>
        </w:rPr>
        <w:t>Χούβερ</w:t>
      </w:r>
      <w:proofErr w:type="spellEnd"/>
      <w:r w:rsidRPr="00021283">
        <w:rPr>
          <w:rFonts w:eastAsia="Times New Roman" w:cstheme="minorHAnsi"/>
          <w:color w:val="000000"/>
          <w:kern w:val="0"/>
          <w:lang w:eastAsia="en-GB"/>
          <w14:ligatures w14:val="none"/>
        </w:rPr>
        <w:t xml:space="preserve"> υπέγραψε το νομοσχέδιο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w:t>
      </w:r>
      <w:proofErr w:type="spellStart"/>
      <w:r w:rsidRPr="00021283">
        <w:rPr>
          <w:rFonts w:eastAsia="Times New Roman" w:cstheme="minorHAnsi"/>
          <w:color w:val="000000"/>
          <w:kern w:val="0"/>
          <w:lang w:eastAsia="en-GB"/>
          <w14:ligatures w14:val="none"/>
        </w:rPr>
        <w:t>υπερφορολόγηση</w:t>
      </w:r>
      <w:proofErr w:type="spellEnd"/>
      <w:r w:rsidRPr="00021283">
        <w:rPr>
          <w:rFonts w:eastAsia="Times New Roman" w:cstheme="minorHAnsi"/>
          <w:color w:val="000000"/>
          <w:kern w:val="0"/>
          <w:lang w:eastAsia="en-GB"/>
          <w14:ligatures w14:val="none"/>
        </w:rPr>
        <w:t xml:space="preserve">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στιγμής, οι Ηνωμένες Πολιτείες έχουν εξασφαλίσει τη συνεργασία του </w:t>
      </w:r>
      <w:commentRangeStart w:id="308"/>
      <w:del w:id="616" w:author="ProofreadAI" w:date="2026-02-23T15:51:42.322780Z">
        <w:r>
          <w:rPr>
            <w:rFonts w:eastAsia="Times New Roman" w:cstheme="minorHAnsi"/>
            <w:color w:val="000000"/>
            <w:kern w:val="0"/>
            <w:lang w:eastAsia="en-GB"/>
            <w14:ligatures w14:val="none"/>
          </w:rPr>
          <w:delText xml:space="preserve">ημίσεος</w:delText>
        </w:r>
      </w:del>
      <w:ins w:id="617" w:author="ProofreadAI" w:date="2026-02-23T15:51:42.322780Z">
        <w:r>
          <w:rPr>
            <w:rFonts w:eastAsia="Times New Roman" w:cstheme="minorHAnsi"/>
            <w:color w:val="000000"/>
            <w:kern w:val="0"/>
            <w:lang w:eastAsia="en-GB"/>
            <w14:ligatures w14:val="none"/>
          </w:rPr>
          <w:t xml:space="preserve">ημίσεως</w:t>
        </w:r>
      </w:ins>
      <w:commentRangeEnd w:id="308"/>
      <w:r>
        <w:commentReference w:id="308"/>
      </w:r>
      <w:r>
        <w:rPr>
          <w:rFonts w:eastAsia="Times New Roman" w:cstheme="minorHAnsi"/>
          <w:color w:val="000000"/>
          <w:kern w:val="0"/>
          <w:lang w:eastAsia="en-GB"/>
          <w14:ligatures w14:val="none"/>
        </w:rPr>
        <w:t xml:space="preserve">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w:t>
      </w:r>
      <w:proofErr w:type="spellStart"/>
      <w:commentRangeStart w:id="309"/>
      <w:del w:id="618" w:author="ProofreadAI" w:date="2026-02-23T15:51:42.322780Z">
        <w:r>
          <w:rPr>
            <w:rFonts w:eastAsia="Times New Roman" w:cstheme="minorHAnsi"/>
            <w:color w:val="000000"/>
            <w:kern w:val="0"/>
            <w:lang w:eastAsia="en-GB"/>
            <w14:ligatures w14:val="none"/>
          </w:rPr>
          <w:delText xml:space="preserve">Χώλεϋ</w:delText>
        </w:r>
      </w:del>
      <w:ins w:id="619" w:author="ProofreadAI" w:date="2026-02-23T15:51:42.322780Z">
        <w:r>
          <w:rPr>
            <w:rFonts w:eastAsia="Times New Roman" w:cstheme="minorHAnsi"/>
            <w:color w:val="000000"/>
            <w:kern w:val="0"/>
            <w:lang w:eastAsia="en-GB"/>
            <w14:ligatures w14:val="none"/>
          </w:rPr>
          <w:t xml:space="preserve">Χόουλι</w:t>
        </w:r>
      </w:ins>
      <w:commentRangeEnd w:id="309"/>
      <w:r>
        <w:commentReference w:id="309"/>
      </w:r>
      <w:proofErr w:type="spellEnd"/>
      <w:r w:rsidRPr="00021283">
        <w:rPr>
          <w:rFonts w:eastAsia="Times New Roman" w:cstheme="minorHAnsi"/>
          <w:color w:val="000000"/>
          <w:kern w:val="0"/>
          <w:lang w:eastAsia="en-GB"/>
          <w14:ligatures w14:val="none"/>
        </w:rPr>
        <w:t>.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proofErr w:type="spellStart"/>
      <w:r w:rsidRPr="00021283">
        <w:rPr>
          <w:rFonts w:eastAsia="Times New Roman" w:cstheme="minorHAnsi"/>
          <w:color w:val="000000"/>
          <w:kern w:val="0"/>
          <w:lang w:eastAsia="en-GB"/>
          <w14:ligatures w14:val="none"/>
        </w:rPr>
        <w:t>ελευθεροποίηση</w:t>
      </w:r>
      <w:proofErr w:type="spellEnd"/>
      <w:r w:rsidRPr="00021283">
        <w:rPr>
          <w:rFonts w:eastAsia="Times New Roman" w:cstheme="minorHAnsi"/>
          <w:color w:val="000000"/>
          <w:kern w:val="0"/>
          <w:lang w:eastAsia="en-GB"/>
          <w14:ligatures w14:val="none"/>
        </w:rPr>
        <w:t xml:space="preserve">,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w:t>
      </w:r>
      <w:proofErr w:type="spellStart"/>
      <w:r w:rsidRPr="00021283">
        <w:rPr>
          <w:rFonts w:cstheme="minorHAnsi"/>
          <w:color w:val="000000" w:themeColor="text1"/>
        </w:rPr>
        <w:t>πειθαναγκαστική</w:t>
      </w:r>
      <w:proofErr w:type="spellEnd"/>
      <w:r w:rsidRPr="00021283">
        <w:rPr>
          <w:rFonts w:cstheme="minorHAnsi"/>
          <w:color w:val="000000" w:themeColor="text1"/>
        </w:rPr>
        <w:t xml:space="preserve"> ρύθμιση των διεθνών σχέσεων μέσω του εμπορίου. </w:t>
      </w:r>
      <w:r w:rsidRPr="00021283">
        <w:rPr>
          <w:rFonts w:eastAsia="Times New Roman" w:cstheme="minorHAnsi"/>
          <w:color w:val="000000" w:themeColor="text1"/>
          <w:kern w:val="0"/>
          <w:lang w:eastAsia="en-GB"/>
          <w14:ligatures w14:val="none"/>
        </w:rPr>
        <w:t xml:space="preserve">Οι ΗΠΑ, οι θεματοφύλακες του ελεύθερου εμπορίου, είχαν εισαγωγές το 2024, $4,11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και εξαγωγές $3,19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δημιουργώντας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τρις.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υπηρεσιών </w:t>
      </w:r>
      <w:commentRangeStart w:id="310"/>
      <w:del w:id="620" w:author="ProofreadAI" w:date="2026-02-23T15:51:42.322780Z">
        <w:r>
          <w:rPr>
            <w:rFonts w:eastAsia="Times New Roman" w:cstheme="minorHAnsi"/>
            <w:color w:val="000000" w:themeColor="text1"/>
            <w:kern w:val="0"/>
            <w:lang w:eastAsia="en-GB"/>
            <w14:ligatures w14:val="none"/>
          </w:rPr>
          <w:delText xml:space="preserve">($295 δισ.) το</w:delText>
        </w:r>
      </w:del>
      <w:ins w:id="621" w:author="ProofreadAI" w:date="2026-02-23T15:51:42.322780Z">
        <w:r>
          <w:rPr>
            <w:rFonts w:eastAsia="Times New Roman" w:cstheme="minorHAnsi"/>
            <w:color w:val="000000" w:themeColor="text1"/>
            <w:kern w:val="0"/>
            <w:lang w:eastAsia="en-GB"/>
            <w14:ligatures w14:val="none"/>
          </w:rPr>
          <w:t xml:space="preserve">($295 δισ.), το</w:t>
        </w:r>
      </w:ins>
      <w:commentRangeEnd w:id="310"/>
      <w:r>
        <w:commentReference w:id="310"/>
      </w:r>
      <w:r>
        <w:rPr>
          <w:rFonts w:eastAsia="Times New Roman" w:cstheme="minorHAnsi"/>
          <w:color w:val="000000" w:themeColor="text1"/>
          <w:kern w:val="0"/>
          <w:lang w:eastAsia="en-GB"/>
          <w14:ligatures w14:val="none"/>
        </w:rPr>
        <w:t xml:space="preserve"> καθαρό έλλειμμα ήταν $917 δις</w:t>
      </w:r>
      <w:r w:rsidRPr="00021283">
        <w:rPr>
          <w:rFonts w:cstheme="minorHAnsi"/>
          <w:color w:val="000000" w:themeColor="text1"/>
        </w:rPr>
        <w:t>.</w:t>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 xml:space="preserve">Κίνα το έλλειμμα των ΗΠΑ ήταν </w:t>
      </w:r>
      <w:commentRangeStart w:id="311"/>
      <w:del w:id="622" w:author="ProofreadAI" w:date="2026-02-23T15:51:42.322780Z">
        <w:r>
          <w:rPr>
            <w:rFonts w:cstheme="minorHAnsi"/>
            <w:color w:val="000000" w:themeColor="text1"/>
          </w:rPr>
          <w:delText xml:space="preserve">295 δις</w:delText>
        </w:r>
      </w:del>
      <w:ins w:id="623" w:author="ProofreadAI" w:date="2026-02-23T15:51:42.322780Z">
        <w:r>
          <w:rPr>
            <w:rFonts w:cstheme="minorHAnsi"/>
            <w:color w:val="000000" w:themeColor="text1"/>
          </w:rPr>
          <w:t xml:space="preserve">$295 δις.</w:t>
        </w:r>
      </w:ins>
      <w:commentRangeEnd w:id="311"/>
      <w:r>
        <w:commentReference w:id="311"/>
      </w:r>
      <w:r>
        <w:rPr>
          <w:rFonts w:cstheme="minorHAnsi"/>
          <w:color w:val="000000" w:themeColor="text1"/>
        </w:rPr>
        <w:t xml:space="preserve">, η οποία</w:t>
      </w:r>
      <w:r w:rsidR="00A012F2">
        <w:rPr>
          <w:rFonts w:cstheme="minorHAnsi"/>
          <w:color w:val="000000" w:themeColor="text1"/>
        </w:rPr>
        <w:t xml:space="preserve"> </w:t>
      </w:r>
      <w:r w:rsidRPr="00021283">
        <w:rPr>
          <w:rFonts w:cstheme="minorHAnsi"/>
          <w:color w:val="000000" w:themeColor="text1"/>
        </w:rPr>
        <w:t xml:space="preserve">έχει συνολικό εμπορικό πλεόνασμα $1,3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w:t>
      </w:r>
      <w:bookmarkStart w:id="61"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1"/>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 εταιρεία που ανήκε στον κινεζικό όμιλο </w:t>
      </w:r>
      <w:proofErr w:type="spellStart"/>
      <w:r w:rsidRPr="00021283">
        <w:rPr>
          <w:rFonts w:asciiTheme="minorHAnsi" w:hAnsiTheme="minorHAnsi" w:cstheme="minorHAnsi"/>
          <w:color w:val="000000"/>
        </w:rPr>
        <w:t>Jingye</w:t>
      </w:r>
      <w:proofErr w:type="spellEnd"/>
      <w:r w:rsidRPr="00021283">
        <w:rPr>
          <w:rFonts w:asciiTheme="minorHAnsi" w:hAnsiTheme="minorHAnsi" w:cstheme="minorHAnsi"/>
          <w:color w:val="000000"/>
        </w:rPr>
        <w:t xml:space="preserve"> μέχρι και πρόσφατα. Παρόλο που η κυβέρνηση του ΗΒ ανέλαβε τον λειτουργικό έλεγχο της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για να αποτρέψει το κλείσιμο των υψικαμίνων στο </w:t>
      </w:r>
      <w:proofErr w:type="spellStart"/>
      <w:r w:rsidRPr="00021283">
        <w:rPr>
          <w:rFonts w:asciiTheme="minorHAnsi" w:hAnsiTheme="minorHAnsi" w:cstheme="minorHAnsi"/>
          <w:color w:val="000000"/>
        </w:rPr>
        <w:t>Σκάνθορπ</w:t>
      </w:r>
      <w:proofErr w:type="spellEnd"/>
      <w:r w:rsidRPr="00021283">
        <w:rPr>
          <w:rFonts w:asciiTheme="minorHAnsi" w:hAnsiTheme="minorHAnsi" w:cstheme="minorHAnsi"/>
          <w:color w:val="000000"/>
        </w:rPr>
        <w:t xml:space="preserve">, η </w:t>
      </w:r>
      <w:proofErr w:type="spellStart"/>
      <w:r w:rsidRPr="00021283">
        <w:rPr>
          <w:rFonts w:asciiTheme="minorHAnsi" w:hAnsiTheme="minorHAnsi" w:cstheme="minorHAnsi"/>
          <w:color w:val="000000"/>
        </w:rPr>
        <w:t>Jingye</w:t>
      </w:r>
      <w:proofErr w:type="spellEnd"/>
      <w:r w:rsidRPr="00021283">
        <w:rPr>
          <w:rFonts w:asciiTheme="minorHAnsi" w:hAnsiTheme="minorHAnsi" w:cstheme="minorHAnsi"/>
          <w:color w:val="000000"/>
        </w:rPr>
        <w:t xml:space="preserv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όπως της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w:t>
      </w:r>
      <w:proofErr w:type="spellStart"/>
      <w:r w:rsidRPr="00021283">
        <w:rPr>
          <w:rFonts w:asciiTheme="minorHAnsi" w:hAnsiTheme="minorHAnsi" w:cstheme="minorHAnsi"/>
          <w:color w:val="000000"/>
        </w:rPr>
        <w:t>γεωστρατηγικούς</w:t>
      </w:r>
      <w:proofErr w:type="spellEnd"/>
      <w:r w:rsidRPr="00021283">
        <w:rPr>
          <w:rFonts w:asciiTheme="minorHAnsi" w:hAnsiTheme="minorHAnsi" w:cstheme="minorHAnsi"/>
          <w:color w:val="000000"/>
        </w:rPr>
        <w:t xml:space="preserve">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w:t>
      </w:r>
      <w:proofErr w:type="spellStart"/>
      <w:r w:rsidRPr="00021283">
        <w:rPr>
          <w:rFonts w:asciiTheme="minorHAnsi" w:hAnsiTheme="minorHAnsi" w:cstheme="minorHAnsi"/>
          <w:color w:val="000000"/>
        </w:rPr>
        <w:t>γεωστρατηγική</w:t>
      </w:r>
      <w:proofErr w:type="spellEnd"/>
      <w:r w:rsidRPr="00021283">
        <w:rPr>
          <w:rFonts w:asciiTheme="minorHAnsi" w:hAnsiTheme="minorHAnsi" w:cstheme="minorHAnsi"/>
          <w:color w:val="000000"/>
        </w:rPr>
        <w:t xml:space="preserve"> σημασία των δασμών, </w:t>
      </w:r>
      <w:commentRangeStart w:id="312"/>
      <w:del w:id="624" w:author="ProofreadAI" w:date="2026-02-23T15:51:42.322780Z">
        <w:r>
          <w:rPr>
            <w:rFonts w:asciiTheme="minorHAnsi" w:hAnsiTheme="minorHAnsi" w:cstheme="minorHAnsi"/>
            <w:color w:val="000000"/>
          </w:rPr>
          <w:delText xml:space="preserve">ώστε αυτή να αρχίσει</w:delText>
        </w:r>
      </w:del>
      <w:ins w:id="625" w:author="ProofreadAI" w:date="2026-02-23T15:51:42.322780Z">
        <w:r>
          <w:rPr>
            <w:rFonts w:asciiTheme="minorHAnsi" w:hAnsiTheme="minorHAnsi" w:cstheme="minorHAnsi"/>
            <w:color w:val="000000"/>
          </w:rPr>
          <w:t xml:space="preserve">ώστε η Ρωσία να αρχίσει</w:t>
        </w:r>
      </w:ins>
      <w:commentRangeEnd w:id="312"/>
      <w:r>
        <w:commentReference w:id="312"/>
      </w:r>
      <w:r>
        <w:rPr>
          <w:rFonts w:asciiTheme="minorHAnsi" w:hAnsiTheme="minorHAnsi" w:cstheme="minorHAnsi"/>
          <w:color w:val="000000"/>
        </w:rPr>
        <w:t xml:space="preserve"> διαπραγματεύσεις για να σταματήσει ο πόλεμος στην Ουκρανία.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w:t>
      </w:r>
      <w:proofErr w:type="spellStart"/>
      <w:r w:rsidRPr="00021283">
        <w:rPr>
          <w:rFonts w:asciiTheme="minorHAnsi" w:hAnsiTheme="minorHAnsi" w:cstheme="minorHAnsi"/>
          <w:color w:val="000000"/>
        </w:rPr>
        <w:t>αμερικανοευρωπαϊκή</w:t>
      </w:r>
      <w:proofErr w:type="spellEnd"/>
      <w:r w:rsidRPr="00021283">
        <w:rPr>
          <w:rFonts w:asciiTheme="minorHAnsi" w:hAnsiTheme="minorHAnsi" w:cstheme="minorHAnsi"/>
          <w:color w:val="000000"/>
        </w:rPr>
        <w:t xml:space="preserve"> συμφωνία περιλάμβαναν σκληρές συζητήσεις για την επιβολή δασμών στα ευρωπαϊκά αυτοκίνητα, φάρμακα και ημιαγωγούς, ενώ ταυτόχρονα η </w:t>
      </w:r>
      <w:proofErr w:type="spellStart"/>
      <w:r w:rsidRPr="00021283">
        <w:rPr>
          <w:rFonts w:asciiTheme="minorHAnsi" w:hAnsiTheme="minorHAnsi" w:cstheme="minorHAnsi"/>
          <w:color w:val="000000"/>
        </w:rPr>
        <w:t>Ουάσινγκτον</w:t>
      </w:r>
      <w:proofErr w:type="spellEnd"/>
      <w:r w:rsidRPr="00021283">
        <w:rPr>
          <w:rFonts w:asciiTheme="minorHAnsi" w:hAnsiTheme="minorHAnsi" w:cstheme="minorHAnsi"/>
          <w:color w:val="000000"/>
        </w:rPr>
        <w:t xml:space="preserve"> απαιτούσε επενδύσεις στον ενεργειακό τομέα των ΗΠΑ ύψους </w:t>
      </w:r>
      <w:commentRangeStart w:id="313"/>
      <w:del w:id="626" w:author="ProofreadAI" w:date="2026-02-23T15:51:42.322780Z">
        <w:r>
          <w:rPr>
            <w:rFonts w:asciiTheme="minorHAnsi" w:hAnsiTheme="minorHAnsi" w:cstheme="minorHAnsi"/>
            <w:color w:val="000000"/>
          </w:rPr>
          <w:delText xml:space="preserve">$750 δισ..</w:delText>
        </w:r>
      </w:del>
      <w:ins w:id="627" w:author="ProofreadAI" w:date="2026-02-23T15:51:42.322780Z">
        <w:r>
          <w:rPr>
            <w:rFonts w:asciiTheme="minorHAnsi" w:hAnsiTheme="minorHAnsi" w:cstheme="minorHAnsi"/>
            <w:color w:val="000000"/>
          </w:rPr>
          <w:t xml:space="preserve">$750 δισ.</w:t>
        </w:r>
      </w:ins>
      <w:commentRangeEnd w:id="313"/>
      <w:r>
        <w:commentReference w:id="313"/>
      </w:r>
      <w:r>
        <w:rPr>
          <w:rFonts w:asciiTheme="minorHAnsi" w:hAnsiTheme="minorHAnsi" w:cstheme="minorHAnsi"/>
          <w:color w:val="000000"/>
        </w:rPr>
        <w:t xml:space="preserve">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w:t>
      </w:r>
      <w:proofErr w:type="spellStart"/>
      <w:r w:rsidRPr="00021283">
        <w:rPr>
          <w:rFonts w:eastAsia="Times New Roman" w:cstheme="minorHAnsi"/>
          <w:color w:val="000000"/>
          <w:kern w:val="0"/>
          <w:lang w:eastAsia="en-GB"/>
          <w14:ligatures w14:val="none"/>
        </w:rPr>
        <w:t>εξαγωγέας</w:t>
      </w:r>
      <w:proofErr w:type="spellEnd"/>
      <w:r w:rsidRPr="00021283">
        <w:rPr>
          <w:rFonts w:eastAsia="Times New Roman" w:cstheme="minorHAnsi"/>
          <w:color w:val="000000"/>
          <w:kern w:val="0"/>
          <w:lang w:eastAsia="en-GB"/>
          <w14:ligatures w14:val="none"/>
        </w:rPr>
        <w:t xml:space="preserve"> δημοκρατίας και ασφάλειας, δεχόντουσαν επί δεκαετίες τεράστιες εκροές κεφαλαίων. Το 2024, για παράδειγμα, οι αμερικανικές εισαγωγές ανήλθαν στα $4,11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ενώ οι εξαγωγές στα $3,19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δημιουργώντας εμπορικό έλλειμμα $1,21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αποτελεί πλέον τον κύριο γεωπολιτικό αντίπαλο των ΗΠΑ. Επί δεκαετίες, η </w:t>
      </w:r>
      <w:commentRangeStart w:id="314"/>
      <w:del w:id="628" w:author="ProofreadAI" w:date="2026-02-23T15:51:42.322780Z">
        <w:r>
          <w:rPr>
            <w:rFonts w:eastAsia="Times New Roman" w:cstheme="minorHAnsi"/>
            <w:color w:val="000000"/>
            <w:kern w:val="0"/>
            <w:lang w:eastAsia="en-GB"/>
            <w14:ligatures w14:val="none"/>
          </w:rPr>
          <w:delText xml:space="preserve">Ουάσιγκτον</w:delText>
        </w:r>
      </w:del>
      <w:ins w:id="629" w:author="ProofreadAI" w:date="2026-02-23T15:51:42.322780Z">
        <w:r>
          <w:rPr>
            <w:rFonts w:eastAsia="Times New Roman" w:cstheme="minorHAnsi"/>
            <w:color w:val="000000"/>
            <w:kern w:val="0"/>
            <w:lang w:eastAsia="en-GB"/>
            <w14:ligatures w14:val="none"/>
          </w:rPr>
          <w:t xml:space="preserve">Ουάσινγκτον</w:t>
        </w:r>
      </w:ins>
      <w:commentRangeEnd w:id="314"/>
      <w:r>
        <w:commentReference w:id="314"/>
      </w:r>
      <w:r>
        <w:rPr>
          <w:rFonts w:eastAsia="Times New Roman" w:cstheme="minorHAnsi"/>
          <w:color w:val="000000"/>
          <w:kern w:val="0"/>
          <w:lang w:eastAsia="en-GB"/>
          <w14:ligatures w14:val="none"/>
        </w:rPr>
        <w:t xml:space="preserve"> διατηρούσε μεγάλα εμπορικά ελλείμματα με το Πεκίνο, ελπίζοντας ότι η οικονομική συνεργασία θα αποτρέψει μια στενή </w:t>
      </w:r>
      <w:proofErr w:type="spellStart"/>
      <w:r w:rsidRPr="00021283">
        <w:rPr>
          <w:rFonts w:eastAsia="Times New Roman" w:cstheme="minorHAnsi"/>
          <w:color w:val="000000"/>
          <w:kern w:val="0"/>
          <w:lang w:eastAsia="en-GB"/>
          <w14:ligatures w14:val="none"/>
        </w:rPr>
        <w:t>κινεζο</w:t>
      </w:r>
      <w:proofErr w:type="spellEnd"/>
      <w:r w:rsidRPr="00021283">
        <w:rPr>
          <w:rFonts w:eastAsia="Times New Roman" w:cstheme="minorHAnsi"/>
          <w:color w:val="000000"/>
          <w:kern w:val="0"/>
          <w:lang w:eastAsia="en-GB"/>
          <w14:ligatures w14:val="none"/>
        </w:rPr>
        <w:t>-σοβιετική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δεν είναι απλώς ένα νησί με προηγμένη τεχνολογία. Είναι στρατηγικής σημασίας για τον έλεγχο των θαλάσσιων δρόμων στον Ειρηνικό και για </w:t>
      </w:r>
      <w:commentRangeStart w:id="315"/>
      <w:del w:id="630" w:author="ProofreadAI" w:date="2026-02-23T15:51:42.322780Z">
        <w:r>
          <w:rPr>
            <w:rFonts w:eastAsia="Times New Roman" w:cstheme="minorHAnsi"/>
            <w:color w:val="000000"/>
            <w:kern w:val="0"/>
            <w:lang w:eastAsia="en-GB"/>
            <w14:ligatures w14:val="none"/>
          </w:rPr>
          <w:delText xml:space="preserve">την παγκόσμια</w:delText>
        </w:r>
      </w:del>
      <w:ins w:id="631" w:author="ProofreadAI" w:date="2026-02-23T15:51:42.322780Z">
        <w:r>
          <w:rPr>
            <w:rFonts w:eastAsia="Times New Roman" w:cstheme="minorHAnsi"/>
            <w:color w:val="000000"/>
            <w:kern w:val="0"/>
            <w:lang w:eastAsia="en-GB"/>
            <w14:ligatures w14:val="none"/>
          </w:rPr>
          <w:t xml:space="preserve">τη παγκόσμια</w:t>
        </w:r>
      </w:ins>
      <w:commentRangeEnd w:id="315"/>
      <w:r>
        <w:commentReference w:id="315"/>
      </w:r>
      <w:r>
        <w:rPr>
          <w:rFonts w:eastAsia="Times New Roman" w:cstheme="minorHAnsi"/>
          <w:color w:val="000000"/>
          <w:kern w:val="0"/>
          <w:lang w:eastAsia="en-GB"/>
          <w14:ligatures w14:val="none"/>
        </w:rPr>
        <w:t xml:space="preserve"> παραγωγή ημιαγωγών. Εάν η Κίνα την καταλάμβανε, θα αποκτούσε άμεση πρόσβαση σε κρίσιμες θαλάσσιες διαδρομές και </w:t>
      </w:r>
      <w:commentRangeStart w:id="316"/>
      <w:del w:id="632" w:author="ProofreadAI" w:date="2026-02-23T15:51:42.322780Z">
        <w:r>
          <w:rPr>
            <w:rFonts w:eastAsia="Times New Roman" w:cstheme="minorHAnsi"/>
            <w:color w:val="000000"/>
            <w:kern w:val="0"/>
            <w:lang w:eastAsia="en-GB"/>
            <w14:ligatures w14:val="none"/>
          </w:rPr>
          <w:delText xml:space="preserve">θα ενίσχυε δραματικά την επιρροή της ελέγχοντας κρίσιμα λιμάνια του Ειρηνικού που θα ήταν απειλή για τις ΗΠΑ</w:delText>
        </w:r>
      </w:del>
      <w:ins w:id="633" w:author="ProofreadAI" w:date="2026-02-23T15:51:42.322780Z">
        <w:r>
          <w:rPr>
            <w:rFonts w:eastAsia="Times New Roman" w:cstheme="minorHAnsi"/>
            <w:color w:val="000000"/>
            <w:kern w:val="0"/>
            <w:lang w:eastAsia="en-GB"/>
            <w14:ligatures w14:val="none"/>
          </w:rPr>
          <w:t xml:space="preserve">θα ενίσχυε δραματικά την επιρροή της, ελέγχοντας κρίσιμα λιμάνια του Ειρηνικού, η οποία θα ήταν απειλή για τις ΗΠΑ</w:t>
        </w:r>
      </w:ins>
      <w:commentRangeEnd w:id="316"/>
      <w:r>
        <w:commentReference w:id="316"/>
      </w:r>
      <w:r>
        <w:rPr>
          <w:rFonts w:eastAsia="Times New Roman" w:cstheme="minorHAnsi"/>
          <w:color w:val="000000"/>
          <w:kern w:val="0"/>
          <w:lang w:eastAsia="en-GB"/>
          <w14:ligatures w14:val="none"/>
        </w:rPr>
        <w:t xml:space="preserve">.</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τις ΗΠΑ, η αποτροπή μιας κινεζικής εισβολής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δολαρίων ετησίως. Η δημοσιονομική πίεση, (τα τελευταία 5 χρόνια οι δαπάνες του δημοσίου αυξήθηκαν </w:t>
      </w:r>
      <w:commentRangeStart w:id="317"/>
      <w:del w:id="634" w:author="ProofreadAI" w:date="2026-02-23T15:51:42.322780Z">
        <w:r>
          <w:rPr>
            <w:rFonts w:eastAsia="Times New Roman" w:cstheme="minorHAnsi"/>
            <w:color w:val="000000"/>
            <w:kern w:val="0"/>
            <w:lang w:eastAsia="en-GB"/>
            <w14:ligatures w14:val="none"/>
          </w:rPr>
          <w:delText xml:space="preserve">κατά 40%, και το δημόσιο χρέος κατά 65%, το 20% των εσόδων δαπανάται</w:delText>
        </w:r>
      </w:del>
      <w:ins w:id="635" w:author="ProofreadAI" w:date="2026-02-23T15:51:42.322780Z">
        <w:r>
          <w:rPr>
            <w:rFonts w:eastAsia="Times New Roman" w:cstheme="minorHAnsi"/>
            <w:color w:val="000000"/>
            <w:kern w:val="0"/>
            <w:lang w:eastAsia="en-GB"/>
            <w14:ligatures w14:val="none"/>
          </w:rPr>
          <w:t xml:space="preserve">κατά 40%, το δημόσιο χρέος κατά 65% και το 20% των εσόδων δαπανάται</w:t>
        </w:r>
      </w:ins>
      <w:commentRangeEnd w:id="317"/>
      <w:r>
        <w:commentReference w:id="317"/>
      </w:r>
      <w:r>
        <w:rPr>
          <w:rFonts w:eastAsia="Times New Roman" w:cstheme="minorHAnsi"/>
          <w:color w:val="000000"/>
          <w:kern w:val="0"/>
          <w:lang w:eastAsia="en-GB"/>
          <w14:ligatures w14:val="none"/>
        </w:rPr>
        <w:t xml:space="preserve"> για τόκους του δημοσίου χρέους), οι αυξανόμενες ανάγκες για εσωτερικές επενδύσεις και η επιθυμία μείωσης του χρέους (36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Πολυτεχνείου </w:t>
      </w:r>
      <w:commentRangeStart w:id="318"/>
      <w:del w:id="636" w:author="ProofreadAI" w:date="2026-02-23T15:51:42.322780Z">
        <w:r>
          <w:rPr>
            <w:rFonts w:cstheme="minorHAnsi"/>
            <w:color w:val="000000" w:themeColor="text1"/>
          </w:rPr>
          <w:delText xml:space="preserve">Κρήτης ,</w:delText>
        </w:r>
      </w:del>
      <w:ins w:id="637" w:author="ProofreadAI" w:date="2026-02-23T15:51:42.322780Z">
        <w:r>
          <w:rPr>
            <w:rFonts w:cstheme="minorHAnsi"/>
            <w:color w:val="000000" w:themeColor="text1"/>
          </w:rPr>
          <w:t xml:space="preserve">Κρήτης,</w:t>
        </w:r>
      </w:ins>
      <w:commentRangeEnd w:id="318"/>
      <w:r>
        <w:commentReference w:id="318"/>
      </w:r>
      <w:r>
        <w:rPr>
          <w:rFonts w:cstheme="minorHAnsi"/>
          <w:color w:val="000000" w:themeColor="text1"/>
        </w:rPr>
        <w:t xml:space="preserve">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w:t>
      </w:r>
      <w:commentRangeStart w:id="319"/>
      <w:del w:id="638" w:author="ProofreadAI" w:date="2026-02-23T15:51:42.322780Z">
        <w:r>
          <w:rPr>
            <w:rFonts w:eastAsia="Times New Roman" w:cstheme="minorHAnsi"/>
            <w:color w:val="000000"/>
            <w:kern w:val="0"/>
            <w:lang w:eastAsia="en-GB"/>
            <w14:ligatures w14:val="none"/>
          </w:rPr>
          <w:delText xml:space="preserve">στην πρόκληση την Ουκρανία</w:delText>
        </w:r>
      </w:del>
      <w:ins w:id="639" w:author="ProofreadAI" w:date="2026-02-23T15:51:42.322780Z">
        <w:r>
          <w:rPr>
            <w:rFonts w:eastAsia="Times New Roman" w:cstheme="minorHAnsi"/>
            <w:color w:val="000000"/>
            <w:kern w:val="0"/>
            <w:lang w:eastAsia="en-GB"/>
            <w14:ligatures w14:val="none"/>
          </w:rPr>
          <w:t xml:space="preserve">στην Ουκρανία</w:t>
        </w:r>
      </w:ins>
      <w:commentRangeEnd w:id="319"/>
      <w:r>
        <w:commentReference w:id="319"/>
      </w:r>
      <w:r>
        <w:rPr>
          <w:rFonts w:eastAsia="Times New Roman" w:cstheme="minorHAnsi"/>
          <w:color w:val="000000"/>
          <w:kern w:val="0"/>
          <w:lang w:eastAsia="en-GB"/>
          <w14:ligatures w14:val="none"/>
        </w:rPr>
        <w:t xml:space="preserve">. Δεν αντιλήφθηκε ότι η πρόοδος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πολιτισμών βρίσκεται στην επιδίωξη της ειρήνης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w:t>
      </w:r>
      <w:proofErr w:type="spellStart"/>
      <w:r w:rsidRPr="00021283">
        <w:rPr>
          <w:rFonts w:eastAsia="Times New Roman" w:cstheme="minorHAnsi"/>
          <w:color w:val="000000"/>
          <w:kern w:val="0"/>
          <w:lang w:eastAsia="en-GB"/>
          <w14:ligatures w14:val="none"/>
        </w:rPr>
        <w:t>τρωθεί</w:t>
      </w:r>
      <w:proofErr w:type="spellEnd"/>
      <w:r w:rsidRPr="00021283">
        <w:rPr>
          <w:rFonts w:eastAsia="Times New Roman" w:cstheme="minorHAnsi"/>
          <w:color w:val="000000"/>
          <w:kern w:val="0"/>
          <w:lang w:eastAsia="en-GB"/>
          <w14:ligatures w14:val="none"/>
        </w:rPr>
        <w:t xml:space="preserve">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w:t>
      </w:r>
      <w:proofErr w:type="spellStart"/>
      <w:r w:rsidRPr="00021283">
        <w:rPr>
          <w:rFonts w:eastAsia="Times New Roman" w:cstheme="minorHAnsi"/>
          <w:color w:val="000000"/>
          <w:kern w:val="0"/>
          <w:lang w:eastAsia="en-GB"/>
          <w14:ligatures w14:val="none"/>
        </w:rPr>
        <w:t>ρωσοκινεζική</w:t>
      </w:r>
      <w:proofErr w:type="spellEnd"/>
      <w:r w:rsidRPr="00021283">
        <w:rPr>
          <w:rFonts w:eastAsia="Times New Roman" w:cstheme="minorHAnsi"/>
          <w:color w:val="000000"/>
          <w:kern w:val="0"/>
          <w:lang w:eastAsia="en-GB"/>
          <w14:ligatures w14:val="none"/>
        </w:rPr>
        <w:t xml:space="preserve">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w:t>
      </w:r>
      <w:proofErr w:type="spellStart"/>
      <w:r w:rsidRPr="00021283">
        <w:rPr>
          <w:rFonts w:eastAsia="Times New Roman" w:cstheme="minorHAnsi"/>
          <w:color w:val="000000"/>
          <w:kern w:val="0"/>
          <w:lang w:eastAsia="en-GB"/>
          <w14:ligatures w14:val="none"/>
        </w:rPr>
        <w:t>Βλαδιβοστόκ</w:t>
      </w:r>
      <w:proofErr w:type="spellEnd"/>
      <w:r w:rsidRPr="00021283">
        <w:rPr>
          <w:rFonts w:eastAsia="Times New Roman" w:cstheme="minorHAnsi"/>
          <w:color w:val="000000"/>
          <w:kern w:val="0"/>
          <w:lang w:eastAsia="en-GB"/>
          <w14:ligatures w14:val="none"/>
        </w:rPr>
        <w:t xml:space="preserve">), που προσαρτήθηκε το 1860. Η Κίνα ήδη άρχισε να ζητά την επιστροφή της Εξωτερικής </w:t>
      </w:r>
      <w:commentRangeStart w:id="320"/>
      <w:del w:id="640" w:author="ProofreadAI" w:date="2026-02-23T15:51:42.322780Z">
        <w:r>
          <w:rPr>
            <w:rFonts w:eastAsia="Times New Roman" w:cstheme="minorHAnsi"/>
            <w:color w:val="000000"/>
            <w:kern w:val="0"/>
            <w:lang w:eastAsia="en-GB"/>
            <w14:ligatures w14:val="none"/>
          </w:rPr>
          <w:delText xml:space="preserve">Μαντζουρίας έκταση σχεδόν σαν της Ουκρανίας</w:delText>
        </w:r>
      </w:del>
      <w:ins w:id="641" w:author="ProofreadAI" w:date="2026-02-23T15:51:42.322780Z">
        <w:r>
          <w:rPr>
            <w:rFonts w:eastAsia="Times New Roman" w:cstheme="minorHAnsi"/>
            <w:color w:val="000000"/>
            <w:kern w:val="0"/>
            <w:lang w:eastAsia="en-GB"/>
            <w14:ligatures w14:val="none"/>
          </w:rPr>
          <w:t xml:space="preserve">Μαντζουρίας, έκταση σχεδόν σαν της Ουκρανίας</w:t>
        </w:r>
      </w:ins>
      <w:commentRangeEnd w:id="320"/>
      <w:r>
        <w:commentReference w:id="320"/>
      </w:r>
      <w:r>
        <w:rPr>
          <w:rFonts w:eastAsia="Times New Roman" w:cstheme="minorHAnsi"/>
          <w:color w:val="000000"/>
          <w:kern w:val="0"/>
          <w:lang w:eastAsia="en-GB"/>
          <w14:ligatures w14:val="none"/>
        </w:rPr>
        <w:t xml:space="preserve">.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 xml:space="preserve">στη στήριξη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για νέες εδαφικές κατακτήσεις. Μετά την πτώση της Βρετανικής Αυτοκρατορίας,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commentRangeStart w:id="321"/>
      <w:del w:id="642" w:author="ProofreadAI" w:date="2026-02-23T15:51:42.322780Z">
        <w:r>
          <w:rPr>
            <w:rFonts w:asciiTheme="minorHAnsi" w:hAnsiTheme="minorHAnsi" w:cstheme="minorHAnsi"/>
            <w:color w:val="000000"/>
          </w:rPr>
          <w:delText xml:space="preserve">H </w:delText>
        </w:r>
      </w:del>
      <w:ins w:id="643" w:author="ProofreadAI" w:date="2026-02-23T15:51:42.322780Z">
        <w:r>
          <w:rPr>
            <w:rFonts w:asciiTheme="minorHAnsi" w:hAnsiTheme="minorHAnsi" w:cstheme="minorHAnsi"/>
            <w:color w:val="000000"/>
          </w:rPr>
          <w:t xml:space="preserve">Η </w:t>
        </w:r>
      </w:ins>
      <w:commentRangeEnd w:id="321"/>
      <w:r>
        <w:commentReference w:id="321"/>
      </w:r>
      <w:r>
        <w:rPr>
          <w:rFonts w:asciiTheme="minorHAnsi" w:hAnsiTheme="minorHAnsi" w:cstheme="minorHAnsi"/>
          <w:color w:val="000000"/>
        </w:rPr>
        <w:t xml:space="preserve">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w:t>
      </w:r>
      <w:proofErr w:type="spellStart"/>
      <w:r w:rsidRPr="00021283">
        <w:rPr>
          <w:rFonts w:asciiTheme="minorHAnsi" w:hAnsiTheme="minorHAnsi" w:cstheme="minorHAnsi"/>
          <w:color w:val="000000" w:themeColor="text1"/>
        </w:rPr>
        <w:t>μετασοβιετικής</w:t>
      </w:r>
      <w:proofErr w:type="spellEnd"/>
      <w:r w:rsidRPr="00021283">
        <w:rPr>
          <w:rFonts w:asciiTheme="minorHAnsi" w:hAnsiTheme="minorHAnsi" w:cstheme="minorHAnsi"/>
          <w:color w:val="000000" w:themeColor="text1"/>
        </w:rPr>
        <w:t xml:space="preserve">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w:t>
      </w:r>
      <w:commentRangeStart w:id="322"/>
      <w:del w:id="644" w:author="ProofreadAI" w:date="2026-02-23T15:51:42.322780Z">
        <w:r>
          <w:rPr>
            <w:rFonts w:eastAsia="Times New Roman" w:cstheme="minorHAnsi"/>
            <w:color w:val="000000" w:themeColor="text1"/>
            <w:kern w:val="0"/>
            <w:lang w:eastAsia="en-GB"/>
            <w14:ligatures w14:val="none"/>
          </w:rPr>
          <w:delText xml:space="preserve">πολιτικών βιομηχανιών</w:delText>
        </w:r>
      </w:del>
      <w:ins w:id="645" w:author="ProofreadAI" w:date="2026-02-23T15:51:42.322780Z">
        <w:r>
          <w:rPr>
            <w:rFonts w:eastAsia="Times New Roman" w:cstheme="minorHAnsi"/>
            <w:color w:val="000000" w:themeColor="text1"/>
            <w:kern w:val="0"/>
            <w:lang w:eastAsia="en-GB"/>
            <w14:ligatures w14:val="none"/>
          </w:rPr>
          <w:t xml:space="preserve">πετρελαϊκών βιομηχανιών</w:t>
        </w:r>
      </w:ins>
      <w:commentRangeEnd w:id="322"/>
      <w:r>
        <w:commentReference w:id="322"/>
      </w:r>
      <w:r>
        <w:rPr>
          <w:rFonts w:eastAsia="Times New Roman" w:cstheme="minorHAnsi"/>
          <w:color w:val="000000" w:themeColor="text1"/>
          <w:kern w:val="0"/>
          <w:lang w:eastAsia="en-GB"/>
          <w14:ligatures w14:val="none"/>
        </w:rPr>
        <w:t xml:space="preserve">.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w:t>
      </w:r>
      <w:commentRangeStart w:id="323"/>
      <w:del w:id="646" w:author="ProofreadAI" w:date="2026-02-23T15:51:42.322780Z">
        <w:r>
          <w:rPr>
            <w:rFonts w:eastAsia="Times New Roman" w:cstheme="minorHAnsi"/>
            <w:color w:val="000000" w:themeColor="text1"/>
            <w:kern w:val="0"/>
            <w:lang w:eastAsia="en-GB"/>
            <w14:ligatures w14:val="none"/>
          </w:rPr>
          <w:delText xml:space="preserve">προς Ινδία</w:delText>
        </w:r>
      </w:del>
      <w:ins w:id="647" w:author="ProofreadAI" w:date="2026-02-23T15:51:42.322780Z">
        <w:r>
          <w:rPr>
            <w:rFonts w:eastAsia="Times New Roman" w:cstheme="minorHAnsi"/>
            <w:color w:val="000000" w:themeColor="text1"/>
            <w:kern w:val="0"/>
            <w:lang w:eastAsia="en-GB"/>
            <w14:ligatures w14:val="none"/>
          </w:rPr>
          <w:t xml:space="preserve">προς την Ινδία</w:t>
        </w:r>
      </w:ins>
      <w:commentRangeEnd w:id="323"/>
      <w:r>
        <w:commentReference w:id="323"/>
      </w:r>
      <w:r>
        <w:rPr>
          <w:rFonts w:eastAsia="Times New Roman" w:cstheme="minorHAnsi"/>
          <w:color w:val="000000" w:themeColor="text1"/>
          <w:kern w:val="0"/>
          <w:lang w:eastAsia="en-GB"/>
          <w14:ligatures w14:val="none"/>
        </w:rPr>
        <w:t xml:space="preserve">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xml:space="preserve">: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w:t>
      </w:r>
      <w:proofErr w:type="spellStart"/>
      <w:r w:rsidRPr="00021283">
        <w:rPr>
          <w:rFonts w:eastAsia="Times New Roman" w:cstheme="minorHAnsi"/>
          <w:color w:val="000000" w:themeColor="text1"/>
          <w:kern w:val="0"/>
          <w:lang w:eastAsia="en-GB"/>
          <w14:ligatures w14:val="none"/>
        </w:rPr>
        <w:t>απορροφηθούν</w:t>
      </w:r>
      <w:proofErr w:type="spellEnd"/>
      <w:r w:rsidRPr="00021283">
        <w:rPr>
          <w:rFonts w:eastAsia="Times New Roman" w:cstheme="minorHAnsi"/>
          <w:color w:val="000000" w:themeColor="text1"/>
          <w:kern w:val="0"/>
          <w:lang w:eastAsia="en-GB"/>
          <w14:ligatures w14:val="none"/>
        </w:rPr>
        <w:t>,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commentRangeStart w:id="324"/>
      <w:del w:id="648" w:author="ProofreadAI" w:date="2026-02-23T15:51:42.322780Z">
        <w:r>
          <w:rPr>
            <w:rFonts w:eastAsia="Times New Roman" w:cstheme="minorHAnsi"/>
            <w:color w:val="000000" w:themeColor="text1"/>
            <w:kern w:val="0"/>
            <w:lang w:eastAsia="en-GB"/>
            <w14:ligatures w14:val="none"/>
          </w:rPr>
          <w:delText xml:space="preserve">κ.λπ..</w:delText>
        </w:r>
      </w:del>
      <w:ins w:id="649" w:author="ProofreadAI" w:date="2026-02-23T15:51:42.322780Z">
        <w:r>
          <w:rPr>
            <w:rFonts w:eastAsia="Times New Roman" w:cstheme="minorHAnsi"/>
            <w:color w:val="000000" w:themeColor="text1"/>
            <w:kern w:val="0"/>
            <w:lang w:eastAsia="en-GB"/>
            <w14:ligatures w14:val="none"/>
          </w:rPr>
          <w:t xml:space="preserve">κ.λπ.</w:t>
        </w:r>
      </w:ins>
      <w:commentRangeEnd w:id="324"/>
      <w:r>
        <w:commentReference w:id="324"/>
      </w:r>
      <w:r>
        <w:rPr>
          <w:rFonts w:eastAsia="Times New Roman" w:cstheme="minorHAnsi"/>
          <w:color w:val="000000" w:themeColor="text1"/>
          <w:kern w:val="0"/>
          <w:lang w:eastAsia="en-GB"/>
          <w14:ligatures w14:val="none"/>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ρωσική οικονομία το 2025 αντιμετωπίζει μια συνδυασμένη κρίση με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υψηλό πληθωρισμό, </w:t>
      </w:r>
      <w:proofErr w:type="spellStart"/>
      <w:r w:rsidRPr="00021283">
        <w:rPr>
          <w:rFonts w:eastAsia="Times New Roman" w:cstheme="minorHAnsi"/>
          <w:color w:val="000000" w:themeColor="text1"/>
          <w:kern w:val="0"/>
          <w:lang w:eastAsia="en-GB"/>
          <w14:ligatures w14:val="none"/>
        </w:rPr>
        <w:t>καταρρέοντα</w:t>
      </w:r>
      <w:proofErr w:type="spellEnd"/>
      <w:r w:rsidRPr="00021283">
        <w:rPr>
          <w:rFonts w:eastAsia="Times New Roman" w:cstheme="minorHAnsi"/>
          <w:color w:val="000000" w:themeColor="text1"/>
          <w:kern w:val="0"/>
          <w:lang w:eastAsia="en-GB"/>
          <w14:ligatures w14:val="none"/>
        </w:rPr>
        <w:t xml:space="preserve">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w:t>
      </w:r>
      <w:commentRangeStart w:id="325"/>
      <w:del w:id="650" w:author="ProofreadAI" w:date="2026-02-23T15:51:42.322780Z">
        <w:r>
          <w:rPr>
            <w:rFonts w:eastAsia="Times New Roman" w:cstheme="minorHAnsi"/>
            <w:color w:val="000000" w:themeColor="text1"/>
            <w:kern w:val="0"/>
            <w:lang w:eastAsia="en-GB"/>
            <w14:ligatures w14:val="none"/>
          </w:rPr>
          <w:delText xml:space="preserve">κλπ.,</w:delText>
        </w:r>
      </w:del>
      <w:ins w:id="651" w:author="ProofreadAI" w:date="2026-02-23T15:51:42.322780Z">
        <w:r>
          <w:rPr>
            <w:rFonts w:eastAsia="Times New Roman" w:cstheme="minorHAnsi"/>
            <w:color w:val="000000" w:themeColor="text1"/>
            <w:kern w:val="0"/>
            <w:lang w:eastAsia="en-GB"/>
            <w14:ligatures w14:val="none"/>
          </w:rPr>
          <w:t xml:space="preserve">κ.λπ.,</w:t>
        </w:r>
      </w:ins>
      <w:commentRangeEnd w:id="325"/>
      <w:r>
        <w:commentReference w:id="325"/>
      </w:r>
      <w:r>
        <w:rPr>
          <w:rFonts w:eastAsia="Times New Roman" w:cstheme="minorHAnsi"/>
          <w:color w:val="000000" w:themeColor="text1"/>
          <w:kern w:val="0"/>
          <w:lang w:eastAsia="en-GB"/>
          <w14:ligatures w14:val="none"/>
        </w:rPr>
        <w:t xml:space="preserve">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νέα στρατηγική όπου αφήνει τους συμμάχους και εταίρους να αναλάβουν την ασφάλεια στις περιοχές τους και χρησιμοποιεί δασμούς για </w:t>
      </w:r>
      <w:commentRangeStart w:id="326"/>
      <w:del w:id="652" w:author="ProofreadAI" w:date="2026-02-23T15:51:42.322780Z">
        <w:r>
          <w:rPr>
            <w:rFonts w:asciiTheme="minorHAnsi" w:hAnsiTheme="minorHAnsi" w:cstheme="minorHAnsi"/>
            <w:color w:val="000000" w:themeColor="text1"/>
          </w:rPr>
          <w:delText xml:space="preserve">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w:delText>
        </w:r>
      </w:del>
      <w:ins w:id="653" w:author="ProofreadAI" w:date="2026-02-23T15:51:42.322780Z">
        <w:r>
          <w:rPr>
            <w:rFonts w:asciiTheme="minorHAnsi" w:hAnsiTheme="minorHAnsi" w:cstheme="minorHAnsi"/>
            <w:color w:val="000000" w:themeColor="text1"/>
          </w:rPr>
          <w:t xml:space="preserve">να διορθώσει εμπορικές ανισορροπίες, να προστατεύσει κρίσιμες αμερικανικές βιομηχανίες, να ευθυγραμμίσει και να αναδιαμορφώσει τους παγκόσμιους εμπορικούς κανόνες</w:t>
        </w:r>
      </w:ins>
      <w:commentRangeEnd w:id="326"/>
      <w:r>
        <w:commentReference w:id="326"/>
      </w:r>
      <w:r>
        <w:rPr>
          <w:rFonts w:asciiTheme="minorHAnsi" w:hAnsiTheme="minorHAnsi" w:cstheme="minorHAnsi"/>
          <w:color w:val="000000" w:themeColor="text1"/>
        </w:rPr>
        <w:t xml:space="preserve">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w:t>
      </w:r>
      <w:commentRangeStart w:id="327"/>
      <w:del w:id="654" w:author="ProofreadAI" w:date="2026-02-23T15:51:42.322780Z">
        <w:r>
          <w:rPr>
            <w:rFonts w:cstheme="minorHAnsi"/>
            <w:color w:val="000000" w:themeColor="text1"/>
          </w:rPr>
          <w:delText xml:space="preserve">Ουάσιγκτον</w:delText>
        </w:r>
      </w:del>
      <w:ins w:id="655" w:author="ProofreadAI" w:date="2026-02-23T15:51:42.322780Z">
        <w:r>
          <w:rPr>
            <w:rFonts w:cstheme="minorHAnsi"/>
            <w:color w:val="000000" w:themeColor="text1"/>
          </w:rPr>
          <w:t xml:space="preserve">Ουάσινγκτον</w:t>
        </w:r>
      </w:ins>
      <w:commentRangeEnd w:id="327"/>
      <w:r>
        <w:commentReference w:id="327"/>
      </w:r>
      <w:r>
        <w:rPr>
          <w:rFonts w:cstheme="minorHAnsi"/>
          <w:color w:val="000000" w:themeColor="text1"/>
        </w:rPr>
        <w:t xml:space="preserve">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w:t>
      </w:r>
      <w:commentRangeStart w:id="328"/>
      <w:del w:id="656" w:author="ProofreadAI" w:date="2026-02-23T15:51:42.322780Z">
        <w:r>
          <w:rPr>
            <w:rFonts w:cstheme="minorHAnsi"/>
            <w:color w:val="000000" w:themeColor="text1"/>
          </w:rPr>
          <w:delText xml:space="preserve">την διαχέει</w:delText>
        </w:r>
      </w:del>
      <w:ins w:id="657" w:author="ProofreadAI" w:date="2026-02-23T15:51:42.322780Z">
        <w:r>
          <w:rPr>
            <w:rFonts w:cstheme="minorHAnsi"/>
            <w:color w:val="000000" w:themeColor="text1"/>
          </w:rPr>
          <w:t xml:space="preserve">τη διαχέει</w:t>
        </w:r>
      </w:ins>
      <w:commentRangeEnd w:id="328"/>
      <w:r>
        <w:commentReference w:id="328"/>
      </w:r>
      <w:r>
        <w:rPr>
          <w:rFonts w:cstheme="minorHAnsi"/>
          <w:color w:val="000000" w:themeColor="text1"/>
        </w:rPr>
        <w:t xml:space="preserve">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w:t>
      </w:r>
      <w:commentRangeStart w:id="329"/>
      <w:del w:id="658" w:author="ProofreadAI" w:date="2026-02-23T15:51:42.322780Z">
        <w:r>
          <w:rPr>
            <w:rFonts w:asciiTheme="minorHAnsi" w:hAnsiTheme="minorHAnsi" w:cstheme="minorHAnsi"/>
            <w:color w:val="000000"/>
          </w:rPr>
          <w:delText xml:space="preserve">Ουάσιγκτον</w:delText>
        </w:r>
      </w:del>
      <w:ins w:id="659" w:author="ProofreadAI" w:date="2026-02-23T15:51:42.322780Z">
        <w:r>
          <w:rPr>
            <w:rFonts w:asciiTheme="minorHAnsi" w:hAnsiTheme="minorHAnsi" w:cstheme="minorHAnsi"/>
            <w:color w:val="000000"/>
          </w:rPr>
          <w:t xml:space="preserve">Ουάσινγκτον</w:t>
        </w:r>
      </w:ins>
      <w:commentRangeEnd w:id="329"/>
      <w:r>
        <w:commentReference w:id="329"/>
      </w:r>
      <w:r>
        <w:rPr>
          <w:rFonts w:asciiTheme="minorHAnsi" w:hAnsiTheme="minorHAnsi" w:cstheme="minorHAnsi"/>
          <w:color w:val="000000"/>
        </w:rPr>
        <w:t xml:space="preserve">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w:t>
      </w:r>
      <w:commentRangeStart w:id="330"/>
      <w:del w:id="660" w:author="ProofreadAI" w:date="2026-02-23T15:51:42.322780Z">
        <w:r>
          <w:rPr>
            <w:rFonts w:asciiTheme="minorHAnsi" w:hAnsiTheme="minorHAnsi" w:cstheme="minorHAnsi"/>
            <w:color w:val="000000" w:themeColor="text1"/>
          </w:rPr>
          <w:delText xml:space="preserve">Η20</w:delText>
        </w:r>
      </w:del>
      <w:ins w:id="661" w:author="ProofreadAI" w:date="2026-02-23T15:51:42.322780Z">
        <w:r>
          <w:rPr>
            <w:rFonts w:asciiTheme="minorHAnsi" w:hAnsiTheme="minorHAnsi" w:cstheme="minorHAnsi"/>
            <w:color w:val="000000" w:themeColor="text1"/>
          </w:rPr>
          <w:t xml:space="preserve">H20</w:t>
        </w:r>
      </w:ins>
      <w:commentRangeEnd w:id="330"/>
      <w:r>
        <w:commentReference w:id="330"/>
      </w:r>
      <w:r>
        <w:rPr>
          <w:rFonts w:asciiTheme="minorHAnsi" w:hAnsiTheme="minorHAnsi" w:cstheme="minorHAnsi"/>
          <w:color w:val="000000" w:themeColor="text1"/>
        </w:rPr>
        <w:t xml:space="preserve">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w:t>
      </w:r>
      <w:commentRangeStart w:id="331"/>
      <w:del w:id="662" w:author="ProofreadAI" w:date="2026-02-23T15:51:42.322780Z">
        <w:r>
          <w:rPr>
            <w:rFonts w:asciiTheme="minorHAnsi" w:hAnsiTheme="minorHAnsi" w:cstheme="minorHAnsi"/>
            <w:color w:val="000000" w:themeColor="text1"/>
          </w:rPr>
          <w:delText xml:space="preserve">τσιπς</w:delText>
        </w:r>
      </w:del>
      <w:ins w:id="663" w:author="ProofreadAI" w:date="2026-02-23T15:51:42.322780Z">
        <w:r>
          <w:rPr>
            <w:rFonts w:asciiTheme="minorHAnsi" w:hAnsiTheme="minorHAnsi" w:cstheme="minorHAnsi"/>
            <w:color w:val="000000" w:themeColor="text1"/>
          </w:rPr>
          <w:t xml:space="preserve">τσιπ</w:t>
        </w:r>
      </w:ins>
      <w:commentRangeEnd w:id="331"/>
      <w:r>
        <w:commentReference w:id="331"/>
      </w:r>
      <w:r>
        <w:rPr>
          <w:rFonts w:asciiTheme="minorHAnsi" w:hAnsiTheme="minorHAnsi" w:cstheme="minorHAnsi"/>
          <w:color w:val="000000" w:themeColor="text1"/>
        </w:rPr>
        <w:t xml:space="preserve">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proofErr w:type="spellStart"/>
      <w:r w:rsidRPr="00021283">
        <w:rPr>
          <w:rFonts w:asciiTheme="minorHAnsi" w:hAnsiTheme="minorHAnsi" w:cstheme="minorHAnsi"/>
          <w:color w:val="000000" w:themeColor="text1"/>
          <w:lang w:val="en-US"/>
        </w:rPr>
        <w:t>DeepSeek</w:t>
      </w:r>
      <w:proofErr w:type="spellEnd"/>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Εάν η Κίνα αποκηρύξει τις αναθεωρητικές της βλέψεις (π.χ. κατάληψη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περιορίσει τις αθέμιτες πρακτικές στο εμπόριο, τότε η συνεργασία μπορεί να οδηγήσει σε οικονομική ανάπτυξη για όλες τις πλευρές. Μάλιστα, αν η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w:t>
      </w:r>
      <w:proofErr w:type="spellStart"/>
      <w:r w:rsidRPr="00021283">
        <w:rPr>
          <w:rFonts w:cstheme="minorHAnsi"/>
        </w:rPr>
        <w:t>τρισ</w:t>
      </w:r>
      <w:proofErr w:type="spellEnd"/>
      <w:r w:rsidRPr="00021283">
        <w:rPr>
          <w:rFonts w:cstheme="minorHAnsi"/>
        </w:rPr>
        <w:t>.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w:t>
      </w:r>
      <w:r w:rsidR="00A012F2">
        <w:rPr>
          <w:rFonts w:cstheme="minorHAnsi"/>
        </w:rPr>
        <w:t xml:space="preserve"> </w:t>
      </w:r>
      <w:r w:rsidRPr="00021283">
        <w:rPr>
          <w:rFonts w:cstheme="minorHAnsi"/>
        </w:rPr>
        <w:t>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w:t>
      </w:r>
      <w:r w:rsidR="00A012F2">
        <w:rPr>
          <w:rFonts w:cstheme="minorHAnsi"/>
        </w:rPr>
        <w:t xml:space="preserve"> </w:t>
      </w:r>
      <w:r w:rsidRPr="00021283">
        <w:rPr>
          <w:rFonts w:cstheme="minorHAnsi"/>
        </w:rPr>
        <w:t xml:space="preserve">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rPr>
        <w:t>Χαμάς</w:t>
      </w:r>
      <w:proofErr w:type="spellEnd"/>
      <w:r w:rsidRPr="00021283">
        <w:rPr>
          <w:rFonts w:cstheme="minorHAnsi"/>
        </w:rPr>
        <w:t>,</w:t>
      </w:r>
      <w:r w:rsidR="00A012F2">
        <w:rPr>
          <w:rFonts w:cstheme="minorHAnsi"/>
        </w:rPr>
        <w:t xml:space="preserve"> </w:t>
      </w:r>
      <w:r w:rsidRPr="00021283">
        <w:rPr>
          <w:rFonts w:cstheme="minorHAnsi"/>
        </w:rPr>
        <w:t xml:space="preserve">τη </w:t>
      </w:r>
      <w:proofErr w:type="spellStart"/>
      <w:r w:rsidRPr="00021283">
        <w:rPr>
          <w:rFonts w:cstheme="minorHAnsi"/>
        </w:rPr>
        <w:t>Χεζμπολάχ</w:t>
      </w:r>
      <w:proofErr w:type="spellEnd"/>
      <w:r w:rsidRPr="00021283">
        <w:rPr>
          <w:rFonts w:cstheme="minorHAnsi"/>
        </w:rPr>
        <w:t xml:space="preserve">, τους </w:t>
      </w:r>
      <w:proofErr w:type="spellStart"/>
      <w:commentRangeStart w:id="332"/>
      <w:del w:id="664" w:author="ProofreadAI" w:date="2026-02-23T15:51:42.322780Z">
        <w:r>
          <w:rPr>
            <w:rFonts w:cstheme="minorHAnsi"/>
          </w:rPr>
          <w:delText xml:space="preserve">Χούθι</w:delText>
        </w:r>
      </w:del>
      <w:ins w:id="665" w:author="ProofreadAI" w:date="2026-02-23T15:51:42.322780Z">
        <w:r>
          <w:rPr>
            <w:rFonts w:cstheme="minorHAnsi"/>
          </w:rPr>
          <w:t xml:space="preserve">Χούτι</w:t>
        </w:r>
      </w:ins>
      <w:commentRangeEnd w:id="332"/>
      <w:r>
        <w:commentReference w:id="332"/>
      </w:r>
      <w:proofErr w:type="spellEnd"/>
      <w:r w:rsidRPr="00021283">
        <w:rPr>
          <w:rFonts w:cstheme="minorHAnsi"/>
        </w:rPr>
        <w:t xml:space="preserve">, τη Συρία κλπ. Τα τελευταία χρόνια η Ρωσία με διαδοχικές εισβολές αναπολεί την παλιά της δόξα. </w:t>
      </w:r>
    </w:p>
    <w:p w14:paraId="0B048FD9" w14:textId="7267BBE6"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w:t>
      </w:r>
      <w:r w:rsidR="00A012F2">
        <w:rPr>
          <w:rFonts w:cstheme="minorHAnsi"/>
        </w:rPr>
        <w:t xml:space="preserve"> </w:t>
      </w:r>
      <w:r w:rsidRPr="00021283">
        <w:rPr>
          <w:rFonts w:cstheme="minorHAnsi"/>
        </w:rPr>
        <w:t>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Οι ΗΠΑ συγκέντρωσαν στην </w:t>
      </w:r>
      <w:commentRangeStart w:id="333"/>
      <w:del w:id="666" w:author="ProofreadAI" w:date="2026-02-23T15:51:42.322780Z">
        <w:r>
          <w:rPr>
            <w:rFonts w:cstheme="minorHAnsi"/>
            <w:color w:val="000000"/>
          </w:rPr>
          <w:delText xml:space="preserve">Ουάσιγκτον</w:delText>
        </w:r>
      </w:del>
      <w:ins w:id="667" w:author="ProofreadAI" w:date="2026-02-23T15:51:42.322780Z">
        <w:r>
          <w:rPr>
            <w:rFonts w:cstheme="minorHAnsi"/>
            <w:color w:val="000000"/>
          </w:rPr>
          <w:t xml:space="preserve">Ουάσινγκτον</w:t>
        </w:r>
      </w:ins>
      <w:commentRangeEnd w:id="333"/>
      <w:r>
        <w:commentReference w:id="333"/>
      </w:r>
      <w:r>
        <w:rPr>
          <w:rFonts w:cstheme="minorHAnsi"/>
          <w:color w:val="000000"/>
        </w:rPr>
        <w:t xml:space="preserve">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w:t>
      </w:r>
      <w:proofErr w:type="spellStart"/>
      <w:r w:rsidRPr="00021283">
        <w:rPr>
          <w:rFonts w:eastAsia="Times New Roman" w:cstheme="minorHAnsi"/>
          <w:color w:val="000000"/>
        </w:rPr>
        <w:t>Ζελένσκι</w:t>
      </w:r>
      <w:proofErr w:type="spellEnd"/>
      <w:r w:rsidRPr="00021283">
        <w:rPr>
          <w:rFonts w:cstheme="minorHAnsi"/>
          <w:color w:val="000000"/>
        </w:rPr>
        <w:t xml:space="preserve">, με μελλοντική τριμερή παρουσία του </w:t>
      </w:r>
      <w:proofErr w:type="spellStart"/>
      <w:r w:rsidRPr="00021283">
        <w:rPr>
          <w:rFonts w:cstheme="minorHAnsi"/>
          <w:color w:val="000000"/>
        </w:rPr>
        <w:t>Τραμπ</w:t>
      </w:r>
      <w:proofErr w:type="spellEnd"/>
      <w:r w:rsidRPr="00021283">
        <w:rPr>
          <w:rFonts w:cstheme="minorHAnsi"/>
          <w:color w:val="000000"/>
        </w:rPr>
        <w:t xml:space="preserve">. Ο </w:t>
      </w:r>
      <w:proofErr w:type="spellStart"/>
      <w:r w:rsidRPr="00021283">
        <w:rPr>
          <w:rFonts w:cstheme="minorHAnsi"/>
          <w:color w:val="000000"/>
        </w:rPr>
        <w:t>Τραμπ</w:t>
      </w:r>
      <w:proofErr w:type="spellEnd"/>
      <w:r w:rsidRPr="00021283">
        <w:rPr>
          <w:rFonts w:cstheme="minorHAnsi"/>
          <w:color w:val="000000"/>
        </w:rPr>
        <w:t xml:space="preserve">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w:t>
      </w:r>
      <w:proofErr w:type="spellStart"/>
      <w:r w:rsidRPr="00021283">
        <w:rPr>
          <w:rFonts w:cstheme="minorHAnsi"/>
          <w:color w:val="000000"/>
        </w:rPr>
        <w:t>Μπάιντεν</w:t>
      </w:r>
      <w:proofErr w:type="spellEnd"/>
      <w:r w:rsidRPr="00021283">
        <w:rPr>
          <w:rFonts w:cstheme="minorHAnsi"/>
          <w:color w:val="000000"/>
        </w:rPr>
        <w:t xml:space="preserve">»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w:t>
      </w:r>
      <w:proofErr w:type="spellStart"/>
      <w:r w:rsidRPr="00021283">
        <w:rPr>
          <w:rFonts w:cstheme="minorHAnsi"/>
          <w:color w:val="000000"/>
        </w:rPr>
        <w:t>Ζελένσκι</w:t>
      </w:r>
      <w:proofErr w:type="spellEnd"/>
      <w:r w:rsidRPr="00021283">
        <w:rPr>
          <w:rFonts w:cstheme="minorHAnsi"/>
          <w:color w:val="000000"/>
        </w:rPr>
        <w:t xml:space="preserve">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 xml:space="preserve">(ΝΑΤΟ)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w:t>
      </w:r>
      <w:proofErr w:type="spellStart"/>
      <w:r w:rsidRPr="00021283">
        <w:rPr>
          <w:rFonts w:cstheme="minorHAnsi"/>
          <w:color w:val="000000"/>
        </w:rPr>
        <w:t>Τραμπ</w:t>
      </w:r>
      <w:proofErr w:type="spellEnd"/>
      <w:r w:rsidRPr="00021283">
        <w:rPr>
          <w:rFonts w:cstheme="minorHAnsi"/>
          <w:color w:val="000000"/>
        </w:rPr>
        <w:t xml:space="preserve"> δηλώνει αποφασισμένος να φέρει τον Πούτιν στο τραπέζι μέσω οικονομικής και στρατιωτικής </w:t>
      </w:r>
      <w:commentRangeStart w:id="334"/>
      <w:del w:id="668" w:author="ProofreadAI" w:date="2026-02-23T15:51:42.322780Z">
        <w:r>
          <w:rPr>
            <w:rFonts w:cstheme="minorHAnsi"/>
            <w:color w:val="000000"/>
          </w:rPr>
          <w:delText xml:space="preserve">πίεσης οπότε</w:delText>
        </w:r>
      </w:del>
      <w:ins w:id="669" w:author="ProofreadAI" w:date="2026-02-23T15:51:42.322780Z">
        <w:r>
          <w:rPr>
            <w:rFonts w:cstheme="minorHAnsi"/>
            <w:color w:val="000000"/>
          </w:rPr>
          <w:t xml:space="preserve">πίεσης, οπότε</w:t>
        </w:r>
      </w:ins>
      <w:commentRangeEnd w:id="334"/>
      <w:r>
        <w:commentReference w:id="334"/>
      </w:r>
      <w:r>
        <w:rPr>
          <w:rFonts w:cstheme="minorHAnsi"/>
          <w:color w:val="000000"/>
        </w:rPr>
        <w:t xml:space="preserve">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w:t>
      </w:r>
      <w:proofErr w:type="spellStart"/>
      <w:r w:rsidRPr="00021283">
        <w:rPr>
          <w:rFonts w:cstheme="minorHAnsi"/>
          <w:color w:val="000000"/>
        </w:rPr>
        <w:t>Τραμπ</w:t>
      </w:r>
      <w:proofErr w:type="spellEnd"/>
      <w:r w:rsidRPr="00021283">
        <w:rPr>
          <w:rFonts w:cstheme="minorHAnsi"/>
          <w:color w:val="000000"/>
        </w:rPr>
        <w:t xml:space="preserve"> την ενότητα και την αποφασιστικότητά τους να βρεθεί λύση. Ο </w:t>
      </w:r>
      <w:proofErr w:type="spellStart"/>
      <w:r w:rsidRPr="00021283">
        <w:rPr>
          <w:rFonts w:cstheme="minorHAnsi"/>
          <w:color w:val="000000"/>
        </w:rPr>
        <w:t>Τραμπ</w:t>
      </w:r>
      <w:proofErr w:type="spellEnd"/>
      <w:r w:rsidRPr="00021283">
        <w:rPr>
          <w:rFonts w:cstheme="minorHAnsi"/>
          <w:color w:val="000000"/>
        </w:rPr>
        <w:t xml:space="preserve">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w:t>
      </w:r>
      <w:r w:rsidR="00A012F2">
        <w:rPr>
          <w:rFonts w:cstheme="minorHAnsi"/>
          <w:color w:val="000000"/>
        </w:rPr>
        <w:t xml:space="preserve"> </w:t>
      </w:r>
      <w:r w:rsidRPr="00021283">
        <w:rPr>
          <w:rFonts w:cstheme="minorHAnsi"/>
          <w:color w:val="000000"/>
        </w:rPr>
        <w:t xml:space="preserve">μπορούμε να δούμε </w:t>
      </w:r>
      <w:commentRangeStart w:id="335"/>
      <w:del w:id="670" w:author="ProofreadAI" w:date="2026-02-23T15:51:42.322780Z">
        <w:r>
          <w:rPr>
            <w:rFonts w:cstheme="minorHAnsi"/>
            <w:color w:val="000000"/>
          </w:rPr>
          <w:delText xml:space="preserve">πως</w:delText>
        </w:r>
      </w:del>
      <w:ins w:id="671" w:author="ProofreadAI" w:date="2026-02-23T15:51:42.322780Z">
        <w:r>
          <w:rPr>
            <w:rFonts w:cstheme="minorHAnsi"/>
            <w:color w:val="000000"/>
          </w:rPr>
          <w:t xml:space="preserve">πώς</w:t>
        </w:r>
      </w:ins>
      <w:commentRangeEnd w:id="335"/>
      <w:r>
        <w:commentReference w:id="335"/>
      </w:r>
      <w:r>
        <w:rPr>
          <w:rFonts w:cstheme="minorHAnsi"/>
          <w:color w:val="000000"/>
        </w:rPr>
        <w:t xml:space="preserve">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w:t>
            </w:r>
            <w:proofErr w:type="spellStart"/>
            <w:r w:rsidRPr="00021283">
              <w:rPr>
                <w:rFonts w:eastAsia="Times New Roman" w:cstheme="minorHAnsi"/>
                <w:b/>
                <w:bCs/>
                <w:color w:val="000000"/>
              </w:rPr>
              <w:t>Ζελένσκι</w:t>
            </w:r>
            <w:proofErr w:type="spellEnd"/>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 xml:space="preserve">Ο </w:t>
            </w:r>
            <w:proofErr w:type="spellStart"/>
            <w:r w:rsidRPr="00021283">
              <w:rPr>
                <w:rFonts w:eastAsia="Times New Roman" w:cstheme="minorHAnsi"/>
                <w:b/>
                <w:bCs/>
                <w:color w:val="000000"/>
              </w:rPr>
              <w:t>Τραμπ</w:t>
            </w:r>
            <w:proofErr w:type="spellEnd"/>
            <w:r w:rsidRPr="00021283">
              <w:rPr>
                <w:rFonts w:eastAsia="Times New Roman" w:cstheme="minorHAnsi"/>
                <w:b/>
                <w:bCs/>
                <w:color w:val="000000"/>
              </w:rPr>
              <w:t xml:space="preserve">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Αναγκάζεται να διαπραγματευτεί μέσω </w:t>
            </w:r>
            <w:proofErr w:type="spellStart"/>
            <w:r w:rsidRPr="00021283">
              <w:rPr>
                <w:rFonts w:cstheme="minorHAnsi"/>
                <w:color w:val="000000"/>
              </w:rPr>
              <w:t>Τραμπ</w:t>
            </w:r>
            <w:proofErr w:type="spellEnd"/>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proofErr w:type="spellStart"/>
            <w:r w:rsidRPr="00021283">
              <w:rPr>
                <w:rFonts w:eastAsia="Times New Roman" w:cstheme="minorHAnsi"/>
                <w:b/>
                <w:bCs/>
                <w:color w:val="000000"/>
              </w:rPr>
              <w:t>Αρθρο</w:t>
            </w:r>
            <w:proofErr w:type="spellEnd"/>
            <w:r w:rsidRPr="00021283">
              <w:rPr>
                <w:rFonts w:eastAsia="Times New Roman" w:cstheme="minorHAnsi"/>
                <w:b/>
                <w:bCs/>
                <w:color w:val="000000"/>
              </w:rPr>
              <w:t xml:space="preserve">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 xml:space="preserve">Ο </w:t>
            </w:r>
            <w:proofErr w:type="spellStart"/>
            <w:r w:rsidRPr="00021283">
              <w:rPr>
                <w:rFonts w:eastAsia="Times New Roman" w:cstheme="minorHAnsi"/>
                <w:b/>
                <w:bCs/>
                <w:color w:val="000000"/>
              </w:rPr>
              <w:t>Τραμπ</w:t>
            </w:r>
            <w:proofErr w:type="spellEnd"/>
            <w:r w:rsidRPr="00021283">
              <w:rPr>
                <w:rFonts w:eastAsia="Times New Roman" w:cstheme="minorHAnsi"/>
                <w:b/>
                <w:bCs/>
                <w:color w:val="000000"/>
              </w:rPr>
              <w:t xml:space="preserve">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 xml:space="preserve">Ανάγκη παραχωρήσεων (έδαφος, </w:t>
            </w:r>
            <w:proofErr w:type="spellStart"/>
            <w:r w:rsidRPr="00021283">
              <w:rPr>
                <w:rFonts w:eastAsia="Times New Roman" w:cstheme="minorHAnsi"/>
                <w:b/>
                <w:bCs/>
                <w:color w:val="000000"/>
              </w:rPr>
              <w:t>Ντονμπάς</w:t>
            </w:r>
            <w:proofErr w:type="spellEnd"/>
            <w:r w:rsidRPr="00021283">
              <w:rPr>
                <w:rFonts w:eastAsia="Times New Roman" w:cstheme="minorHAnsi"/>
                <w:b/>
                <w:bCs/>
                <w:color w:val="000000"/>
              </w:rPr>
              <w:t>)</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w:t>
      </w:r>
      <w:proofErr w:type="spellStart"/>
      <w:r w:rsidRPr="00021283">
        <w:rPr>
          <w:rFonts w:cstheme="minorHAnsi"/>
          <w:color w:val="000000"/>
        </w:rPr>
        <w:t>Μπάιντεν</w:t>
      </w:r>
      <w:proofErr w:type="spellEnd"/>
      <w:r w:rsidRPr="00021283">
        <w:rPr>
          <w:rFonts w:cstheme="minorHAnsi"/>
          <w:color w:val="000000"/>
        </w:rPr>
        <w:t xml:space="preserve">.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00A012F2">
        <w:rPr>
          <w:rFonts w:cstheme="minorHAnsi"/>
          <w:color w:val="000000"/>
        </w:rPr>
        <w:t xml:space="preserve"> </w:t>
      </w:r>
      <w:r w:rsidRPr="00021283">
        <w:rPr>
          <w:rFonts w:cstheme="minorHAnsi"/>
          <w:color w:val="000000"/>
        </w:rPr>
        <w:t>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Η ανθρωπότητα κερδίζει γιατί γίνεται αντιληπτό ότι οι ισχυρές χώρες πρόκειται να συνεργάζονται για να αντιμετωπίζουν κάθε φιλόδοξο αναθεωρητή και </w:t>
      </w:r>
      <w:proofErr w:type="spellStart"/>
      <w:r w:rsidRPr="00021283">
        <w:rPr>
          <w:rFonts w:cstheme="minorHAnsi"/>
          <w:color w:val="000000"/>
        </w:rPr>
        <w:t>αποσταθεροποιητή</w:t>
      </w:r>
      <w:proofErr w:type="spellEnd"/>
      <w:r w:rsidRPr="00021283">
        <w:rPr>
          <w:rFonts w:cstheme="minorHAnsi"/>
          <w:color w:val="000000"/>
        </w:rPr>
        <w:t xml:space="preserve">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w:t>
      </w:r>
      <w:proofErr w:type="spellStart"/>
      <w:r w:rsidRPr="00021283">
        <w:rPr>
          <w:rFonts w:eastAsia="Times New Roman" w:cstheme="minorHAnsi"/>
          <w:color w:val="000000"/>
          <w:kern w:val="0"/>
          <w:lang w:eastAsia="en-GB"/>
          <w14:ligatures w14:val="none"/>
        </w:rPr>
        <w:t>κ.ο.κ.</w:t>
      </w:r>
      <w:proofErr w:type="spellEnd"/>
      <w:r w:rsidRPr="00021283">
        <w:rPr>
          <w:rFonts w:eastAsia="Times New Roman" w:cstheme="minorHAnsi"/>
          <w:color w:val="000000"/>
          <w:kern w:val="0"/>
          <w:lang w:eastAsia="en-GB"/>
          <w14:ligatures w14:val="none"/>
        </w:rPr>
        <w:t xml:space="preserve">).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για την Κίνα θα είχε αρκετά οφέλη.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 xml:space="preserve">-Ειρηνική, στη Θάλασσα της Νότιας Κίνας και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w:t>
      </w:r>
      <w:proofErr w:type="spellStart"/>
      <w:r w:rsidRPr="00021283">
        <w:rPr>
          <w:rFonts w:eastAsia="Times New Roman" w:cstheme="minorHAnsi"/>
          <w:color w:val="000000"/>
          <w:kern w:val="0"/>
          <w:lang w:eastAsia="en-GB"/>
          <w14:ligatures w14:val="none"/>
        </w:rPr>
        <w:t>Μόντι</w:t>
      </w:r>
      <w:proofErr w:type="spellEnd"/>
      <w:r w:rsidRPr="00021283">
        <w:rPr>
          <w:rFonts w:eastAsia="Times New Roman" w:cstheme="minorHAnsi"/>
          <w:color w:val="000000"/>
          <w:kern w:val="0"/>
          <w:lang w:eastAsia="en-GB"/>
          <w14:ligatures w14:val="none"/>
        </w:rPr>
        <w:t xml:space="preserve">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w:t>
      </w:r>
      <w:proofErr w:type="spellStart"/>
      <w:r w:rsidRPr="00021283">
        <w:rPr>
          <w:rFonts w:asciiTheme="minorHAnsi" w:hAnsiTheme="minorHAnsi" w:cstheme="minorHAnsi"/>
          <w:color w:val="000000"/>
        </w:rPr>
        <w:t>διυλιστικά</w:t>
      </w:r>
      <w:proofErr w:type="spellEnd"/>
      <w:r w:rsidRPr="00021283">
        <w:rPr>
          <w:rFonts w:asciiTheme="minorHAnsi" w:hAnsiTheme="minorHAnsi" w:cstheme="minorHAnsi"/>
          <w:color w:val="000000"/>
        </w:rPr>
        <w:t xml:space="preserve">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 xml:space="preserve">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proofErr w:type="spellStart"/>
      <w:r w:rsidRPr="00021283">
        <w:rPr>
          <w:rFonts w:asciiTheme="minorHAnsi" w:hAnsiTheme="minorHAnsi" w:cstheme="minorHAnsi"/>
          <w:color w:val="000000" w:themeColor="text1"/>
        </w:rPr>
        <w:t>είναι</w:t>
      </w:r>
      <w:r w:rsidRPr="00021283">
        <w:rPr>
          <w:rStyle w:val="aa"/>
          <w:rFonts w:asciiTheme="minorHAnsi" w:eastAsiaTheme="majorEastAsia" w:hAnsiTheme="minorHAnsi" w:cstheme="minorHAnsi"/>
          <w:b w:val="0"/>
          <w:bCs w:val="0"/>
          <w:color w:val="000000" w:themeColor="text1"/>
        </w:rPr>
        <w:t>απαράδεκτοι</w:t>
      </w:r>
      <w:proofErr w:type="spellEnd"/>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προσπαθεί να τιμωρήσει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Ινδία,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Ινδία παίρνει φθηνότερο πετρέλαιο. Από την άλλη μεριά η έκπτωση αυτή δείχνει ότι η Ρωσία ανησυχεί από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μείωση των εξαγωγών πετρελαίου προς την Ινδία. Η έκπτωση 5% σημαίνει περίπου 2 δολάρια λιγότερα ανά βαρέλι με τις σημερινές τιμές. </w:t>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ενεργειακό </w:t>
      </w:r>
      <w:proofErr w:type="spellStart"/>
      <w:r w:rsidRPr="00021283">
        <w:rPr>
          <w:rFonts w:eastAsia="Times New Roman" w:cstheme="minorHAnsi"/>
          <w:color w:val="000000"/>
          <w:kern w:val="0"/>
          <w:lang w:eastAsia="en-GB"/>
          <w14:ligatures w14:val="none"/>
        </w:rPr>
        <w:t>arbitrage</w:t>
      </w:r>
      <w:proofErr w:type="spellEnd"/>
      <w:r w:rsidRPr="00021283">
        <w:rPr>
          <w:rFonts w:eastAsia="Times New Roman" w:cstheme="minorHAnsi"/>
          <w:color w:val="000000"/>
          <w:kern w:val="0"/>
          <w:lang w:eastAsia="en-GB"/>
          <w14:ligatures w14:val="none"/>
        </w:rPr>
        <w:t> έχει όμως κόστος για την Ινδία καθώς αντιμετωπίζει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Πρώτον, οι κυρώσε</w:t>
      </w:r>
      <w:r w:rsidRPr="00021283">
        <w:rPr>
          <w:rFonts w:eastAsia="Times New Roman" w:cstheme="minorHAnsi"/>
          <w:b/>
          <w:bCs/>
          <w:color w:val="000000"/>
          <w:kern w:val="0"/>
          <w:lang w:eastAsia="en-GB"/>
          <w14:ligatures w14:val="none"/>
        </w:rPr>
        <w:t>ι</w:t>
      </w:r>
      <w:r w:rsidRPr="00021283">
        <w:rPr>
          <w:rFonts w:eastAsia="Times New Roman" w:cstheme="minorHAnsi"/>
          <w:color w:val="000000"/>
          <w:kern w:val="0"/>
          <w:lang w:eastAsia="en-GB"/>
          <w14:ligatures w14:val="none"/>
        </w:rPr>
        <w:t xml:space="preserve">ς </w:t>
      </w:r>
      <w:proofErr w:type="spellStart"/>
      <w:r w:rsidRPr="00021283">
        <w:rPr>
          <w:rFonts w:eastAsia="Times New Roman" w:cstheme="minorHAnsi"/>
          <w:color w:val="000000"/>
          <w:kern w:val="0"/>
          <w:lang w:eastAsia="en-GB"/>
          <w14:ligatures w14:val="none"/>
        </w:rPr>
        <w:t>από</w:t>
      </w:r>
      <w:r w:rsidRPr="00021283">
        <w:rPr>
          <w:rFonts w:eastAsia="Times New Roman" w:cstheme="minorHAnsi"/>
          <w:b/>
          <w:bCs/>
          <w:color w:val="000000"/>
          <w:kern w:val="0"/>
          <w:lang w:eastAsia="en-GB"/>
          <w14:ligatures w14:val="none"/>
        </w:rPr>
        <w:t>τ</w:t>
      </w:r>
      <w:r w:rsidRPr="00021283">
        <w:rPr>
          <w:rFonts w:eastAsia="Times New Roman" w:cstheme="minorHAnsi"/>
          <w:color w:val="000000"/>
          <w:kern w:val="0"/>
          <w:lang w:eastAsia="en-GB"/>
          <w14:ligatures w14:val="none"/>
        </w:rPr>
        <w:t>ις</w:t>
      </w:r>
      <w:proofErr w:type="spellEnd"/>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πληρωμές σε ρουπίες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αποτέλεσμα να υπάρχουν συναλλακτικές τριβές λόγω της αστάθειας των άλλων νομισμάτων ως προς το δολάριο. </w:t>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w:t>
      </w:r>
      <w:proofErr w:type="spellStart"/>
      <w:r w:rsidRPr="00021283">
        <w:rPr>
          <w:rFonts w:eastAsia="Times New Roman" w:cstheme="minorHAnsi"/>
          <w:color w:val="000000"/>
          <w:kern w:val="0"/>
          <w:lang w:eastAsia="en-GB"/>
          <w14:ligatures w14:val="none"/>
        </w:rPr>
        <w:t>πρότζεκτ</w:t>
      </w:r>
      <w:proofErr w:type="spellEnd"/>
      <w:r w:rsidRPr="00021283">
        <w:rPr>
          <w:rFonts w:eastAsia="Times New Roman" w:cstheme="minorHAnsi"/>
          <w:color w:val="000000"/>
          <w:kern w:val="0"/>
          <w:lang w:eastAsia="en-GB"/>
          <w14:ligatures w14:val="none"/>
        </w:rPr>
        <w:t xml:space="preserve">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τιμωρητική</w:t>
      </w:r>
      <w:proofErr w:type="spellEnd"/>
      <w:r w:rsidRPr="00021283">
        <w:rPr>
          <w:rFonts w:eastAsia="Times New Roman" w:cstheme="minorHAnsi"/>
          <w:color w:val="000000"/>
          <w:kern w:val="0"/>
          <w:lang w:eastAsia="en-GB"/>
          <w14:ligatures w14:val="none"/>
        </w:rPr>
        <w:t xml:space="preserve">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commentRangeStart w:id="336"/>
      <w:del w:id="672" w:author="ProofreadAI" w:date="2026-02-23T15:51:42.322780Z">
        <w:r>
          <w:rPr>
            <w:rFonts w:asciiTheme="minorHAnsi" w:hAnsiTheme="minorHAnsi" w:cstheme="minorHAnsi"/>
            <w:b/>
            <w:bCs/>
            <w:color w:val="000000"/>
            <w:sz w:val="24"/>
            <w:szCs w:val="24"/>
          </w:rPr>
          <w:delText xml:space="preserve">ΗΠΑ-Ινδία- Κίνα</w:delText>
        </w:r>
      </w:del>
      <w:ins w:id="673" w:author="ProofreadAI" w:date="2026-02-23T15:51:42.322780Z">
        <w:r>
          <w:rPr>
            <w:rFonts w:asciiTheme="minorHAnsi" w:hAnsiTheme="minorHAnsi" w:cstheme="minorHAnsi"/>
            <w:b/>
            <w:bCs/>
            <w:color w:val="000000"/>
            <w:sz w:val="24"/>
            <w:szCs w:val="24"/>
          </w:rPr>
          <w:t xml:space="preserve">ΗΠΑ-Ινδία-Κίνα</w:t>
        </w:r>
      </w:ins>
      <w:commentRangeEnd w:id="336"/>
      <w:r>
        <w:commentReference w:id="336"/>
      </w:r>
      <w:r>
        <w:rPr>
          <w:rFonts w:asciiTheme="minorHAnsi" w:hAnsiTheme="minorHAnsi" w:cstheme="minorHAnsi"/>
          <w:b/>
          <w:bCs/>
          <w:color w:val="000000"/>
          <w:sz w:val="24"/>
          <w:szCs w:val="24"/>
        </w:rPr>
        <w:t xml:space="preserve">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η Ινδία θεωρήθηκε αρχικά καίριος εταίρος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 xml:space="preserve">-Ειρηνικό,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w:t>
      </w:r>
      <w:proofErr w:type="spellStart"/>
      <w:r w:rsidRPr="00021283">
        <w:rPr>
          <w:rFonts w:eastAsia="Times New Roman" w:cstheme="minorHAnsi"/>
          <w:color w:val="000000"/>
          <w:kern w:val="0"/>
          <w:lang w:eastAsia="en-GB"/>
          <w14:ligatures w14:val="none"/>
        </w:rPr>
        <w:t>Μπέσεντ</w:t>
      </w:r>
      <w:proofErr w:type="spellEnd"/>
      <w:r w:rsidRPr="00021283">
        <w:rPr>
          <w:rFonts w:eastAsia="Times New Roman" w:cstheme="minorHAnsi"/>
          <w:color w:val="000000"/>
          <w:kern w:val="0"/>
          <w:lang w:eastAsia="en-GB"/>
          <w14:ligatures w14:val="none"/>
        </w:rPr>
        <w:t xml:space="preserve"> στο CNBC, ανέδειξαν τη νέα αυτή προσέγγιση. Οι ενέργειες αυτές αντανακλούν βαθύτερη αναθεώρηση της αμερικανικής αντίληψης για τον ρόλο της Ινδίας στη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επιδιώκει συστηματικά να αποτρέψει την ενίσχυση της Ινδίας από τις Ηνωμένες Πολιτείες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α αναδειχθεί σε αποτελεσματικό εταίρο των Ηνωμένων Πολιτειών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commentRangeStart w:id="337"/>
      <w:del w:id="674" w:author="ProofreadAI" w:date="2026-02-23T15:51:42.322780Z">
        <w:r>
          <w:rPr>
            <w:rFonts w:eastAsia="Times New Roman" w:cstheme="minorHAnsi"/>
            <w:color w:val="000000"/>
            <w:kern w:val="0"/>
            <w:lang w:eastAsia="en-GB"/>
            <w14:ligatures w14:val="none"/>
          </w:rPr>
          <w:delText xml:space="preserve">Περαιτέρω θα</w:delText>
        </w:r>
      </w:del>
      <w:ins w:id="675" w:author="ProofreadAI" w:date="2026-02-23T15:51:42.322780Z">
        <w:r>
          <w:rPr>
            <w:rFonts w:eastAsia="Times New Roman" w:cstheme="minorHAnsi"/>
            <w:color w:val="000000"/>
            <w:kern w:val="0"/>
            <w:lang w:eastAsia="en-GB"/>
            <w14:ligatures w14:val="none"/>
          </w:rPr>
          <w:t xml:space="preserve">Περαιτέρω, θα</w:t>
        </w:r>
      </w:ins>
      <w:commentRangeEnd w:id="337"/>
      <w:r>
        <w:commentReference w:id="337"/>
      </w:r>
      <w:r>
        <w:rPr>
          <w:rFonts w:eastAsia="Times New Roman" w:cstheme="minorHAnsi"/>
          <w:color w:val="000000"/>
          <w:kern w:val="0"/>
          <w:lang w:eastAsia="en-GB"/>
          <w14:ligatures w14:val="none"/>
        </w:rPr>
        <w:t xml:space="preserve"> αρχίζουν να γίνονται εμφανείς οι επιπτώσεις από την επιβολή δευτερογενών </w:t>
      </w:r>
      <w:commentRangeStart w:id="338"/>
      <w:del w:id="676" w:author="ProofreadAI" w:date="2026-02-23T15:51:42.322780Z">
        <w:r>
          <w:rPr>
            <w:rFonts w:eastAsia="Times New Roman" w:cstheme="minorHAnsi"/>
            <w:color w:val="000000"/>
            <w:kern w:val="0"/>
            <w:lang w:eastAsia="en-GB"/>
            <w14:ligatures w14:val="none"/>
          </w:rPr>
          <w:delText xml:space="preserve">δασμών προς την Ινδία</w:delText>
        </w:r>
      </w:del>
      <w:ins w:id="677" w:author="ProofreadAI" w:date="2026-02-23T15:51:42.322780Z">
        <w:r>
          <w:rPr>
            <w:rFonts w:eastAsia="Times New Roman" w:cstheme="minorHAnsi"/>
            <w:color w:val="000000"/>
            <w:kern w:val="0"/>
            <w:lang w:eastAsia="en-GB"/>
            <w14:ligatures w14:val="none"/>
          </w:rPr>
          <w:t xml:space="preserve">δασμών από την Ινδία</w:t>
        </w:r>
      </w:ins>
      <w:commentRangeEnd w:id="338"/>
      <w:r>
        <w:commentReference w:id="338"/>
      </w:r>
      <w:r>
        <w:rPr>
          <w:rFonts w:eastAsia="Times New Roman" w:cstheme="minorHAnsi"/>
          <w:color w:val="000000"/>
          <w:kern w:val="0"/>
          <w:lang w:eastAsia="en-GB"/>
          <w14:ligatures w14:val="none"/>
        </w:rPr>
        <w:t xml:space="preserve">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w:t>
      </w:r>
      <w:commentRangeStart w:id="339"/>
      <w:del w:id="678" w:author="ProofreadAI" w:date="2026-02-23T15:51:42.322780Z">
        <w:r>
          <w:rPr>
            <w:rFonts w:eastAsia="Times New Roman" w:cstheme="minorHAnsi"/>
            <w:color w:val="000000"/>
            <w:kern w:val="0"/>
            <w:lang w:eastAsia="en-GB"/>
            <w14:ligatures w14:val="none"/>
          </w:rPr>
          <w:delText xml:space="preserve">2024 όχι λόγω</w:delText>
        </w:r>
      </w:del>
      <w:ins w:id="679" w:author="ProofreadAI" w:date="2026-02-23T15:51:42.322780Z">
        <w:r>
          <w:rPr>
            <w:rFonts w:eastAsia="Times New Roman" w:cstheme="minorHAnsi"/>
            <w:color w:val="000000"/>
            <w:kern w:val="0"/>
            <w:lang w:eastAsia="en-GB"/>
            <w14:ligatures w14:val="none"/>
          </w:rPr>
          <w:t xml:space="preserve">2024, όχι λόγω</w:t>
        </w:r>
      </w:ins>
      <w:commentRangeEnd w:id="339"/>
      <w:r>
        <w:commentReference w:id="339"/>
      </w:r>
      <w:r>
        <w:rPr>
          <w:rFonts w:eastAsia="Times New Roman" w:cstheme="minorHAnsi"/>
          <w:color w:val="000000"/>
          <w:kern w:val="0"/>
          <w:lang w:eastAsia="en-GB"/>
          <w14:ligatures w14:val="none"/>
        </w:rPr>
        <w:t xml:space="preserve">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Μέχρι το 2024 δημιουργήθηκαν περισσότερες από 520.000 νέες θέσεις εργασίας</w:t>
      </w:r>
      <w:commentRangeStart w:id="340"/>
      <w:del w:id="680" w:author="ProofreadAI" w:date="2026-02-23T15:51:42.322780Z">
        <w:r>
          <w:rPr>
            <w:rFonts w:eastAsia="Times New Roman" w:cstheme="minorHAnsi"/>
            <w:color w:val="000000" w:themeColor="text1"/>
            <w:kern w:val="0"/>
            <w:lang w:eastAsia="en-GB"/>
            <w14:ligatures w14:val="none"/>
          </w:rPr>
          <w:delText xml:space="preserve">, αλλά δημιουργήθηκαν </w:delText>
        </w:r>
      </w:del>
      <w:ins w:id="681" w:author="ProofreadAI" w:date="2026-02-23T15:51:42.322780Z">
        <w:r>
          <w:rPr>
            <w:rFonts w:eastAsia="Times New Roman" w:cstheme="minorHAnsi"/>
            <w:color w:val="000000" w:themeColor="text1"/>
            <w:kern w:val="0"/>
            <w:lang w:eastAsia="en-GB"/>
            <w14:ligatures w14:val="none"/>
          </w:rPr>
          <w:t xml:space="preserve">, αλλά αυτές δημιουργήθηκαν </w:t>
        </w:r>
      </w:ins>
      <w:commentRangeEnd w:id="340"/>
      <w:r>
        <w:commentReference w:id="340"/>
      </w:r>
      <w:r>
        <w:rPr>
          <w:rFonts w:eastAsia="Times New Roman" w:cstheme="minorHAnsi"/>
          <w:color w:val="000000" w:themeColor="text1"/>
          <w:kern w:val="0"/>
          <w:lang w:eastAsia="en-GB"/>
          <w14:ligatures w14:val="none"/>
        </w:rPr>
        <w:t xml:space="preserve">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τους Βορειοκορεάτες για οβίδες πυροβολικού ή τα εξαρτήματα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πολεμικό μέτωπο, όπου τα τελευταία 2 χρόνια κατέλαβε μόνο το 1% του εδάφους της Ουκρανίας, αποδεικνύεται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Πολυτεχνείου </w:t>
      </w:r>
      <w:commentRangeStart w:id="341"/>
      <w:del w:id="682" w:author="ProofreadAI" w:date="2026-02-23T15:51:42.322780Z">
        <w:r>
          <w:rPr>
            <w:rFonts w:cstheme="minorHAnsi"/>
            <w:color w:val="000000" w:themeColor="text1"/>
          </w:rPr>
          <w:delText xml:space="preserve">Κρήτης Εργαστήριο</w:delText>
        </w:r>
      </w:del>
      <w:ins w:id="683" w:author="ProofreadAI" w:date="2026-02-23T15:51:42.322780Z">
        <w:r>
          <w:rPr>
            <w:rFonts w:cstheme="minorHAnsi"/>
            <w:color w:val="000000" w:themeColor="text1"/>
          </w:rPr>
          <w:t xml:space="preserve">Κρήτης, Εργαστήριο</w:t>
        </w:r>
      </w:ins>
      <w:commentRangeEnd w:id="341"/>
      <w:r>
        <w:commentReference w:id="341"/>
      </w:r>
      <w:r>
        <w:rPr>
          <w:rFonts w:cstheme="minorHAnsi"/>
          <w:color w:val="000000" w:themeColor="text1"/>
        </w:rPr>
        <w:t xml:space="preserve">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σύνοδος του Οργανισμού Συνεργασίας της Σαγκάης αποτέλεσε το βήμα από το οποίο ο </w:t>
      </w:r>
      <w:proofErr w:type="spellStart"/>
      <w:r w:rsidRPr="00021283">
        <w:rPr>
          <w:rFonts w:eastAsia="Times New Roman" w:cstheme="minorHAnsi"/>
          <w:color w:val="000000"/>
          <w:kern w:val="0"/>
          <w:lang w:eastAsia="en-GB"/>
          <w14:ligatures w14:val="none"/>
        </w:rPr>
        <w:t>Σι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Τζινπίνγκ</w:t>
      </w:r>
      <w:proofErr w:type="spellEnd"/>
      <w:r w:rsidRPr="00021283">
        <w:rPr>
          <w:rFonts w:eastAsia="Times New Roman" w:cstheme="minorHAnsi"/>
          <w:color w:val="000000"/>
          <w:kern w:val="0"/>
          <w:lang w:eastAsia="en-GB"/>
          <w14:ligatures w14:val="none"/>
        </w:rPr>
        <w:t xml:space="preserve">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 xml:space="preserve">ύθραυστη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w:t>
      </w:r>
      <w:commentRangeStart w:id="342"/>
      <w:del w:id="684" w:author="ProofreadAI" w:date="2026-02-23T15:51:42.322780Z">
        <w:r>
          <w:rPr>
            <w:rFonts w:eastAsia="Times New Roman" w:cstheme="minorHAnsi"/>
            <w:color w:val="000000"/>
            <w:kern w:val="0"/>
            <w:lang w:eastAsia="en-GB"/>
            <w14:ligatures w14:val="none"/>
          </w:rPr>
          <w:delText xml:space="preserve">παραμένουν</w:delText>
        </w:r>
      </w:del>
      <w:ins w:id="685" w:author="ProofreadAI" w:date="2026-02-23T15:51:42.322780Z">
        <w:r>
          <w:rPr>
            <w:rFonts w:eastAsia="Times New Roman" w:cstheme="minorHAnsi"/>
            <w:color w:val="000000"/>
            <w:kern w:val="0"/>
            <w:lang w:eastAsia="en-GB"/>
            <w14:ligatures w14:val="none"/>
          </w:rPr>
          <w:t xml:space="preserve">παραμένει</w:t>
        </w:r>
      </w:ins>
      <w:commentRangeEnd w:id="342"/>
      <w:r>
        <w:commentReference w:id="342"/>
      </w:r>
      <w:r>
        <w:rPr>
          <w:rFonts w:eastAsia="Times New Roman" w:cstheme="minorHAnsi"/>
          <w:color w:val="000000"/>
          <w:kern w:val="0"/>
          <w:lang w:eastAsia="en-GB"/>
          <w14:ligatures w14:val="none"/>
        </w:rPr>
        <w:t xml:space="preserve">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 xml:space="preserve">Η Ινδία βιώνει μια περίοδο ταχείας ανάπτυξης, με ρυθμούς που θυμίζουν την Κίνα πριν από δέκα χρόνια. Η κυβέρνηση του </w:t>
      </w:r>
      <w:proofErr w:type="spellStart"/>
      <w:r w:rsidRPr="00021283">
        <w:rPr>
          <w:rFonts w:eastAsia="Times New Roman" w:cstheme="minorHAnsi"/>
          <w:color w:val="000000"/>
          <w:kern w:val="0"/>
          <w:lang w:eastAsia="en-GB"/>
          <w14:ligatures w14:val="none"/>
        </w:rPr>
        <w:t>Ναρέντρα</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Μόντι</w:t>
      </w:r>
      <w:proofErr w:type="spellEnd"/>
      <w:r w:rsidRPr="00021283">
        <w:rPr>
          <w:rFonts w:eastAsia="Times New Roman" w:cstheme="minorHAnsi"/>
          <w:color w:val="000000"/>
          <w:kern w:val="0"/>
          <w:lang w:eastAsia="en-GB"/>
          <w14:ligatures w14:val="none"/>
        </w:rPr>
        <w:t xml:space="preserve">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 xml:space="preserve">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w:t>
      </w:r>
      <w:proofErr w:type="spellStart"/>
      <w:r w:rsidRPr="00021283">
        <w:rPr>
          <w:rFonts w:eastAsia="Times New Roman" w:cstheme="minorHAnsi"/>
          <w:color w:val="000000"/>
          <w:kern w:val="0"/>
          <w:lang w:eastAsia="en-GB"/>
          <w14:ligatures w14:val="none"/>
        </w:rPr>
        <w:t>Πιονγιάνγκ</w:t>
      </w:r>
      <w:proofErr w:type="spellEnd"/>
      <w:r w:rsidRPr="00021283">
        <w:rPr>
          <w:rFonts w:eastAsia="Times New Roman" w:cstheme="minorHAnsi"/>
          <w:color w:val="000000"/>
          <w:kern w:val="0"/>
          <w:lang w:eastAsia="en-GB"/>
          <w14:ligatures w14:val="none"/>
        </w:rPr>
        <w:t xml:space="preserve">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proofErr w:type="spellStart"/>
      <w:r w:rsidRPr="00021283">
        <w:rPr>
          <w:rFonts w:eastAsia="Times New Roman" w:cstheme="minorHAnsi"/>
          <w:color w:val="000000"/>
          <w:kern w:val="0"/>
          <w:lang w:eastAsia="en-GB"/>
          <w14:ligatures w14:val="none"/>
        </w:rPr>
        <w:t>Τιεν</w:t>
      </w:r>
      <w:proofErr w:type="spellEnd"/>
      <w:r w:rsidRPr="00021283">
        <w:rPr>
          <w:rFonts w:eastAsia="Times New Roman" w:cstheme="minorHAnsi"/>
          <w:color w:val="000000"/>
          <w:kern w:val="0"/>
          <w:lang w:eastAsia="en-GB"/>
          <w14:ligatures w14:val="none"/>
        </w:rPr>
        <w:t>-αν-μεν,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commentRangeStart w:id="343"/>
      <w:del w:id="686" w:author="ProofreadAI" w:date="2026-02-23T15:51:42.322780Z">
        <w:r>
          <w:rPr>
            <w:rFonts w:cstheme="minorHAnsi"/>
            <w:color w:val="000000" w:themeColor="text1"/>
          </w:rPr>
          <w:delText xml:space="preserve">Πολυτεχνείου Κρήτης</w:delText>
        </w:r>
      </w:del>
      <w:ins w:id="687" w:author="ProofreadAI" w:date="2026-02-23T15:51:42.322780Z">
        <w:r>
          <w:rPr>
            <w:rFonts w:cstheme="minorHAnsi"/>
            <w:color w:val="000000" w:themeColor="text1"/>
          </w:rPr>
          <w:t xml:space="preserve">του Πολυτεχνείου Κρήτης</w:t>
        </w:r>
      </w:ins>
      <w:commentRangeEnd w:id="343"/>
      <w:r>
        <w:commentReference w:id="343"/>
      </w:r>
      <w:r>
        <w:rPr>
          <w:rFonts w:cstheme="minorHAnsi"/>
          <w:color w:val="000000" w:themeColor="text1"/>
        </w:rPr>
        <w:t xml:space="preserve">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κίνηση αυτή αντανακλά τη «στρατηγική </w:t>
      </w:r>
      <w:proofErr w:type="spellStart"/>
      <w:r w:rsidRPr="00021283">
        <w:rPr>
          <w:rFonts w:eastAsia="Times New Roman" w:cstheme="minorHAnsi"/>
          <w:color w:val="000000"/>
          <w:kern w:val="0"/>
          <w:lang w:eastAsia="en-GB"/>
          <w14:ligatures w14:val="none"/>
        </w:rPr>
        <w:t>απροβλεψιμότητα</w:t>
      </w:r>
      <w:proofErr w:type="spellEnd"/>
      <w:r w:rsidRPr="00021283">
        <w:rPr>
          <w:rFonts w:eastAsia="Times New Roman" w:cstheme="minorHAnsi"/>
          <w:color w:val="000000"/>
          <w:kern w:val="0"/>
          <w:lang w:eastAsia="en-GB"/>
          <w14:ligatures w14:val="none"/>
        </w:rPr>
        <w:t xml:space="preserve">» της διακυβέρνησης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w:t>
      </w:r>
      <w:proofErr w:type="spellStart"/>
      <w:r w:rsidRPr="00021283">
        <w:rPr>
          <w:rFonts w:eastAsia="Times New Roman" w:cstheme="minorHAnsi"/>
          <w:b/>
          <w:bCs/>
          <w:color w:val="000000"/>
          <w:kern w:val="0"/>
          <w:lang w:eastAsia="en-GB"/>
          <w14:ligatures w14:val="none"/>
        </w:rPr>
        <w:t>ρεαλπολιτικής</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αμερικανική διπλωματία, ειδικά υπό τον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ενσωματώνει τη </w:t>
      </w:r>
      <w:proofErr w:type="spellStart"/>
      <w:r w:rsidRPr="00021283">
        <w:rPr>
          <w:rFonts w:eastAsia="Times New Roman" w:cstheme="minorHAnsi"/>
          <w:color w:val="000000"/>
          <w:kern w:val="0"/>
          <w:lang w:eastAsia="en-GB"/>
          <w14:ligatures w14:val="none"/>
        </w:rPr>
        <w:t>ρεαλπολιτική</w:t>
      </w:r>
      <w:proofErr w:type="spellEnd"/>
      <w:r w:rsidRPr="00021283">
        <w:rPr>
          <w:rFonts w:eastAsia="Times New Roman" w:cstheme="minorHAnsi"/>
          <w:color w:val="000000"/>
          <w:kern w:val="0"/>
          <w:lang w:eastAsia="en-GB"/>
          <w14:ligatures w14:val="none"/>
        </w:rPr>
        <w:t xml:space="preserve"> σε κάθε της πτυχή. Η </w:t>
      </w:r>
      <w:proofErr w:type="spellStart"/>
      <w:r w:rsidRPr="00021283">
        <w:rPr>
          <w:rFonts w:eastAsia="Times New Roman" w:cstheme="minorHAnsi"/>
          <w:color w:val="000000"/>
          <w:kern w:val="0"/>
          <w:lang w:eastAsia="en-GB"/>
          <w14:ligatures w14:val="none"/>
        </w:rPr>
        <w:t>απροβλεψιμότητα</w:t>
      </w:r>
      <w:proofErr w:type="spellEnd"/>
      <w:r w:rsidRPr="00021283">
        <w:rPr>
          <w:rFonts w:eastAsia="Times New Roman" w:cstheme="minorHAnsi"/>
          <w:color w:val="000000"/>
          <w:kern w:val="0"/>
          <w:lang w:eastAsia="en-GB"/>
          <w14:ligatures w14:val="none"/>
        </w:rPr>
        <w:t>,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Η Κίνα γνωρίζει ότι οι ΗΠΑ δεν θα ανεχθούν έναν αποκλεισμό της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commentRangeStart w:id="344"/>
      <w:del w:id="688" w:author="ProofreadAI" w:date="2026-02-23T15:51:42.322780Z">
        <w:r>
          <w:rPr>
            <w:rFonts w:eastAsia="Times New Roman" w:cstheme="minorHAnsi"/>
            <w:color w:val="000000"/>
            <w:kern w:val="0"/>
            <w:lang w:eastAsia="en-GB"/>
            <w14:ligatures w14:val="none"/>
          </w:rPr>
          <w:delText xml:space="preserve">Επίσης ο</w:delText>
        </w:r>
      </w:del>
      <w:ins w:id="689" w:author="ProofreadAI" w:date="2026-02-23T15:51:42.322780Z">
        <w:r>
          <w:rPr>
            <w:rFonts w:eastAsia="Times New Roman" w:cstheme="minorHAnsi"/>
            <w:color w:val="000000"/>
            <w:kern w:val="0"/>
            <w:lang w:eastAsia="en-GB"/>
            <w14:ligatures w14:val="none"/>
          </w:rPr>
          <w:t xml:space="preserve">Επίσης, ο</w:t>
        </w:r>
      </w:ins>
      <w:commentRangeEnd w:id="344"/>
      <w:r>
        <w:commentReference w:id="344"/>
      </w:r>
      <w:r>
        <w:rPr>
          <w:rFonts w:eastAsia="Times New Roman" w:cstheme="minorHAnsi"/>
          <w:color w:val="000000"/>
          <w:kern w:val="0"/>
          <w:lang w:eastAsia="en-GB"/>
          <w14:ligatures w14:val="none"/>
        </w:rPr>
        <w:t xml:space="preserve">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 xml:space="preserve">Παρά τις γεωπολιτικές προκλήσεις, η Ινδία επενδύει στον τεχνολογικό της εκσυγχρονισμό. Η έναρξη παραγωγής ημιαγωγών, σε συνεργασία με κολοσσούς όπως η </w:t>
      </w:r>
      <w:proofErr w:type="spellStart"/>
      <w:r w:rsidRPr="00021283">
        <w:rPr>
          <w:rFonts w:eastAsia="Times New Roman" w:cstheme="minorHAnsi"/>
          <w:color w:val="000000"/>
          <w:kern w:val="0"/>
          <w:lang w:eastAsia="en-GB"/>
          <w14:ligatures w14:val="none"/>
        </w:rPr>
        <w:t>Micron</w:t>
      </w:r>
      <w:proofErr w:type="spellEnd"/>
      <w:r w:rsidRPr="00021283">
        <w:rPr>
          <w:rFonts w:eastAsia="Times New Roman" w:cstheme="minorHAnsi"/>
          <w:color w:val="000000"/>
          <w:kern w:val="0"/>
          <w:lang w:eastAsia="en-GB"/>
          <w14:ligatures w14:val="none"/>
        </w:rPr>
        <w:t xml:space="preserve"> και η </w:t>
      </w:r>
      <w:proofErr w:type="spellStart"/>
      <w:r w:rsidRPr="00021283">
        <w:rPr>
          <w:rFonts w:eastAsia="Times New Roman" w:cstheme="minorHAnsi"/>
          <w:color w:val="000000"/>
          <w:kern w:val="0"/>
          <w:lang w:eastAsia="en-GB"/>
          <w14:ligatures w14:val="none"/>
        </w:rPr>
        <w:t>Tata</w:t>
      </w:r>
      <w:proofErr w:type="spellEnd"/>
      <w:r w:rsidRPr="00021283">
        <w:rPr>
          <w:rFonts w:eastAsia="Times New Roman" w:cstheme="minorHAnsi"/>
          <w:color w:val="000000"/>
          <w:kern w:val="0"/>
          <w:lang w:eastAsia="en-GB"/>
          <w14:ligatures w14:val="none"/>
        </w:rPr>
        <w:t>,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Ινδία καλείται να αποφασίσει: θα εξελιχθεί σε αυτόνομο γεωπολιτικό κέντρο ή χρειάζεται να επανεξετάσει </w:t>
      </w:r>
      <w:commentRangeStart w:id="345"/>
      <w:del w:id="690" w:author="ProofreadAI" w:date="2026-02-23T15:51:42.322780Z">
        <w:r>
          <w:rPr>
            <w:rFonts w:eastAsia="Times New Roman" w:cstheme="minorHAnsi"/>
            <w:color w:val="000000"/>
            <w:kern w:val="0"/>
            <w:lang w:eastAsia="en-GB"/>
            <w14:ligatures w14:val="none"/>
          </w:rPr>
          <w:delText xml:space="preserve">τη στρατηγική της κυρίως ενόψει</w:delText>
        </w:r>
      </w:del>
      <w:ins w:id="691" w:author="ProofreadAI" w:date="2026-02-23T15:51:42.322780Z">
        <w:r>
          <w:rPr>
            <w:rFonts w:eastAsia="Times New Roman" w:cstheme="minorHAnsi"/>
            <w:color w:val="000000"/>
            <w:kern w:val="0"/>
            <w:lang w:eastAsia="en-GB"/>
            <w14:ligatures w14:val="none"/>
          </w:rPr>
          <w:t xml:space="preserve">τη στρατηγική της, κυρίως ενόψει</w:t>
        </w:r>
      </w:ins>
      <w:commentRangeEnd w:id="345"/>
      <w:r>
        <w:commentReference w:id="345"/>
      </w:r>
      <w:r>
        <w:rPr>
          <w:rFonts w:eastAsia="Times New Roman" w:cstheme="minorHAnsi"/>
          <w:color w:val="000000"/>
          <w:kern w:val="0"/>
          <w:lang w:eastAsia="en-GB"/>
          <w14:ligatures w14:val="none"/>
        </w:rPr>
        <w:t xml:space="preserve">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μήνυμα είναι σαφές: η ανεξαρτησία δεν είναι δεδομένη· </w:t>
      </w:r>
      <w:proofErr w:type="spellStart"/>
      <w:r w:rsidRPr="00021283">
        <w:rPr>
          <w:rFonts w:eastAsia="Times New Roman" w:cstheme="minorHAnsi"/>
          <w:color w:val="000000"/>
          <w:kern w:val="0"/>
          <w:lang w:eastAsia="en-GB"/>
          <w14:ligatures w14:val="none"/>
        </w:rPr>
        <w:t>κατακτάται</w:t>
      </w:r>
      <w:proofErr w:type="spellEnd"/>
      <w:r w:rsidRPr="00021283">
        <w:rPr>
          <w:rFonts w:eastAsia="Times New Roman" w:cstheme="minorHAnsi"/>
          <w:color w:val="000000"/>
          <w:kern w:val="0"/>
          <w:lang w:eastAsia="en-GB"/>
          <w14:ligatures w14:val="none"/>
        </w:rPr>
        <w:t xml:space="preserve">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w:t>
      </w:r>
      <w:proofErr w:type="spellStart"/>
      <w:r w:rsidRPr="00021283">
        <w:rPr>
          <w:rFonts w:eastAsia="Times New Roman" w:cstheme="minorHAnsi"/>
          <w:color w:val="000000"/>
          <w:kern w:val="0"/>
          <w:lang w:eastAsia="en-GB"/>
          <w14:ligatures w14:val="none"/>
        </w:rPr>
        <w:t>μετακυλίσουν</w:t>
      </w:r>
      <w:proofErr w:type="spellEnd"/>
      <w:r w:rsidRPr="00021283">
        <w:rPr>
          <w:rFonts w:eastAsia="Times New Roman" w:cstheme="minorHAnsi"/>
          <w:color w:val="000000"/>
          <w:kern w:val="0"/>
          <w:lang w:eastAsia="en-GB"/>
          <w14:ligatures w14:val="none"/>
        </w:rPr>
        <w:t xml:space="preserve">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proofErr w:type="spellStart"/>
      <w:r w:rsidRPr="00021283">
        <w:rPr>
          <w:rFonts w:eastAsia="Times New Roman" w:cstheme="minorHAnsi"/>
          <w:b/>
          <w:bCs/>
          <w:color w:val="000000"/>
          <w:kern w:val="0"/>
          <w:lang w:eastAsia="en-GB"/>
          <w14:ligatures w14:val="none"/>
        </w:rPr>
        <w:t>μετακύλιση</w:t>
      </w:r>
      <w:proofErr w:type="spellEnd"/>
      <w:r w:rsidRPr="00021283">
        <w:rPr>
          <w:rFonts w:eastAsia="Times New Roman" w:cstheme="minorHAnsi"/>
          <w:b/>
          <w:bCs/>
          <w:color w:val="000000"/>
          <w:kern w:val="0"/>
          <w:lang w:eastAsia="en-GB"/>
          <w14:ligatures w14:val="none"/>
        </w:rPr>
        <w:t xml:space="preserve"> κόστους και τα όριά της: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ή οι δασμοί, οι επιχειρήσεις </w:t>
      </w:r>
      <w:proofErr w:type="spellStart"/>
      <w:commentRangeStart w:id="346"/>
      <w:del w:id="692" w:author="ProofreadAI" w:date="2026-02-23T15:51:42.322780Z">
        <w:r>
          <w:rPr>
            <w:rFonts w:eastAsia="Times New Roman" w:cstheme="minorHAnsi"/>
            <w:color w:val="000000"/>
            <w:kern w:val="0"/>
            <w:lang w:eastAsia="en-GB"/>
            <w14:ligatures w14:val="none"/>
          </w:rPr>
          <w:delText xml:space="preserve">μετακυλίουν</w:delText>
        </w:r>
      </w:del>
      <w:ins w:id="693" w:author="ProofreadAI" w:date="2026-02-23T15:51:42.322780Z">
        <w:r>
          <w:rPr>
            <w:rFonts w:eastAsia="Times New Roman" w:cstheme="minorHAnsi"/>
            <w:color w:val="000000"/>
            <w:kern w:val="0"/>
            <w:lang w:eastAsia="en-GB"/>
            <w14:ligatures w14:val="none"/>
          </w:rPr>
          <w:t xml:space="preserve">μετακυλούν</w:t>
        </w:r>
      </w:ins>
      <w:commentRangeEnd w:id="346"/>
      <w:r>
        <w:commentReference w:id="346"/>
      </w:r>
      <w:proofErr w:type="spellEnd"/>
      <w:r w:rsidRPr="00021283">
        <w:rPr>
          <w:rFonts w:eastAsia="Times New Roman" w:cstheme="minorHAnsi"/>
          <w:color w:val="000000"/>
          <w:kern w:val="0"/>
          <w:lang w:eastAsia="en-GB"/>
          <w14:ligatures w14:val="none"/>
        </w:rPr>
        <w:t xml:space="preserve">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w:t>
      </w:r>
      <w:proofErr w:type="spellStart"/>
      <w:r w:rsidRPr="00021283">
        <w:rPr>
          <w:rFonts w:eastAsia="Times New Roman" w:cstheme="minorHAnsi"/>
          <w:color w:val="000000"/>
          <w:kern w:val="0"/>
          <w:lang w:eastAsia="en-GB"/>
          <w14:ligatures w14:val="none"/>
        </w:rPr>
        <w:t>απορροφάται</w:t>
      </w:r>
      <w:proofErr w:type="spellEnd"/>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w:t>
      </w:r>
      <w:commentRangeStart w:id="347"/>
      <w:del w:id="694" w:author="ProofreadAI" w:date="2026-02-23T15:51:42.322780Z">
        <w:r>
          <w:rPr>
            <w:rFonts w:eastAsia="Times New Roman" w:cstheme="minorHAnsi"/>
            <w:color w:val="000000"/>
            <w:kern w:val="0"/>
            <w:lang w:eastAsia="en-GB"/>
            <w14:ligatures w14:val="none"/>
          </w:rPr>
          <w:delText xml:space="preserve">την χρήση</w:delText>
        </w:r>
      </w:del>
      <w:ins w:id="695" w:author="ProofreadAI" w:date="2026-02-23T15:51:42.322780Z">
        <w:r>
          <w:rPr>
            <w:rFonts w:eastAsia="Times New Roman" w:cstheme="minorHAnsi"/>
            <w:color w:val="000000"/>
            <w:kern w:val="0"/>
            <w:lang w:eastAsia="en-GB"/>
            <w14:ligatures w14:val="none"/>
          </w:rPr>
          <w:t xml:space="preserve">τη χρήση</w:t>
        </w:r>
      </w:ins>
      <w:commentRangeEnd w:id="347"/>
      <w:r>
        <w:commentReference w:id="347"/>
      </w:r>
      <w:r>
        <w:rPr>
          <w:rFonts w:eastAsia="Times New Roman" w:cstheme="minorHAnsi"/>
          <w:color w:val="000000"/>
          <w:kern w:val="0"/>
          <w:lang w:eastAsia="en-GB"/>
          <w14:ligatures w14:val="none"/>
        </w:rPr>
        <w:t xml:space="preserve">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w:t>
      </w:r>
      <w:proofErr w:type="spellStart"/>
      <w:r w:rsidRPr="00021283">
        <w:rPr>
          <w:rFonts w:eastAsia="Times New Roman" w:cstheme="minorHAnsi"/>
          <w:color w:val="000000"/>
          <w:kern w:val="0"/>
          <w:lang w:eastAsia="en-GB"/>
          <w14:ligatures w14:val="none"/>
        </w:rPr>
        <w:t>αόριστον</w:t>
      </w:r>
      <w:proofErr w:type="spellEnd"/>
      <w:r w:rsidRPr="00021283">
        <w:rPr>
          <w:rFonts w:eastAsia="Times New Roman" w:cstheme="minorHAnsi"/>
          <w:color w:val="000000"/>
          <w:kern w:val="0"/>
          <w:lang w:eastAsia="en-GB"/>
          <w14:ligatures w14:val="none"/>
        </w:rPr>
        <w:t>.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 xml:space="preserve">Το φαινόμενο της αδυναμίας </w:t>
      </w:r>
      <w:proofErr w:type="spellStart"/>
      <w:r w:rsidRPr="00021283">
        <w:rPr>
          <w:rFonts w:eastAsia="Times New Roman" w:cstheme="minorHAnsi"/>
          <w:color w:val="000000"/>
          <w:kern w:val="0"/>
          <w:lang w:eastAsia="en-GB"/>
          <w14:ligatures w14:val="none"/>
        </w:rPr>
        <w:t>μετακύλισης</w:t>
      </w:r>
      <w:proofErr w:type="spellEnd"/>
      <w:r w:rsidRPr="00021283">
        <w:rPr>
          <w:rFonts w:eastAsia="Times New Roman" w:cstheme="minorHAnsi"/>
          <w:color w:val="000000"/>
          <w:kern w:val="0"/>
          <w:lang w:eastAsia="en-GB"/>
          <w14:ligatures w14:val="none"/>
        </w:rPr>
        <w:t xml:space="preserve">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xml:space="preserve">: Αν η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w:t>
      </w:r>
      <w:proofErr w:type="spellStart"/>
      <w:r w:rsidRPr="00021283">
        <w:rPr>
          <w:rFonts w:eastAsia="Times New Roman" w:cstheme="minorHAnsi"/>
          <w:color w:val="000000"/>
          <w:kern w:val="0"/>
          <w:lang w:eastAsia="en-GB"/>
          <w14:ligatures w14:val="none"/>
        </w:rPr>
        <w:t>μετακυλίσουν</w:t>
      </w:r>
      <w:proofErr w:type="spellEnd"/>
      <w:r w:rsidRPr="00021283">
        <w:rPr>
          <w:rFonts w:eastAsia="Times New Roman" w:cstheme="minorHAnsi"/>
          <w:color w:val="000000"/>
          <w:kern w:val="0"/>
          <w:lang w:eastAsia="en-GB"/>
          <w14:ligatures w14:val="none"/>
        </w:rPr>
        <w:t xml:space="preserve">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commentRangeStart w:id="348"/>
      <w:del w:id="696" w:author="ProofreadAI" w:date="2026-02-23T15:51:42.322780Z">
        <w:r>
          <w:rPr>
            <w:rFonts w:cstheme="minorHAnsi"/>
            <w:color w:val="000000" w:themeColor="text1"/>
          </w:rPr>
          <w:delText xml:space="preserve">Πολυτεχνείου Κρήτης Εργαστήριο</w:delText>
        </w:r>
      </w:del>
      <w:ins w:id="697" w:author="ProofreadAI" w:date="2026-02-23T15:51:42.322780Z">
        <w:r>
          <w:rPr>
            <w:rFonts w:cstheme="minorHAnsi"/>
            <w:color w:val="000000" w:themeColor="text1"/>
          </w:rPr>
          <w:t xml:space="preserve">Πολυτεχνείου Κρήτης, Εργαστήριο</w:t>
        </w:r>
      </w:ins>
      <w:commentRangeEnd w:id="348"/>
      <w:r>
        <w:commentReference w:id="348"/>
      </w:r>
      <w:r>
        <w:rPr>
          <w:rFonts w:cstheme="minorHAnsi"/>
          <w:color w:val="000000" w:themeColor="text1"/>
        </w:rPr>
        <w:t xml:space="preserve">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w:t>
      </w:r>
      <w:proofErr w:type="spellStart"/>
      <w:r w:rsidRPr="00021283">
        <w:rPr>
          <w:rFonts w:eastAsia="Times New Roman" w:cstheme="minorHAnsi"/>
          <w:color w:val="000000"/>
          <w:kern w:val="0"/>
          <w:lang w:eastAsia="en-GB"/>
          <w14:ligatures w14:val="none"/>
        </w:rPr>
        <w:t>Chevron</w:t>
      </w:r>
      <w:proofErr w:type="spellEnd"/>
      <w:r w:rsidRPr="00021283">
        <w:rPr>
          <w:rFonts w:eastAsia="Times New Roman" w:cstheme="minorHAnsi"/>
          <w:color w:val="000000"/>
          <w:kern w:val="0"/>
          <w:lang w:eastAsia="en-GB"/>
          <w14:ligatures w14:val="none"/>
        </w:rPr>
        <w:t xml:space="preserve">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commentRangeStart w:id="349"/>
      <w:del w:id="698" w:author="ProofreadAI" w:date="2026-02-23T15:51:42.322780Z">
        <w:r>
          <w:rPr>
            <w:rFonts w:eastAsia="Times New Roman" w:cstheme="minorHAnsi"/>
            <w:color w:val="000000"/>
            <w:kern w:val="0"/>
            <w:lang w:eastAsia="en-GB"/>
            <w14:ligatures w14:val="none"/>
          </w:rPr>
          <w:delText xml:space="preserve">πύλη</w:delText>
        </w:r>
      </w:del>
      <w:ins w:id="699" w:author="ProofreadAI" w:date="2026-02-23T15:51:42.322780Z">
        <w:r>
          <w:rPr>
            <w:rFonts w:eastAsia="Times New Roman" w:cstheme="minorHAnsi"/>
            <w:color w:val="000000"/>
            <w:kern w:val="0"/>
            <w:lang w:eastAsia="en-GB"/>
            <w14:ligatures w14:val="none"/>
          </w:rPr>
          <w:t xml:space="preserve">Πύλη</w:t>
        </w:r>
      </w:ins>
      <w:commentRangeEnd w:id="349"/>
      <w:r>
        <w:commentReference w:id="349"/>
      </w:r>
      <w:r>
        <w:rPr>
          <w:rFonts w:eastAsia="Times New Roman" w:cstheme="minorHAnsi"/>
          <w:color w:val="000000"/>
          <w:kern w:val="0"/>
          <w:lang w:eastAsia="en-GB"/>
          <w14:ligatures w14:val="none"/>
        </w:rPr>
        <w:t xml:space="preserve">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proofErr w:type="spellStart"/>
      <w:commentRangeStart w:id="350"/>
      <w:del w:id="700" w:author="ProofreadAI" w:date="2026-02-23T15:51:42.322780Z">
        <w:r>
          <w:rPr>
            <w:rFonts w:eastAsia="Times New Roman" w:cstheme="minorHAnsi"/>
            <w:color w:val="000000"/>
            <w:kern w:val="0"/>
            <w:lang w:eastAsia="en-GB"/>
            <w14:ligatures w14:val="none"/>
          </w:rPr>
          <w:delText xml:space="preserve">διυλιστικό</w:delText>
        </w:r>
      </w:del>
      <w:ins w:id="701" w:author="ProofreadAI" w:date="2026-02-23T15:51:42.322780Z">
        <w:r>
          <w:rPr>
            <w:rFonts w:eastAsia="Times New Roman" w:cstheme="minorHAnsi"/>
            <w:color w:val="000000"/>
            <w:kern w:val="0"/>
            <w:lang w:eastAsia="en-GB"/>
            <w14:ligatures w14:val="none"/>
          </w:rPr>
          <w:t xml:space="preserve">Διυλιστικό</w:t>
        </w:r>
      </w:ins>
      <w:commentRangeEnd w:id="350"/>
      <w:r>
        <w:commentReference w:id="350"/>
      </w:r>
      <w:proofErr w:type="spellEnd"/>
      <w:r w:rsidRPr="00021283">
        <w:rPr>
          <w:rFonts w:eastAsia="Times New Roman" w:cstheme="minorHAnsi"/>
          <w:color w:val="000000"/>
          <w:kern w:val="0"/>
          <w:lang w:eastAsia="en-GB"/>
          <w14:ligatures w14:val="none"/>
        </w:rPr>
        <w:t xml:space="preserve">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commentRangeStart w:id="351"/>
      <w:del w:id="702" w:author="ProofreadAI" w:date="2026-02-23T15:51:42.322780Z">
        <w:r>
          <w:rPr>
            <w:rFonts w:eastAsia="Times New Roman" w:cstheme="minorHAnsi"/>
            <w:color w:val="000000"/>
            <w:kern w:val="0"/>
            <w:lang w:eastAsia="en-GB"/>
            <w14:ligatures w14:val="none"/>
          </w:rPr>
          <w:delText xml:space="preserve">κόμβο</w:delText>
        </w:r>
      </w:del>
      <w:ins w:id="703" w:author="ProofreadAI" w:date="2026-02-23T15:51:42.322780Z">
        <w:r>
          <w:rPr>
            <w:rFonts w:eastAsia="Times New Roman" w:cstheme="minorHAnsi"/>
            <w:color w:val="000000"/>
            <w:kern w:val="0"/>
            <w:lang w:eastAsia="en-GB"/>
            <w14:ligatures w14:val="none"/>
          </w:rPr>
          <w:t xml:space="preserve">Κόμβος</w:t>
        </w:r>
      </w:ins>
      <w:commentRangeEnd w:id="351"/>
      <w:r>
        <w:commentReference w:id="351"/>
      </w:r>
      <w:r>
        <w:rPr>
          <w:rFonts w:eastAsia="Times New Roman" w:cstheme="minorHAnsi"/>
          <w:color w:val="000000"/>
          <w:kern w:val="0"/>
          <w:lang w:eastAsia="en-GB"/>
          <w14:ligatures w14:val="none"/>
        </w:rPr>
        <w:t xml:space="preserve"> εξόρυξης και </w:t>
      </w:r>
      <w:proofErr w:type="spellStart"/>
      <w:r w:rsidRPr="00021283">
        <w:rPr>
          <w:rFonts w:eastAsia="Times New Roman" w:cstheme="minorHAnsi"/>
          <w:color w:val="000000"/>
          <w:kern w:val="0"/>
          <w:lang w:eastAsia="en-GB"/>
          <w14:ligatures w14:val="none"/>
        </w:rPr>
        <w:t>επανεξαγωγών</w:t>
      </w:r>
      <w:proofErr w:type="spellEnd"/>
      <w:r w:rsidRPr="00021283">
        <w:rPr>
          <w:rFonts w:eastAsia="Times New Roman" w:cstheme="minorHAnsi"/>
          <w:color w:val="000000"/>
          <w:kern w:val="0"/>
          <w:lang w:eastAsia="en-GB"/>
          <w14:ligatures w14:val="none"/>
        </w:rPr>
        <w:t>.</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ασφάλεια της Ευρώπης εξαρτάται πλέον από εμάς πολύ περισσότερο απ’ ό,τι στο παρελθόν. Και οι συμφωνίες με εταιρείες όπως η </w:t>
      </w:r>
      <w:proofErr w:type="spellStart"/>
      <w:r w:rsidRPr="00021283">
        <w:rPr>
          <w:rFonts w:eastAsia="Times New Roman" w:cstheme="minorHAnsi"/>
          <w:color w:val="000000"/>
          <w:kern w:val="0"/>
          <w:lang w:eastAsia="en-GB"/>
          <w14:ligatures w14:val="none"/>
        </w:rPr>
        <w:t>Chevron</w:t>
      </w:r>
      <w:proofErr w:type="spellEnd"/>
      <w:r w:rsidRPr="00021283">
        <w:rPr>
          <w:rFonts w:eastAsia="Times New Roman" w:cstheme="minorHAnsi"/>
          <w:color w:val="000000"/>
          <w:kern w:val="0"/>
          <w:lang w:eastAsia="en-GB"/>
          <w14:ligatures w14:val="none"/>
        </w:rPr>
        <w:t xml:space="preserve"> και η </w:t>
      </w:r>
      <w:proofErr w:type="spellStart"/>
      <w:r w:rsidRPr="00021283">
        <w:rPr>
          <w:rFonts w:eastAsia="Times New Roman" w:cstheme="minorHAnsi"/>
          <w:color w:val="000000"/>
          <w:kern w:val="0"/>
          <w:lang w:eastAsia="en-GB"/>
          <w14:ligatures w14:val="none"/>
        </w:rPr>
        <w:t>Exxon</w:t>
      </w:r>
      <w:proofErr w:type="spellEnd"/>
      <w:r w:rsidRPr="00021283">
        <w:rPr>
          <w:rFonts w:eastAsia="Times New Roman" w:cstheme="minorHAnsi"/>
          <w:color w:val="000000"/>
          <w:kern w:val="0"/>
          <w:lang w:eastAsia="en-GB"/>
          <w14:ligatures w14:val="none"/>
        </w:rPr>
        <w:t xml:space="preserve">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Αλλά δεν είναι μόνο η ενέργεια. Η Ελλάδα μπορεί να εξελιχθεί σε «ψηφιακό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 xml:space="preserve">-διάδρομο» Ευρώπης–Ασίας, φιλοξενώντας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hubs</w:t>
      </w:r>
      <w:proofErr w:type="spellEnd"/>
      <w:r w:rsidRPr="00021283">
        <w:rPr>
          <w:rFonts w:eastAsia="Times New Roman" w:cstheme="minorHAnsi"/>
          <w:color w:val="000000"/>
          <w:kern w:val="0"/>
          <w:lang w:eastAsia="en-GB"/>
          <w14:ligatures w14:val="none"/>
        </w:rPr>
        <w:t xml:space="preserve">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proofErr w:type="spellStart"/>
      <w:r w:rsidRPr="00021283">
        <w:rPr>
          <w:rFonts w:eastAsia="Times New Roman" w:cstheme="minorHAnsi"/>
          <w:color w:val="000000"/>
          <w:kern w:val="0"/>
          <w:lang w:eastAsia="en-GB"/>
          <w14:ligatures w14:val="none"/>
        </w:rPr>
        <w:t>αναβίωσει</w:t>
      </w:r>
      <w:proofErr w:type="spellEnd"/>
      <w:r w:rsidRPr="00021283">
        <w:rPr>
          <w:rFonts w:eastAsia="Times New Roman" w:cstheme="minorHAnsi"/>
          <w:color w:val="000000"/>
          <w:kern w:val="0"/>
          <w:lang w:eastAsia="en-GB"/>
          <w14:ligatures w14:val="none"/>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w:t>
      </w:r>
      <w:proofErr w:type="spellStart"/>
      <w:r w:rsidRPr="00021283">
        <w:rPr>
          <w:rFonts w:eastAsia="Times New Roman" w:cstheme="minorHAnsi"/>
          <w:color w:val="000000"/>
          <w:kern w:val="0"/>
          <w:lang w:eastAsia="en-GB"/>
          <w14:ligatures w14:val="none"/>
        </w:rPr>
        <w:t>αναβιώσε</w:t>
      </w:r>
      <w:proofErr w:type="spellEnd"/>
      <w:r w:rsidRPr="00021283">
        <w:rPr>
          <w:rFonts w:eastAsia="Times New Roman" w:cstheme="minorHAnsi"/>
          <w:color w:val="000000"/>
          <w:kern w:val="0"/>
          <w:lang w:eastAsia="en-GB"/>
          <w14:ligatures w14:val="none"/>
        </w:rPr>
        <w:t xml:space="preserve">. Αρχίζει ήδη να «πληρώνει» την </w:t>
      </w:r>
      <w:proofErr w:type="spellStart"/>
      <w:r w:rsidRPr="00021283">
        <w:rPr>
          <w:rFonts w:eastAsia="Times New Roman" w:cstheme="minorHAnsi"/>
          <w:color w:val="000000"/>
          <w:kern w:val="0"/>
          <w:lang w:eastAsia="en-GB"/>
          <w14:ligatures w14:val="none"/>
        </w:rPr>
        <w:t>υπερεπέκτασή</w:t>
      </w:r>
      <w:proofErr w:type="spellEnd"/>
      <w:r w:rsidRPr="00021283">
        <w:rPr>
          <w:rFonts w:eastAsia="Times New Roman" w:cstheme="minorHAnsi"/>
          <w:color w:val="000000"/>
          <w:kern w:val="0"/>
          <w:lang w:eastAsia="en-GB"/>
          <w14:ligatures w14:val="none"/>
        </w:rPr>
        <w:t xml:space="preserve">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commentRangeStart w:id="352"/>
      <w:del w:id="704" w:author="ProofreadAI" w:date="2026-02-23T15:51:42.322780Z">
        <w:r>
          <w:rPr>
            <w:rFonts w:cstheme="minorHAnsi"/>
            <w:color w:val="000000" w:themeColor="text1"/>
          </w:rPr>
          <w:delText xml:space="preserve">Πολυτεχνείου Κρήτης Εργαστήριο Επιστημονικών Δεδομένων</w:delText>
        </w:r>
      </w:del>
      <w:ins w:id="705" w:author="ProofreadAI" w:date="2026-02-23T15:51:42.322780Z">
        <w:r>
          <w:rPr>
            <w:rFonts w:cstheme="minorHAnsi"/>
            <w:color w:val="000000" w:themeColor="text1"/>
          </w:rPr>
          <w:t xml:space="preserve">Πολυτεχνείο Κρήτης, Εργαστήριο Επιστημονικών Δεδομένων</w:t>
        </w:r>
      </w:ins>
      <w:commentRangeEnd w:id="352"/>
      <w:r>
        <w:commentReference w:id="352"/>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ταχεία υιοθέτηση των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φέρνει σημαντικές ευκαιρίες, αλλά ταυτόχρονα αυξάνει την πολυπλοκότητα των λογιστικών διαδικασιών. Μπορεί να υπάρξουν </w:t>
      </w:r>
      <w:proofErr w:type="spellStart"/>
      <w:r w:rsidRPr="00021283">
        <w:rPr>
          <w:rFonts w:eastAsia="Times New Roman" w:cstheme="minorHAnsi"/>
          <w:color w:val="000000"/>
          <w:kern w:val="0"/>
          <w:lang w:eastAsia="en-GB"/>
          <w14:ligatures w14:val="none"/>
        </w:rPr>
        <w:t>κινδύνοι</w:t>
      </w:r>
      <w:proofErr w:type="spellEnd"/>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w:t>
      </w:r>
      <w:commentRangeStart w:id="353"/>
      <w:del w:id="706" w:author="ProofreadAI" w:date="2026-02-23T15:51:42.322780Z">
        <w:r>
          <w:rPr>
            <w:rFonts w:eastAsia="Times New Roman" w:cstheme="minorHAnsi"/>
            <w:color w:val="000000"/>
            <w:kern w:val="0"/>
            <w:lang w:eastAsia="en-GB"/>
            <w14:ligatures w14:val="none"/>
          </w:rPr>
          <w:delText xml:space="preserve">μπορεί</w:delText>
        </w:r>
      </w:del>
      <w:ins w:id="707" w:author="ProofreadAI" w:date="2026-02-23T15:51:42.322780Z">
        <w:r>
          <w:rPr>
            <w:rFonts w:eastAsia="Times New Roman" w:cstheme="minorHAnsi"/>
            <w:color w:val="000000"/>
            <w:kern w:val="0"/>
            <w:lang w:eastAsia="en-GB"/>
            <w14:ligatures w14:val="none"/>
          </w:rPr>
          <w:t xml:space="preserve">μπορούν</w:t>
        </w:r>
      </w:ins>
      <w:commentRangeEnd w:id="353"/>
      <w:r>
        <w:commentReference w:id="353"/>
      </w:r>
      <w:r>
        <w:rPr>
          <w:rFonts w:eastAsia="Times New Roman" w:cstheme="minorHAnsi"/>
          <w:color w:val="000000"/>
          <w:kern w:val="0"/>
          <w:lang w:eastAsia="en-GB"/>
          <w14:ligatures w14:val="none"/>
        </w:rPr>
        <w:t xml:space="preserve">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w:t>
      </w:r>
      <w:commentRangeStart w:id="354"/>
      <w:del w:id="708" w:author="ProofreadAI" w:date="2026-02-23T15:51:42.322780Z">
        <w:r>
          <w:rPr>
            <w:rFonts w:eastAsia="Times New Roman" w:cstheme="minorHAnsi"/>
            <w:color w:val="000000"/>
            <w:kern w:val="0"/>
            <w:lang w:eastAsia="en-GB"/>
            <w14:ligatures w14:val="none"/>
          </w:rPr>
          <w:delText xml:space="preserve">αναμένεται</w:delText>
        </w:r>
      </w:del>
      <w:ins w:id="709" w:author="ProofreadAI" w:date="2026-02-23T15:51:42.322780Z">
        <w:r>
          <w:rPr>
            <w:rFonts w:eastAsia="Times New Roman" w:cstheme="minorHAnsi"/>
            <w:color w:val="000000"/>
            <w:kern w:val="0"/>
            <w:lang w:eastAsia="en-GB"/>
            <w14:ligatures w14:val="none"/>
          </w:rPr>
          <w:t xml:space="preserve">αναμένονται</w:t>
        </w:r>
      </w:ins>
      <w:commentRangeEnd w:id="354"/>
      <w:r>
        <w:commentReference w:id="354"/>
      </w:r>
      <w:r>
        <w:rPr>
          <w:rFonts w:eastAsia="Times New Roman" w:cstheme="minorHAnsi"/>
          <w:color w:val="000000"/>
          <w:kern w:val="0"/>
          <w:lang w:eastAsia="en-GB"/>
          <w14:ligatures w14:val="none"/>
        </w:rPr>
        <w:t xml:space="preserve">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Από την ενίσχυση των δυνατοτήτων πρόβλεψης έως την παροχή ελέγχων και αναλύσεων σε πραγματικό χρόνο,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μεταβάλλει προοδευτικά την πρακτική της διοικητικής λογιστικής. Ωστόσο, οι επιπτώσεις της </w:t>
      </w:r>
      <w:proofErr w:type="spellStart"/>
      <w:r w:rsidRPr="00021283">
        <w:rPr>
          <w:rFonts w:eastAsia="Times New Roman" w:cstheme="minorHAnsi"/>
          <w:color w:val="000000"/>
          <w:kern w:val="0"/>
          <w:lang w:eastAsia="en-GB"/>
          <w14:ligatures w14:val="none"/>
        </w:rPr>
        <w:t>ψηφιοποίησης</w:t>
      </w:r>
      <w:proofErr w:type="spellEnd"/>
      <w:r w:rsidRPr="00021283">
        <w:rPr>
          <w:rFonts w:eastAsia="Times New Roman" w:cstheme="minorHAnsi"/>
          <w:color w:val="000000"/>
          <w:kern w:val="0"/>
          <w:lang w:eastAsia="en-GB"/>
          <w14:ligatures w14:val="none"/>
        </w:rPr>
        <w:t xml:space="preserve">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σήμερα, η έρευνα έχει επικεντρωθεί κυρίως σε </w:t>
      </w:r>
      <w:proofErr w:type="spellStart"/>
      <w:r w:rsidRPr="00021283">
        <w:rPr>
          <w:rFonts w:eastAsia="Times New Roman" w:cstheme="minorHAnsi"/>
          <w:color w:val="000000"/>
          <w:kern w:val="0"/>
          <w:lang w:eastAsia="en-GB"/>
          <w14:ligatures w14:val="none"/>
        </w:rPr>
        <w:t>expert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systems</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knowledge-based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systems</w:t>
      </w:r>
      <w:proofErr w:type="spellEnd"/>
      <w:r w:rsidRPr="00021283">
        <w:rPr>
          <w:rFonts w:eastAsia="Times New Roman" w:cstheme="minorHAnsi"/>
          <w:color w:val="000000"/>
          <w:kern w:val="0"/>
          <w:lang w:eastAsia="en-GB"/>
          <w14:ligatures w14:val="none"/>
        </w:rPr>
        <w:t xml:space="preserve">, με περιορισμένη εφαρμογή σύγχρονων τεχνικών, όπως το </w:t>
      </w:r>
      <w:proofErr w:type="spellStart"/>
      <w:r w:rsidRPr="00021283">
        <w:rPr>
          <w:rFonts w:eastAsia="Times New Roman" w:cstheme="minorHAnsi"/>
          <w:color w:val="000000"/>
          <w:kern w:val="0"/>
          <w:lang w:eastAsia="en-GB"/>
          <w14:ligatures w14:val="none"/>
        </w:rPr>
        <w:t>machine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w:t>
      </w:r>
      <w:proofErr w:type="spellStart"/>
      <w:r w:rsidRPr="00021283">
        <w:rPr>
          <w:rFonts w:eastAsia="Times New Roman" w:cstheme="minorHAnsi"/>
          <w:color w:val="000000"/>
          <w:kern w:val="0"/>
          <w:lang w:eastAsia="en-GB"/>
          <w14:ligatures w14:val="none"/>
        </w:rPr>
        <w:t>ρουτινιασμένες</w:t>
      </w:r>
      <w:proofErr w:type="spellEnd"/>
      <w:r w:rsidRPr="00021283">
        <w:rPr>
          <w:rFonts w:eastAsia="Times New Roman" w:cstheme="minorHAnsi"/>
          <w:color w:val="000000"/>
          <w:kern w:val="0"/>
          <w:lang w:eastAsia="en-GB"/>
          <w14:ligatures w14:val="none"/>
        </w:rPr>
        <w:t xml:space="preserve">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w:t>
      </w:r>
      <w:proofErr w:type="spellStart"/>
      <w:r w:rsidRPr="00021283">
        <w:rPr>
          <w:rFonts w:eastAsia="Times New Roman" w:cstheme="minorHAnsi"/>
          <w:color w:val="000000"/>
          <w:kern w:val="0"/>
          <w:lang w:eastAsia="en-GB"/>
          <w14:ligatures w14:val="none"/>
        </w:rPr>
        <w:t>explainable</w:t>
      </w:r>
      <w:proofErr w:type="spellEnd"/>
      <w:r w:rsidRPr="00021283">
        <w:rPr>
          <w:rFonts w:eastAsia="Times New Roman" w:cstheme="minorHAnsi"/>
          <w:color w:val="000000"/>
          <w:kern w:val="0"/>
          <w:lang w:eastAsia="en-GB"/>
          <w14:ligatures w14:val="none"/>
        </w:rPr>
        <w:t xml:space="preserv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w:t>
      </w:r>
      <w:proofErr w:type="spellStart"/>
      <w:r w:rsidRPr="00021283">
        <w:rPr>
          <w:rFonts w:eastAsia="Times New Roman" w:cstheme="minorHAnsi"/>
          <w:color w:val="000000"/>
          <w:kern w:val="0"/>
          <w:lang w:eastAsia="en-GB"/>
          <w14:ligatures w14:val="none"/>
        </w:rPr>
        <w:t>generative</w:t>
      </w:r>
      <w:proofErr w:type="spellEnd"/>
      <w:r w:rsidRPr="00021283">
        <w:rPr>
          <w:rFonts w:eastAsia="Times New Roman" w:cstheme="minorHAnsi"/>
          <w:color w:val="000000"/>
          <w:kern w:val="0"/>
          <w:lang w:eastAsia="en-GB"/>
          <w14:ligatures w14:val="none"/>
        </w:rPr>
        <w:t xml:space="preser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commentRangeStart w:id="355"/>
      <w:del w:id="710" w:author="ProofreadAI" w:date="2026-02-23T15:51:42.322780Z">
        <w:r>
          <w:rPr>
            <w:rFonts w:eastAsia="Times New Roman" w:cstheme="minorHAnsi"/>
            <w:color w:val="000000"/>
            <w:kern w:val="0"/>
            <w:lang w:eastAsia="en-GB"/>
            <w14:ligatures w14:val="none"/>
          </w:rPr>
          <w:delText xml:space="preserve">Διαθέτουν</w:delText>
        </w:r>
      </w:del>
      <w:ins w:id="711" w:author="ProofreadAI" w:date="2026-02-23T15:51:42.322780Z">
        <w:r>
          <w:rPr>
            <w:rFonts w:eastAsia="Times New Roman" w:cstheme="minorHAnsi"/>
            <w:color w:val="000000"/>
            <w:kern w:val="0"/>
            <w:lang w:eastAsia="en-GB"/>
            <w14:ligatures w14:val="none"/>
          </w:rPr>
          <w:t xml:space="preserve">διαθέτουν</w:t>
        </w:r>
      </w:ins>
      <w:commentRangeEnd w:id="355"/>
      <w:r>
        <w:commentReference w:id="355"/>
      </w:r>
      <w:r>
        <w:rPr>
          <w:rFonts w:eastAsia="Times New Roman" w:cstheme="minorHAnsi"/>
          <w:color w:val="000000"/>
          <w:kern w:val="0"/>
          <w:lang w:eastAsia="en-GB"/>
          <w14:ligatures w14:val="none"/>
        </w:rPr>
        <w:t xml:space="preserve">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w:t>
      </w:r>
      <w:proofErr w:type="spellStart"/>
      <w:r w:rsidRPr="00021283">
        <w:rPr>
          <w:rFonts w:eastAsia="Times New Roman" w:cstheme="minorHAnsi"/>
          <w:b/>
          <w:bCs/>
          <w:color w:val="000000"/>
          <w:kern w:val="36"/>
          <w:lang w:eastAsia="en-GB"/>
          <w14:ligatures w14:val="none"/>
        </w:rPr>
        <w:t>LLMs</w:t>
      </w:r>
      <w:proofErr w:type="spellEnd"/>
      <w:r w:rsidRPr="00021283">
        <w:rPr>
          <w:rFonts w:eastAsia="Times New Roman" w:cstheme="minorHAnsi"/>
          <w:b/>
          <w:bCs/>
          <w:color w:val="000000"/>
          <w:kern w:val="36"/>
          <w:lang w:eastAsia="en-GB"/>
          <w14:ligatures w14:val="none"/>
        </w:rPr>
        <w:t xml:space="preserve">, </w:t>
      </w:r>
      <w:proofErr w:type="spellStart"/>
      <w:r w:rsidRPr="00021283">
        <w:rPr>
          <w:rFonts w:eastAsia="Times New Roman" w:cstheme="minorHAnsi"/>
          <w:b/>
          <w:bCs/>
          <w:color w:val="000000"/>
          <w:kern w:val="36"/>
          <w:lang w:eastAsia="en-GB"/>
          <w14:ligatures w14:val="none"/>
        </w:rPr>
        <w:t>ChatGPT</w:t>
      </w:r>
      <w:proofErr w:type="spellEnd"/>
      <w:r w:rsidRPr="00021283">
        <w:rPr>
          <w:rFonts w:eastAsia="Times New Roman" w:cstheme="minorHAnsi"/>
          <w:b/>
          <w:bCs/>
          <w:color w:val="000000"/>
          <w:kern w:val="36"/>
          <w:lang w:eastAsia="en-GB"/>
          <w14:ligatures w14:val="none"/>
        </w:rPr>
        <w:t xml:space="preserve">, Ηθικά Ζητήματα και </w:t>
      </w:r>
      <w:proofErr w:type="spellStart"/>
      <w:r w:rsidRPr="00021283">
        <w:rPr>
          <w:rFonts w:eastAsia="Times New Roman" w:cstheme="minorHAnsi"/>
          <w:b/>
          <w:bCs/>
          <w:color w:val="000000"/>
          <w:kern w:val="36"/>
          <w:lang w:eastAsia="en-GB"/>
          <w14:ligatures w14:val="none"/>
        </w:rPr>
        <w:t>Ερμηνευσιμότητα</w:t>
      </w:r>
      <w:proofErr w:type="spellEnd"/>
      <w:r w:rsidRPr="00021283">
        <w:rPr>
          <w:rFonts w:eastAsia="Times New Roman" w:cstheme="minorHAnsi"/>
          <w:b/>
          <w:bCs/>
          <w:color w:val="000000"/>
          <w:kern w:val="36"/>
          <w:lang w:eastAsia="en-GB"/>
          <w14:ligatures w14:val="none"/>
        </w:rPr>
        <w:t xml:space="preserve">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διάδοση εργαλείων παραγωγικής τεχνητής νοημοσύνης και μεγάλων γλωσσικών μοντέλων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xml:space="preserve">)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 xml:space="preserve">επεξεργασίας πληροφοριών. Τα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παράδειγμα του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xml:space="preserve"> ως «μαύρα κουτιά» (</w:t>
      </w:r>
      <w:proofErr w:type="spellStart"/>
      <w:r w:rsidRPr="00021283">
        <w:rPr>
          <w:rFonts w:eastAsia="Times New Roman" w:cstheme="minorHAnsi"/>
          <w:color w:val="000000"/>
          <w:kern w:val="0"/>
          <w:lang w:eastAsia="en-GB"/>
          <w14:ligatures w14:val="none"/>
        </w:rPr>
        <w:t>black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boxes</w:t>
      </w:r>
      <w:proofErr w:type="spellEnd"/>
      <w:r w:rsidRPr="00021283">
        <w:rPr>
          <w:rFonts w:eastAsia="Times New Roman" w:cstheme="minorHAnsi"/>
          <w:color w:val="000000"/>
          <w:kern w:val="0"/>
          <w:lang w:eastAsia="en-GB"/>
          <w14:ligatures w14:val="none"/>
        </w:rPr>
        <w:t>)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w:t>
      </w:r>
      <w:proofErr w:type="spellStart"/>
      <w:r w:rsidRPr="00021283">
        <w:rPr>
          <w:rFonts w:eastAsia="Times New Roman" w:cstheme="minorHAnsi"/>
          <w:color w:val="000000"/>
          <w:kern w:val="0"/>
          <w:lang w:eastAsia="en-GB"/>
          <w14:ligatures w14:val="none"/>
        </w:rPr>
        <w:t>expl</w:t>
      </w:r>
      <w:proofErr w:type="spellEnd"/>
      <w:r w:rsidRPr="00021283">
        <w:rPr>
          <w:rFonts w:eastAsia="Times New Roman" w:cstheme="minorHAnsi"/>
          <w:color w:val="000000"/>
          <w:kern w:val="0"/>
          <w:lang w:val="en-US" w:eastAsia="en-GB"/>
          <w14:ligatures w14:val="none"/>
        </w:rPr>
        <w:t>ai</w:t>
      </w:r>
      <w:proofErr w:type="spellStart"/>
      <w:r w:rsidRPr="00021283">
        <w:rPr>
          <w:rFonts w:eastAsia="Times New Roman" w:cstheme="minorHAnsi"/>
          <w:color w:val="000000"/>
          <w:kern w:val="0"/>
          <w:lang w:eastAsia="en-GB"/>
          <w14:ligatures w14:val="none"/>
        </w:rPr>
        <w:t>nable</w:t>
      </w:r>
      <w:proofErr w:type="spellEnd"/>
      <w:r w:rsidRPr="00021283">
        <w:rPr>
          <w:rFonts w:eastAsia="Times New Roman" w:cstheme="minorHAnsi"/>
          <w:color w:val="000000"/>
          <w:kern w:val="0"/>
          <w:lang w:eastAsia="en-GB"/>
          <w14:ligatures w14:val="none"/>
        </w:rPr>
        <w:t xml:space="preserve">) ΤΝ, οι οποίες ενισχύουν την </w:t>
      </w:r>
      <w:proofErr w:type="spellStart"/>
      <w:r w:rsidRPr="00021283">
        <w:rPr>
          <w:rFonts w:eastAsia="Times New Roman" w:cstheme="minorHAnsi"/>
          <w:color w:val="000000"/>
          <w:kern w:val="0"/>
          <w:lang w:eastAsia="en-GB"/>
          <w14:ligatures w14:val="none"/>
        </w:rPr>
        <w:t>ερμηνευσιμότητα</w:t>
      </w:r>
      <w:proofErr w:type="spellEnd"/>
      <w:r w:rsidRPr="00021283">
        <w:rPr>
          <w:rFonts w:eastAsia="Times New Roman" w:cstheme="minorHAnsi"/>
          <w:color w:val="000000"/>
          <w:kern w:val="0"/>
          <w:lang w:eastAsia="en-GB"/>
          <w14:ligatures w14:val="none"/>
        </w:rPr>
        <w:t xml:space="preserve">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την </w:t>
      </w:r>
      <w:proofErr w:type="spellStart"/>
      <w:r w:rsidRPr="00021283">
        <w:rPr>
          <w:rFonts w:eastAsia="Times New Roman" w:cstheme="minorHAnsi"/>
          <w:color w:val="000000"/>
          <w:kern w:val="0"/>
          <w:lang w:eastAsia="en-GB"/>
          <w14:ligatures w14:val="none"/>
        </w:rPr>
        <w:t>ιδιωτικότητα</w:t>
      </w:r>
      <w:proofErr w:type="spellEnd"/>
      <w:r w:rsidRPr="00021283">
        <w:rPr>
          <w:rFonts w:eastAsia="Times New Roman" w:cstheme="minorHAnsi"/>
          <w:color w:val="000000"/>
          <w:kern w:val="0"/>
          <w:lang w:eastAsia="en-GB"/>
          <w14:ligatures w14:val="none"/>
        </w:rPr>
        <w:t>,</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xml:space="preserve"> </w:t>
      </w:r>
      <w:commentRangeStart w:id="356"/>
      <w:del w:id="712" w:author="ProofreadAI" w:date="2026-02-23T15:51:42.322780Z">
        <w:r>
          <w:rPr>
            <w:rFonts w:eastAsia="Times New Roman" w:cstheme="minorHAnsi"/>
            <w:color w:val="000000"/>
            <w:kern w:val="0"/>
            <w:lang w:eastAsia="en-GB"/>
            <w14:ligatures w14:val="none"/>
          </w:rPr>
          <w:delText xml:space="preserve">ικανοτήτων</w:delText>
        </w:r>
      </w:del>
      <w:ins w:id="713" w:author="ProofreadAI" w:date="2026-02-23T15:51:42.322780Z">
        <w:r>
          <w:rPr>
            <w:rFonts w:eastAsia="Times New Roman" w:cstheme="minorHAnsi"/>
            <w:color w:val="000000"/>
            <w:kern w:val="0"/>
            <w:lang w:eastAsia="en-GB"/>
            <w14:ligatures w14:val="none"/>
          </w:rPr>
          <w:t xml:space="preserve">ικανότητων</w:t>
        </w:r>
      </w:ins>
      <w:commentRangeEnd w:id="356"/>
      <w:r>
        <w:commentReference w:id="356"/>
      </w:r>
      <w:r>
        <w:rPr>
          <w:rFonts w:eastAsia="Times New Roman" w:cstheme="minorHAnsi"/>
          <w:color w:val="000000"/>
          <w:kern w:val="0"/>
          <w:lang w:eastAsia="en-GB"/>
          <w14:ligatures w14:val="none"/>
        </w:rPr>
        <w:t xml:space="preserve">,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w:t>
      </w:r>
      <w:proofErr w:type="spellStart"/>
      <w:r w:rsidRPr="00021283">
        <w:rPr>
          <w:rFonts w:eastAsia="Times New Roman" w:cstheme="minorHAnsi"/>
          <w:b/>
          <w:bCs/>
          <w:color w:val="000000"/>
          <w:kern w:val="0"/>
          <w:lang w:eastAsia="en-GB"/>
          <w14:ligatures w14:val="none"/>
        </w:rPr>
        <w:t>Hard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literacy</w:t>
      </w:r>
      <w:proofErr w:type="spellEnd"/>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Analytics</w:t>
      </w:r>
      <w:proofErr w:type="spellEnd"/>
      <w:r w:rsidRPr="00021283">
        <w:rPr>
          <w:rFonts w:eastAsia="Times New Roman" w:cstheme="minorHAnsi"/>
          <w:b/>
          <w:bCs/>
          <w:color w:val="000000"/>
          <w:kern w:val="0"/>
          <w:lang w:eastAsia="en-GB"/>
          <w14:ligatures w14:val="none"/>
        </w:rPr>
        <w:t xml:space="preserve"> &amp; ML</w:t>
      </w:r>
      <w:r w:rsidRPr="00021283">
        <w:rPr>
          <w:rFonts w:eastAsia="Times New Roman" w:cstheme="minorHAnsi"/>
          <w:color w:val="000000"/>
          <w:kern w:val="0"/>
          <w:lang w:eastAsia="en-GB"/>
          <w14:ligatures w14:val="none"/>
        </w:rPr>
        <w:t xml:space="preserve">: Κατανόηση βασικών αρχών μηχανικής μάθησης και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w:t>
      </w:r>
      <w:proofErr w:type="spellStart"/>
      <w:r w:rsidRPr="00021283">
        <w:rPr>
          <w:rFonts w:eastAsia="Times New Roman" w:cstheme="minorHAnsi"/>
          <w:b/>
          <w:bCs/>
          <w:color w:val="000000"/>
          <w:kern w:val="0"/>
          <w:lang w:eastAsia="en-GB"/>
          <w14:ligatures w14:val="none"/>
        </w:rPr>
        <w:t>Soft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Διατμηματική</w:t>
      </w:r>
      <w:proofErr w:type="spellEnd"/>
      <w:r w:rsidRPr="00021283">
        <w:rPr>
          <w:rFonts w:eastAsia="Times New Roman" w:cstheme="minorHAnsi"/>
          <w:b/>
          <w:bCs/>
          <w:color w:val="000000"/>
          <w:kern w:val="0"/>
          <w:lang w:eastAsia="en-GB"/>
          <w14:ligatures w14:val="none"/>
        </w:rPr>
        <w:t xml:space="preserve">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συνεχής μάθηση, μέσω εταιρικής εκπαίδευσης και </w:t>
      </w:r>
      <w:proofErr w:type="spellStart"/>
      <w:r w:rsidRPr="00021283">
        <w:rPr>
          <w:rFonts w:eastAsia="Times New Roman" w:cstheme="minorHAnsi"/>
          <w:color w:val="000000"/>
          <w:kern w:val="0"/>
          <w:lang w:eastAsia="en-GB"/>
          <w14:ligatures w14:val="none"/>
        </w:rPr>
        <w:t>επανακατάρτισης</w:t>
      </w:r>
      <w:proofErr w:type="spellEnd"/>
      <w:r w:rsidRPr="00021283">
        <w:rPr>
          <w:rFonts w:eastAsia="Times New Roman" w:cstheme="minorHAnsi"/>
          <w:color w:val="000000"/>
          <w:kern w:val="0"/>
          <w:lang w:eastAsia="en-GB"/>
          <w14:ligatures w14:val="none"/>
        </w:rPr>
        <w:t>,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deskilling</w:t>
      </w:r>
      <w:proofErr w:type="spellEnd"/>
      <w:r w:rsidRPr="00021283">
        <w:rPr>
          <w:rFonts w:eastAsia="Times New Roman" w:cstheme="minorHAnsi"/>
          <w:color w:val="000000"/>
          <w:kern w:val="0"/>
          <w:lang w:eastAsia="en-GB"/>
          <w14:ligatures w14:val="none"/>
        </w:rPr>
        <w:t xml:space="preserve">), αν οι επαγγελματίες εξαρτώνται υπερβολικά από την </w:t>
      </w:r>
      <w:commentRangeStart w:id="357"/>
      <w:del w:id="714" w:author="ProofreadAI" w:date="2026-02-23T15:51:42.322780Z">
        <w:r>
          <w:rPr>
            <w:rFonts w:eastAsia="Times New Roman" w:cstheme="minorHAnsi"/>
            <w:color w:val="000000"/>
            <w:kern w:val="0"/>
            <w:lang w:eastAsia="en-GB"/>
            <w14:ligatures w14:val="none"/>
          </w:rPr>
          <w:delText xml:space="preserve">Τ.Ν..</w:delText>
        </w:r>
      </w:del>
      <w:ins w:id="715" w:author="ProofreadAI" w:date="2026-02-23T15:51:42.322780Z">
        <w:r>
          <w:rPr>
            <w:rFonts w:eastAsia="Times New Roman" w:cstheme="minorHAnsi"/>
            <w:color w:val="000000"/>
            <w:kern w:val="0"/>
            <w:lang w:eastAsia="en-GB"/>
            <w14:ligatures w14:val="none"/>
          </w:rPr>
          <w:t xml:space="preserve">Τ.Ν.</w:t>
        </w:r>
      </w:ins>
      <w:commentRangeEnd w:id="357"/>
      <w:r>
        <w:commentReference w:id="357"/>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και τεχνολογίες </w:t>
      </w:r>
      <w:commentRangeStart w:id="358"/>
      <w:del w:id="716" w:author="ProofreadAI" w:date="2026-02-23T15:51:42.322780Z">
        <w:r>
          <w:rPr>
            <w:rFonts w:eastAsia="Times New Roman" w:cstheme="minorHAnsi"/>
            <w:color w:val="000000"/>
            <w:kern w:val="0"/>
            <w:lang w:eastAsia="en-GB"/>
            <w14:ligatures w14:val="none"/>
          </w:rPr>
          <w:delText xml:space="preserve">Τ.Ν..</w:delText>
        </w:r>
      </w:del>
      <w:ins w:id="717" w:author="ProofreadAI" w:date="2026-02-23T15:51:42.322780Z">
        <w:r>
          <w:rPr>
            <w:rFonts w:eastAsia="Times New Roman" w:cstheme="minorHAnsi"/>
            <w:color w:val="000000"/>
            <w:kern w:val="0"/>
            <w:lang w:eastAsia="en-GB"/>
            <w14:ligatures w14:val="none"/>
          </w:rPr>
          <w:t xml:space="preserve">Τ.Ν.</w:t>
        </w:r>
      </w:ins>
      <w:commentRangeEnd w:id="358"/>
      <w:r>
        <w:commentReference w:id="358"/>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commentRangeStart w:id="359"/>
      <w:del w:id="718" w:author="ProofreadAI" w:date="2026-02-23T15:51:42.322780Z">
        <w:r>
          <w:rPr>
            <w:rFonts w:eastAsia="Times New Roman" w:cstheme="minorHAnsi"/>
            <w:color w:val="000000"/>
            <w:kern w:val="0"/>
            <w:lang w:eastAsia="en-GB"/>
            <w14:ligatures w14:val="none"/>
          </w:rPr>
          <w:delText xml:space="preserve">τη μετατροπή</w:delText>
        </w:r>
      </w:del>
      <w:ins w:id="719" w:author="ProofreadAI" w:date="2026-02-23T15:51:42.322780Z">
        <w:r>
          <w:rPr>
            <w:rFonts w:eastAsia="Times New Roman" w:cstheme="minorHAnsi"/>
            <w:color w:val="000000"/>
            <w:kern w:val="0"/>
            <w:lang w:eastAsia="en-GB"/>
            <w14:ligatures w14:val="none"/>
          </w:rPr>
          <w:t xml:space="preserve">Τη μετατροπή</w:t>
        </w:r>
      </w:ins>
      <w:commentRangeEnd w:id="359"/>
      <w:r>
        <w:commentReference w:id="359"/>
      </w:r>
      <w:r>
        <w:rPr>
          <w:rFonts w:eastAsia="Times New Roman" w:cstheme="minorHAnsi"/>
          <w:color w:val="000000"/>
          <w:kern w:val="0"/>
          <w:lang w:eastAsia="en-GB"/>
          <w14:ligatures w14:val="none"/>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effect</w:t>
      </w:r>
      <w:proofErr w:type="spellEnd"/>
      <w:r w:rsidRPr="00021283">
        <w:rPr>
          <w:rFonts w:eastAsia="Times New Roman" w:cstheme="minorHAnsi"/>
          <w:color w:val="000000"/>
          <w:kern w:val="0"/>
          <w:lang w:eastAsia="en-GB"/>
          <w14:ligatures w14:val="none"/>
        </w:rPr>
        <w: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w:t>
      </w:r>
      <w:commentRangeStart w:id="360"/>
      <w:del w:id="720" w:author="ProofreadAI" w:date="2026-02-23T15:51:42.322780Z">
        <w:r>
          <w:rPr>
            <w:rFonts w:eastAsia="Times New Roman" w:cstheme="minorHAnsi"/>
            <w:b/>
            <w:bCs/>
            <w:color w:val="000000"/>
            <w:kern w:val="0"/>
            <w:lang w:eastAsia="en-GB"/>
            <w14:ligatures w14:val="none"/>
          </w:rPr>
          <w:delText xml:space="preserve">διαφάνειας: </w:delText>
        </w:r>
      </w:del>
      <w:ins w:id="721" w:author="ProofreadAI" w:date="2026-02-23T15:51:42.322780Z">
        <w:r>
          <w:rPr>
            <w:rFonts w:eastAsia="Times New Roman" w:cstheme="minorHAnsi"/>
            <w:b/>
            <w:bCs/>
            <w:color w:val="000000"/>
            <w:kern w:val="0"/>
            <w:lang w:eastAsia="en-GB"/>
            <w14:ligatures w14:val="none"/>
          </w:rPr>
          <w:t xml:space="preserve">διαφάνειας </w:t>
        </w:r>
      </w:ins>
      <w:commentRangeEnd w:id="360"/>
      <w:r>
        <w:commentReference w:id="360"/>
      </w:r>
      <w:r w:rsidRPr="00021283">
        <w:rPr>
          <w:rFonts w:eastAsia="Times New Roman" w:cstheme="minorHAnsi"/>
          <w:color w:val="000000"/>
          <w:kern w:val="0"/>
          <w:lang w:eastAsia="en-GB"/>
          <w14:ligatures w14:val="none"/>
        </w:rPr>
        <w:t xml:space="preserve">Η έλλειψη </w:t>
      </w:r>
      <w:proofErr w:type="spellStart"/>
      <w:r w:rsidRPr="00021283">
        <w:rPr>
          <w:rFonts w:eastAsia="Times New Roman" w:cstheme="minorHAnsi"/>
          <w:color w:val="000000"/>
          <w:kern w:val="0"/>
          <w:lang w:eastAsia="en-GB"/>
          <w14:ligatures w14:val="none"/>
        </w:rPr>
        <w:t>ερμηνευσιμότητας</w:t>
      </w:r>
      <w:proofErr w:type="spellEnd"/>
      <w:r w:rsidRPr="00021283">
        <w:rPr>
          <w:rFonts w:eastAsia="Times New Roman" w:cstheme="minorHAnsi"/>
          <w:color w:val="000000"/>
          <w:kern w:val="0"/>
          <w:lang w:eastAsia="en-GB"/>
          <w14:ligatures w14:val="none"/>
        </w:rPr>
        <w:t xml:space="preserve">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w:t>
      </w:r>
      <w:proofErr w:type="spellStart"/>
      <w:r w:rsidRPr="00021283">
        <w:rPr>
          <w:rFonts w:eastAsia="Times New Roman" w:cstheme="minorHAnsi"/>
          <w:b/>
          <w:bCs/>
          <w:color w:val="000000"/>
          <w:kern w:val="0"/>
          <w:lang w:eastAsia="en-GB"/>
          <w14:ligatures w14:val="none"/>
        </w:rPr>
        <w:t>Expl</w:t>
      </w:r>
      <w:proofErr w:type="spellEnd"/>
      <w:r w:rsidRPr="00021283">
        <w:rPr>
          <w:rFonts w:eastAsia="Times New Roman" w:cstheme="minorHAnsi"/>
          <w:b/>
          <w:bCs/>
          <w:color w:val="000000"/>
          <w:kern w:val="0"/>
          <w:lang w:val="en-US" w:eastAsia="en-GB"/>
          <w14:ligatures w14:val="none"/>
        </w:rPr>
        <w:t>ai</w:t>
      </w:r>
      <w:proofErr w:type="spellStart"/>
      <w:r w:rsidRPr="00021283">
        <w:rPr>
          <w:rFonts w:eastAsia="Times New Roman" w:cstheme="minorHAnsi"/>
          <w:b/>
          <w:bCs/>
          <w:color w:val="000000"/>
          <w:kern w:val="0"/>
          <w:lang w:eastAsia="en-GB"/>
          <w14:ligatures w14:val="none"/>
        </w:rPr>
        <w:t>nable</w:t>
      </w:r>
      <w:proofErr w:type="spellEnd"/>
      <w:r w:rsidRPr="00021283">
        <w:rPr>
          <w:rFonts w:eastAsia="Times New Roman" w:cstheme="minorHAnsi"/>
          <w:b/>
          <w:bCs/>
          <w:color w:val="000000"/>
          <w:kern w:val="0"/>
          <w:lang w:eastAsia="en-GB"/>
          <w14:ligatures w14:val="none"/>
        </w:rPr>
        <w:t xml:space="preserv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χρήση εργαλείων </w:t>
      </w:r>
      <w:commentRangeStart w:id="361"/>
      <w:del w:id="722" w:author="ProofreadAI" w:date="2026-02-23T15:51:42.322780Z">
        <w:r>
          <w:rPr>
            <w:rFonts w:eastAsia="Times New Roman" w:cstheme="minorHAnsi"/>
            <w:color w:val="000000"/>
            <w:kern w:val="0"/>
            <w:lang w:eastAsia="en-GB"/>
            <w14:ligatures w14:val="none"/>
          </w:rPr>
          <w:delText xml:space="preserve">ETN</w:delText>
        </w:r>
      </w:del>
      <w:ins w:id="723" w:author="ProofreadAI" w:date="2026-02-23T15:51:42.322780Z">
        <w:r>
          <w:rPr>
            <w:rFonts w:eastAsia="Times New Roman" w:cstheme="minorHAnsi"/>
            <w:color w:val="000000"/>
            <w:kern w:val="0"/>
            <w:lang w:eastAsia="en-GB"/>
            <w14:ligatures w14:val="none"/>
          </w:rPr>
          <w:t xml:space="preserve">ΕΤΝ</w:t>
        </w:r>
      </w:ins>
      <w:commentRangeEnd w:id="361"/>
      <w:r>
        <w:commentReference w:id="361"/>
      </w:r>
      <w:r>
        <w:rPr>
          <w:rFonts w:eastAsia="Times New Roman" w:cstheme="minorHAnsi"/>
          <w:color w:val="000000"/>
          <w:kern w:val="0"/>
          <w:lang w:eastAsia="en-GB"/>
          <w14:ligatures w14:val="none"/>
        </w:rPr>
        <w:t xml:space="preserve">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7: Επιχειρηματική Αξία, Νέα Καριέρα &amp; </w:t>
      </w:r>
      <w:proofErr w:type="spellStart"/>
      <w:r w:rsidRPr="00021283">
        <w:rPr>
          <w:rFonts w:eastAsia="Times New Roman" w:cstheme="minorHAnsi"/>
          <w:b/>
          <w:bCs/>
          <w:color w:val="000000"/>
          <w:kern w:val="36"/>
          <w:lang w:eastAsia="en-GB"/>
          <w14:ligatures w14:val="none"/>
        </w:rPr>
        <w:t>Επανακατάρτιση</w:t>
      </w:r>
      <w:proofErr w:type="spellEnd"/>
      <w:r w:rsidRPr="00021283">
        <w:rPr>
          <w:rFonts w:eastAsia="Times New Roman" w:cstheme="minorHAnsi"/>
          <w:b/>
          <w:bCs/>
          <w:color w:val="000000"/>
          <w:kern w:val="36"/>
          <w:lang w:eastAsia="en-GB"/>
          <w14:ligatures w14:val="none"/>
        </w:rPr>
        <w:t xml:space="preserve">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ραγδαία πρόοδος της τεχνητής νοημοσύνης και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συν-δημιουργούς επιχειρηματικής αξίας μέσα από </w:t>
      </w:r>
      <w:proofErr w:type="spellStart"/>
      <w:r w:rsidRPr="00021283">
        <w:rPr>
          <w:rFonts w:eastAsia="Times New Roman" w:cstheme="minorHAnsi"/>
          <w:b/>
          <w:bCs/>
          <w:color w:val="000000"/>
          <w:kern w:val="0"/>
          <w:lang w:eastAsia="en-GB"/>
          <w14:ligatures w14:val="none"/>
        </w:rPr>
        <w:t>δεδομενοκεντρικές</w:t>
      </w:r>
      <w:proofErr w:type="spellEnd"/>
      <w:r w:rsidRPr="00021283">
        <w:rPr>
          <w:rFonts w:eastAsia="Times New Roman" w:cstheme="minorHAnsi"/>
          <w:b/>
          <w:bCs/>
          <w:color w:val="000000"/>
          <w:kern w:val="0"/>
          <w:lang w:eastAsia="en-GB"/>
          <w14:ligatures w14:val="none"/>
        </w:rPr>
        <w:t xml:space="preserve">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 xml:space="preserve">Για να ανταποκριθούν στις απαιτήσεις του νέου περιβάλλοντος, οι λογιστές </w:t>
      </w:r>
      <w:commentRangeStart w:id="362"/>
      <w:del w:id="724" w:author="ProofreadAI" w:date="2026-02-23T15:51:42.322780Z">
        <w:r>
          <w:rPr>
            <w:rFonts w:eastAsia="Times New Roman" w:cstheme="minorHAnsi"/>
            <w:color w:val="000000"/>
            <w:kern w:val="0"/>
            <w:lang w:eastAsia="en-GB"/>
            <w14:ligatures w14:val="none"/>
          </w:rPr>
          <w:delText xml:space="preserve">χρειάζεται</w:delText>
        </w:r>
      </w:del>
      <w:ins w:id="725" w:author="ProofreadAI" w:date="2026-02-23T15:51:42.322780Z">
        <w:r>
          <w:rPr>
            <w:rFonts w:eastAsia="Times New Roman" w:cstheme="minorHAnsi"/>
            <w:color w:val="000000"/>
            <w:kern w:val="0"/>
            <w:lang w:eastAsia="en-GB"/>
            <w14:ligatures w14:val="none"/>
          </w:rPr>
          <w:t xml:space="preserve">χρειάζονται</w:t>
        </w:r>
      </w:ins>
      <w:commentRangeEnd w:id="362"/>
      <w:r>
        <w:commentReference w:id="362"/>
      </w:r>
      <w:r>
        <w:rPr>
          <w:rFonts w:eastAsia="Times New Roman" w:cstheme="minorHAnsi"/>
          <w:color w:val="000000"/>
          <w:kern w:val="0"/>
          <w:lang w:eastAsia="en-GB"/>
          <w14:ligatures w14:val="none"/>
        </w:rPr>
        <w:t xml:space="preserve">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w:t>
      </w:r>
      <w:proofErr w:type="spellStart"/>
      <w:r w:rsidRPr="00021283">
        <w:rPr>
          <w:rFonts w:eastAsia="Times New Roman" w:cstheme="minorHAnsi"/>
          <w:b/>
          <w:bCs/>
          <w:color w:val="000000"/>
          <w:kern w:val="0"/>
          <w:lang w:eastAsia="en-GB"/>
          <w14:ligatures w14:val="none"/>
        </w:rPr>
        <w:t>Hard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ΤΝ, ML, </w:t>
      </w:r>
      <w:proofErr w:type="spellStart"/>
      <w:r w:rsidRPr="00021283">
        <w:rPr>
          <w:rFonts w:eastAsia="Times New Roman" w:cstheme="minorHAnsi"/>
          <w:b/>
          <w:bCs/>
          <w:color w:val="000000"/>
          <w:kern w:val="0"/>
          <w:lang w:eastAsia="en-GB"/>
          <w14:ligatures w14:val="none"/>
        </w:rPr>
        <w:t>Big</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&amp; </w:t>
      </w:r>
      <w:proofErr w:type="spellStart"/>
      <w:r w:rsidRPr="00021283">
        <w:rPr>
          <w:rFonts w:eastAsia="Times New Roman" w:cstheme="minorHAnsi"/>
          <w:b/>
          <w:bCs/>
          <w:color w:val="000000"/>
          <w:kern w:val="0"/>
          <w:lang w:eastAsia="en-GB"/>
          <w14:ligatures w14:val="none"/>
        </w:rPr>
        <w:t>LLMs</w:t>
      </w:r>
      <w:proofErr w:type="spellEnd"/>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xml:space="preserve">Εργαλεία </w:t>
      </w:r>
      <w:proofErr w:type="spellStart"/>
      <w:r w:rsidRPr="00021283">
        <w:rPr>
          <w:rFonts w:asciiTheme="minorHAnsi" w:hAnsiTheme="minorHAnsi" w:cstheme="minorHAnsi"/>
          <w:b/>
          <w:bCs/>
          <w:color w:val="000000"/>
        </w:rPr>
        <w:t>οπτικοποίησης</w:t>
      </w:r>
      <w:proofErr w:type="spellEnd"/>
      <w:r w:rsidRPr="00021283">
        <w:rPr>
          <w:rFonts w:asciiTheme="minorHAnsi" w:hAnsiTheme="minorHAnsi" w:cstheme="minorHAnsi"/>
          <w:b/>
          <w:bCs/>
          <w:color w:val="000000"/>
        </w:rPr>
        <w:t xml:space="preserve">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w:t>
      </w:r>
      <w:proofErr w:type="spellStart"/>
      <w:r w:rsidRPr="00021283">
        <w:rPr>
          <w:rFonts w:eastAsia="Times New Roman" w:cstheme="minorHAnsi"/>
          <w:b/>
          <w:bCs/>
          <w:color w:val="000000"/>
          <w:kern w:val="0"/>
          <w:lang w:eastAsia="en-GB"/>
          <w14:ligatures w14:val="none"/>
        </w:rPr>
        <w:t>Python</w:t>
      </w:r>
      <w:proofErr w:type="spellEnd"/>
      <w:r w:rsidRPr="00021283">
        <w:rPr>
          <w:rFonts w:eastAsia="Times New Roman" w:cstheme="minorHAnsi"/>
          <w:b/>
          <w:bCs/>
          <w:color w:val="000000"/>
          <w:kern w:val="0"/>
          <w:lang w:eastAsia="en-GB"/>
          <w14:ligatures w14:val="none"/>
        </w:rPr>
        <w:t>,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w:t>
      </w:r>
      <w:proofErr w:type="spellStart"/>
      <w:r w:rsidRPr="00021283">
        <w:rPr>
          <w:rFonts w:eastAsia="Times New Roman" w:cstheme="minorHAnsi"/>
          <w:b/>
          <w:bCs/>
          <w:color w:val="000000"/>
          <w:kern w:val="0"/>
          <w:lang w:eastAsia="en-GB"/>
          <w14:ligatures w14:val="none"/>
        </w:rPr>
        <w:t>Soft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proofErr w:type="spellStart"/>
      <w:r w:rsidRPr="00021283">
        <w:rPr>
          <w:rFonts w:eastAsia="Times New Roman" w:cstheme="minorHAnsi"/>
          <w:b/>
          <w:bCs/>
          <w:color w:val="000000"/>
          <w:kern w:val="0"/>
          <w:lang w:eastAsia="en-GB"/>
          <w14:ligatures w14:val="none"/>
        </w:rPr>
        <w:t>διαβίου</w:t>
      </w:r>
      <w:proofErr w:type="spellEnd"/>
      <w:r w:rsidRPr="00021283">
        <w:rPr>
          <w:rFonts w:eastAsia="Times New Roman" w:cstheme="minorHAnsi"/>
          <w:b/>
          <w:bCs/>
          <w:color w:val="000000"/>
          <w:kern w:val="0"/>
          <w:lang w:eastAsia="en-GB"/>
          <w14:ligatures w14:val="none"/>
        </w:rPr>
        <w:t xml:space="preserve">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xml:space="preserve"> μέσω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νέες στρατηγικές </w:t>
      </w:r>
      <w:proofErr w:type="spellStart"/>
      <w:r w:rsidRPr="00021283">
        <w:rPr>
          <w:rFonts w:eastAsia="Times New Roman" w:cstheme="minorHAnsi"/>
          <w:b/>
          <w:bCs/>
          <w:color w:val="000000"/>
          <w:kern w:val="0"/>
          <w:lang w:eastAsia="en-GB"/>
          <w14:ligatures w14:val="none"/>
        </w:rPr>
        <w:t>ψηφιοποίησης</w:t>
      </w:r>
      <w:proofErr w:type="spellEnd"/>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xml:space="preserve">• </w:t>
      </w:r>
      <w:proofErr w:type="spellStart"/>
      <w:r w:rsidRPr="00021283">
        <w:rPr>
          <w:rFonts w:asciiTheme="minorHAnsi" w:hAnsiTheme="minorHAnsi" w:cstheme="minorHAnsi"/>
          <w:b/>
          <w:bCs/>
          <w:color w:val="000000"/>
        </w:rPr>
        <w:t>Διατομεακός</w:t>
      </w:r>
      <w:proofErr w:type="spellEnd"/>
      <w:r w:rsidRPr="00021283">
        <w:rPr>
          <w:rFonts w:asciiTheme="minorHAnsi" w:hAnsiTheme="minorHAnsi" w:cstheme="minorHAnsi"/>
          <w:b/>
          <w:bCs/>
          <w:color w:val="000000"/>
        </w:rPr>
        <w:t xml:space="preserve">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commentRangeStart w:id="363"/>
      <w:del w:id="726" w:author="ProofreadAI" w:date="2026-02-23T15:51:42.322780Z">
        <w:r>
          <w:rPr>
            <w:rFonts w:eastAsia="Times New Roman" w:cstheme="minorHAnsi"/>
            <w:b/>
            <w:bCs/>
            <w:color w:val="000000"/>
            <w:kern w:val="36"/>
            <w:lang w:eastAsia="en-GB"/>
            <w14:ligatures w14:val="none"/>
          </w:rPr>
          <w:delText xml:space="preserve">8: </w:delText>
        </w:r>
      </w:del>
      <w:ins w:id="727" w:author="ProofreadAI" w:date="2026-02-23T15:51:42.322780Z">
        <w:r>
          <w:rPr>
            <w:rFonts w:eastAsia="Times New Roman" w:cstheme="minorHAnsi"/>
            <w:b/>
            <w:bCs/>
            <w:color w:val="000000"/>
            <w:kern w:val="36"/>
            <w:lang w:eastAsia="en-GB"/>
            <w14:ligatures w14:val="none"/>
          </w:rPr>
          <w:t xml:space="preserve">8: </w:t>
        </w:r>
      </w:ins>
      <w:commentRangeEnd w:id="363"/>
      <w:r>
        <w:commentReference w:id="363"/>
      </w:r>
      <w:r>
        <w:rPr>
          <w:rFonts w:eastAsia="Times New Roman" w:cstheme="minorHAnsi"/>
          <w:b/>
          <w:bCs/>
          <w:color w:val="000000"/>
          <w:kern w:val="36"/>
          <w:lang w:eastAsia="en-GB"/>
          <w14:ligatures w14:val="none"/>
        </w:rPr>
        <w:t xml:space="preserve">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 xml:space="preserve">δυναμική, εξελισσόμενη και </w:t>
      </w:r>
      <w:proofErr w:type="spellStart"/>
      <w:r w:rsidRPr="00021283">
        <w:rPr>
          <w:rFonts w:eastAsia="Times New Roman" w:cstheme="minorHAnsi"/>
          <w:b/>
          <w:bCs/>
          <w:color w:val="000000"/>
          <w:kern w:val="0"/>
          <w:lang w:eastAsia="en-GB"/>
          <w14:ligatures w14:val="none"/>
        </w:rPr>
        <w:t>πολυεπίπεδη</w:t>
      </w:r>
      <w:proofErr w:type="spellEnd"/>
      <w:r w:rsidRPr="00021283">
        <w:rPr>
          <w:rFonts w:eastAsia="Times New Roman" w:cstheme="minorHAnsi"/>
          <w:color w:val="000000"/>
          <w:kern w:val="0"/>
          <w:lang w:eastAsia="en-GB"/>
          <w14:ligatures w14:val="none"/>
        </w:rPr>
        <w:t>. Οι εξελίξεις στις τεχνικές ΤΝ, όπως τα μεγάλα γλωσσικά μοντέλα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xml:space="preserve"> με ακριβέστερα και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Κίνδυνος </w:t>
      </w:r>
      <w:proofErr w:type="spellStart"/>
      <w:r w:rsidRPr="00021283">
        <w:rPr>
          <w:rFonts w:eastAsia="Times New Roman" w:cstheme="minorHAnsi"/>
          <w:b/>
          <w:bCs/>
          <w:color w:val="000000"/>
          <w:kern w:val="0"/>
          <w:lang w:eastAsia="en-GB"/>
          <w14:ligatures w14:val="none"/>
        </w:rPr>
        <w:t>deskilling</w:t>
      </w:r>
      <w:proofErr w:type="spellEnd"/>
      <w:r w:rsidRPr="00021283">
        <w:rPr>
          <w:rFonts w:eastAsia="Times New Roman" w:cstheme="minorHAnsi"/>
          <w:color w:val="000000"/>
          <w:kern w:val="0"/>
          <w:lang w:eastAsia="en-GB"/>
          <w14:ligatures w14:val="none"/>
        </w:rPr>
        <w:t xml:space="preserve"> και εξάρτησης από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w:t>
      </w:r>
      <w:proofErr w:type="spellStart"/>
      <w:r w:rsidRPr="00021283">
        <w:rPr>
          <w:rFonts w:eastAsia="Times New Roman" w:cstheme="minorHAnsi"/>
          <w:color w:val="000000"/>
          <w:kern w:val="0"/>
          <w:lang w:eastAsia="en-GB"/>
          <w14:ligatures w14:val="none"/>
        </w:rPr>
        <w:t>αλληλεπιδρούν</w:t>
      </w:r>
      <w:proofErr w:type="spellEnd"/>
      <w:r w:rsidRPr="00021283">
        <w:rPr>
          <w:rFonts w:eastAsia="Times New Roman" w:cstheme="minorHAnsi"/>
          <w:color w:val="000000"/>
          <w:kern w:val="0"/>
          <w:lang w:eastAsia="en-GB"/>
          <w14:ligatures w14:val="none"/>
        </w:rPr>
        <w:t xml:space="preserve">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w:t>
      </w:r>
      <w:commentRangeStart w:id="364"/>
      <w:del w:id="728" w:author="ProofreadAI" w:date="2026-02-23T15:51:42.322780Z">
        <w:r>
          <w:rPr>
            <w:rFonts w:eastAsia="Times New Roman" w:cstheme="minorHAnsi"/>
            <w:color w:val="000000"/>
            <w:kern w:val="0"/>
            <w:lang w:eastAsia="en-GB"/>
            <w14:ligatures w14:val="none"/>
          </w:rPr>
          <w:delText xml:space="preserve">χαμηλότερα</w:delText>
        </w:r>
      </w:del>
      <w:ins w:id="729" w:author="ProofreadAI" w:date="2026-02-23T15:51:42.322780Z">
        <w:r>
          <w:rPr>
            <w:rFonts w:eastAsia="Times New Roman" w:cstheme="minorHAnsi"/>
            <w:color w:val="000000"/>
            <w:kern w:val="0"/>
            <w:lang w:eastAsia="en-GB"/>
            <w14:ligatures w14:val="none"/>
          </w:rPr>
          <w:t xml:space="preserve">χαμηλότερες</w:t>
        </w:r>
      </w:ins>
      <w:commentRangeEnd w:id="364"/>
      <w:r>
        <w:commentReference w:id="364"/>
      </w:r>
      <w:r>
        <w:rPr>
          <w:rFonts w:eastAsia="Times New Roman" w:cstheme="minorHAnsi"/>
          <w:color w:val="000000"/>
          <w:kern w:val="0"/>
          <w:lang w:eastAsia="en-GB"/>
          <w14:ligatures w14:val="none"/>
        </w:rPr>
        <w:t xml:space="preserve">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 xml:space="preserve">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w:t>
      </w:r>
      <w:proofErr w:type="spellStart"/>
      <w:r w:rsidRPr="00021283">
        <w:rPr>
          <w:rFonts w:eastAsia="Times New Roman" w:cstheme="minorHAnsi"/>
          <w:color w:val="000000"/>
          <w:kern w:val="0"/>
          <w:lang w:eastAsia="en-GB"/>
          <w14:ligatures w14:val="none"/>
        </w:rPr>
        <w:t>βιοεπιστήμες</w:t>
      </w:r>
      <w:proofErr w:type="spellEnd"/>
      <w:r w:rsidRPr="00021283">
        <w:rPr>
          <w:rFonts w:eastAsia="Times New Roman" w:cstheme="minorHAnsi"/>
          <w:color w:val="000000"/>
          <w:kern w:val="0"/>
          <w:lang w:eastAsia="en-GB"/>
          <w14:ligatures w14:val="none"/>
        </w:rPr>
        <w:t>.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xml:space="preserve">: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w:t>
      </w:r>
      <w:proofErr w:type="spellStart"/>
      <w:r w:rsidRPr="00021283">
        <w:rPr>
          <w:rFonts w:eastAsia="Times New Roman" w:cstheme="minorHAnsi"/>
          <w:color w:val="000000" w:themeColor="text1"/>
          <w:lang w:eastAsia="en-GB"/>
        </w:rPr>
        <w:t>αλληλεπιδρούν</w:t>
      </w:r>
      <w:proofErr w:type="spellEnd"/>
      <w:r w:rsidRPr="00021283">
        <w:rPr>
          <w:rFonts w:eastAsia="Times New Roman" w:cstheme="minorHAnsi"/>
          <w:color w:val="000000" w:themeColor="text1"/>
          <w:lang w:eastAsia="en-GB"/>
        </w:rPr>
        <w:t xml:space="preserve">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Ταυτόχρονα, η άνοδος τόσο της ακραίας δεξιάς όσο και της ακραίας </w:t>
      </w:r>
      <w:proofErr w:type="spellStart"/>
      <w:r w:rsidRPr="00021283">
        <w:rPr>
          <w:rFonts w:eastAsia="Times New Roman" w:cstheme="minorHAnsi"/>
          <w:color w:val="000000"/>
          <w:kern w:val="0"/>
          <w:lang w:eastAsia="en-GB"/>
          <w14:ligatures w14:val="none"/>
        </w:rPr>
        <w:t>αριστεράς</w:t>
      </w:r>
      <w:proofErr w:type="spellEnd"/>
      <w:r w:rsidRPr="00021283">
        <w:rPr>
          <w:rFonts w:eastAsia="Times New Roman" w:cstheme="minorHAnsi"/>
          <w:color w:val="000000"/>
          <w:kern w:val="0"/>
          <w:lang w:eastAsia="en-GB"/>
          <w14:ligatures w14:val="none"/>
        </w:rPr>
        <w:t xml:space="preserve">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xml:space="preserve">: Το ΑΕΠ το 2024 ανήλθε σε 3,16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w:t>
      </w:r>
      <w:commentRangeStart w:id="365"/>
      <w:del w:id="730" w:author="ProofreadAI" w:date="2026-02-23T15:51:42.322780Z">
        <w:r>
          <w:rPr>
            <w:rFonts w:eastAsia="Times New Roman" w:cstheme="minorHAnsi"/>
            <w:color w:val="000000"/>
            <w:kern w:val="0"/>
            <w:lang w:eastAsia="en-GB"/>
            <w14:ligatures w14:val="none"/>
          </w:rPr>
          <w:delText xml:space="preserve">ανήλθαν</w:delText>
        </w:r>
      </w:del>
      <w:ins w:id="731" w:author="ProofreadAI" w:date="2026-02-23T15:51:42.322780Z">
        <w:r>
          <w:rPr>
            <w:rFonts w:eastAsia="Times New Roman" w:cstheme="minorHAnsi"/>
            <w:color w:val="000000"/>
            <w:kern w:val="0"/>
            <w:lang w:eastAsia="en-GB"/>
            <w14:ligatures w14:val="none"/>
          </w:rPr>
          <w:t xml:space="preserve">θα ανέλθουν</w:t>
        </w:r>
      </w:ins>
      <w:commentRangeEnd w:id="365"/>
      <w:r>
        <w:commentReference w:id="365"/>
      </w:r>
      <w:r>
        <w:rPr>
          <w:rFonts w:eastAsia="Times New Roman" w:cstheme="minorHAnsi"/>
          <w:color w:val="000000"/>
          <w:kern w:val="0"/>
          <w:lang w:eastAsia="en-GB"/>
          <w14:ligatures w14:val="none"/>
        </w:rPr>
        <w:t xml:space="preserve"> σε 1,546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οι δαπάνες σε 1,709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w:t>
      </w:r>
      <w:commentRangeStart w:id="366"/>
      <w:del w:id="732" w:author="ProofreadAI" w:date="2026-02-23T15:51:42.322780Z">
        <w:r>
          <w:rPr>
            <w:rFonts w:eastAsia="Times New Roman" w:cstheme="minorHAnsi"/>
            <w:color w:val="000000"/>
            <w:kern w:val="0"/>
            <w:lang w:eastAsia="en-GB"/>
            <w14:ligatures w14:val="none"/>
          </w:rPr>
          <w:delText xml:space="preserve">υπερδιογκωμένο και πρέπει να υπερφορολογεί</w:delText>
        </w:r>
      </w:del>
      <w:ins w:id="733" w:author="ProofreadAI" w:date="2026-02-23T15:51:42.322780Z">
        <w:r>
          <w:rPr>
            <w:rFonts w:eastAsia="Times New Roman" w:cstheme="minorHAnsi"/>
            <w:color w:val="000000"/>
            <w:kern w:val="0"/>
            <w:lang w:eastAsia="en-GB"/>
            <w14:ligatures w14:val="none"/>
          </w:rPr>
          <w:t xml:space="preserve">υπερδιογκωμένο, που πρέπει να υπερφορολογεί</w:t>
        </w:r>
      </w:ins>
      <w:commentRangeEnd w:id="366"/>
      <w:r>
        <w:commentReference w:id="366"/>
      </w:r>
      <w:r>
        <w:rPr>
          <w:rFonts w:eastAsia="Times New Roman" w:cstheme="minorHAnsi"/>
          <w:color w:val="000000"/>
          <w:kern w:val="0"/>
          <w:lang w:eastAsia="en-GB"/>
          <w14:ligatures w14:val="none"/>
        </w:rPr>
        <w:t xml:space="preserve">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το 2020 (ΑΕΠ 2,723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ανήλθε σε </w:t>
      </w:r>
      <w:commentRangeStart w:id="367"/>
      <w:del w:id="734" w:author="ProofreadAI" w:date="2026-02-23T15:51:42.322780Z">
        <w:r>
          <w:rPr>
            <w:rFonts w:eastAsia="Times New Roman" w:cstheme="minorHAnsi"/>
            <w:color w:val="000000"/>
            <w:kern w:val="0"/>
            <w:lang w:eastAsia="en-GB"/>
            <w14:ligatures w14:val="none"/>
          </w:rPr>
          <w:delText xml:space="preserve">3,35 τρις</w:delText>
        </w:r>
      </w:del>
      <w:ins w:id="735" w:author="ProofreadAI" w:date="2026-02-23T15:51:42.322780Z">
        <w:r>
          <w:rPr>
            <w:rFonts w:eastAsia="Times New Roman" w:cstheme="minorHAnsi"/>
            <w:color w:val="000000"/>
            <w:kern w:val="0"/>
            <w:lang w:eastAsia="en-GB"/>
            <w14:ligatures w14:val="none"/>
          </w:rPr>
          <w:t xml:space="preserve">3,35 τρισ.</w:t>
        </w:r>
      </w:ins>
      <w:commentRangeEnd w:id="367"/>
      <w:r>
        <w:commentReference w:id="367"/>
      </w:r>
      <w:r>
        <w:rPr>
          <w:rFonts w:eastAsia="Times New Roman" w:cstheme="minorHAnsi"/>
          <w:color w:val="000000"/>
          <w:kern w:val="0"/>
          <w:lang w:eastAsia="en-GB"/>
          <w14:ligatures w14:val="none"/>
        </w:rPr>
        <w:t xml:space="preserve"> το 2024 (ΑΕΠ </w:t>
      </w:r>
      <w:commentRangeStart w:id="368"/>
      <w:del w:id="736" w:author="ProofreadAI" w:date="2026-02-23T15:51:42.322780Z">
        <w:r>
          <w:rPr>
            <w:rFonts w:eastAsia="Times New Roman" w:cstheme="minorHAnsi"/>
            <w:color w:val="000000"/>
            <w:kern w:val="0"/>
            <w:lang w:eastAsia="en-GB"/>
            <w14:ligatures w14:val="none"/>
          </w:rPr>
          <w:delText xml:space="preserve">3,162 τρις</w:delText>
        </w:r>
      </w:del>
      <w:ins w:id="737" w:author="ProofreadAI" w:date="2026-02-23T15:51:42.322780Z">
        <w:r>
          <w:rPr>
            <w:rFonts w:eastAsia="Times New Roman" w:cstheme="minorHAnsi"/>
            <w:color w:val="000000"/>
            <w:kern w:val="0"/>
            <w:lang w:eastAsia="en-GB"/>
            <w14:ligatures w14:val="none"/>
          </w:rPr>
          <w:t xml:space="preserve">3,162 τρισ.</w:t>
        </w:r>
      </w:ins>
      <w:commentRangeEnd w:id="368"/>
      <w:r>
        <w:commentReference w:id="368"/>
      </w:r>
      <w:r>
        <w:rPr>
          <w:rFonts w:eastAsia="Times New Roman" w:cstheme="minorHAnsi"/>
          <w:color w:val="000000"/>
          <w:kern w:val="0"/>
          <w:lang w:eastAsia="en-GB"/>
          <w14:ligatures w14:val="none"/>
        </w:rPr>
        <w:t xml:space="preserve">).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w:t>
      </w:r>
      <w:proofErr w:type="spellStart"/>
      <w:r w:rsidRPr="00021283">
        <w:rPr>
          <w:rFonts w:eastAsia="Times New Roman" w:cstheme="minorHAnsi"/>
          <w:color w:val="000000"/>
          <w:kern w:val="0"/>
          <w:lang w:eastAsia="en-GB"/>
          <w14:ligatures w14:val="none"/>
        </w:rPr>
        <w:t>λαϊκιστικών</w:t>
      </w:r>
      <w:proofErr w:type="spellEnd"/>
      <w:r w:rsidRPr="00021283">
        <w:rPr>
          <w:rFonts w:eastAsia="Times New Roman" w:cstheme="minorHAnsi"/>
          <w:color w:val="000000"/>
          <w:kern w:val="0"/>
          <w:lang w:eastAsia="en-GB"/>
          <w14:ligatures w14:val="none"/>
        </w:rPr>
        <w:t xml:space="preserve"> κινημάτων δεξιάς και </w:t>
      </w:r>
      <w:proofErr w:type="spellStart"/>
      <w:r w:rsidRPr="00021283">
        <w:rPr>
          <w:rFonts w:eastAsia="Times New Roman" w:cstheme="minorHAnsi"/>
          <w:color w:val="000000"/>
          <w:kern w:val="0"/>
          <w:lang w:eastAsia="en-GB"/>
          <w14:ligatures w14:val="none"/>
        </w:rPr>
        <w:t>αριστεράς</w:t>
      </w:r>
      <w:proofErr w:type="spellEnd"/>
      <w:r w:rsidRPr="00021283">
        <w:rPr>
          <w:rFonts w:eastAsia="Times New Roman" w:cstheme="minorHAnsi"/>
          <w:color w:val="000000"/>
          <w:kern w:val="0"/>
          <w:lang w:eastAsia="en-GB"/>
          <w14:ligatures w14:val="none"/>
        </w:rPr>
        <w:t>,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xml:space="preserve">, βρίσκοντας πολιτική σοφία για συναίνεση και ριζικές </w:t>
      </w:r>
      <w:commentRangeStart w:id="369"/>
      <w:del w:id="738" w:author="ProofreadAI" w:date="2026-02-23T15:51:42.322780Z">
        <w:r>
          <w:rPr>
            <w:rFonts w:eastAsia="Times New Roman" w:cstheme="minorHAnsi"/>
            <w:color w:val="000000"/>
            <w:kern w:val="0"/>
            <w:lang w:eastAsia="en-GB"/>
            <w14:ligatures w14:val="none"/>
          </w:rPr>
          <w:delText xml:space="preserve">μεταρρυθμίσεις, είτε να μειώσει</w:delText>
        </w:r>
      </w:del>
      <w:ins w:id="739" w:author="ProofreadAI" w:date="2026-02-23T15:51:42.322780Z">
        <w:r>
          <w:rPr>
            <w:rFonts w:eastAsia="Times New Roman" w:cstheme="minorHAnsi"/>
            <w:color w:val="000000"/>
            <w:kern w:val="0"/>
            <w:lang w:eastAsia="en-GB"/>
            <w14:ligatures w14:val="none"/>
          </w:rPr>
          <w:t xml:space="preserve">μεταρρυθμίσεις, δηλαδή είτε να μειώσει</w:t>
        </w:r>
      </w:ins>
      <w:commentRangeEnd w:id="369"/>
      <w:r>
        <w:commentReference w:id="369"/>
      </w:r>
      <w:r>
        <w:rPr>
          <w:rFonts w:eastAsia="Times New Roman" w:cstheme="minorHAnsi"/>
          <w:color w:val="000000"/>
          <w:kern w:val="0"/>
          <w:lang w:eastAsia="en-GB"/>
          <w14:ligatures w14:val="none"/>
        </w:rPr>
        <w:t xml:space="preserve">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w:t>
      </w:r>
      <w:commentRangeStart w:id="370"/>
      <w:del w:id="740" w:author="ProofreadAI" w:date="2026-02-23T15:51:42.322780Z">
        <w:r>
          <w:rPr>
            <w:rFonts w:cstheme="minorHAnsi"/>
            <w:color w:val="000000" w:themeColor="text1"/>
          </w:rPr>
          <w:delText xml:space="preserve">με ρεαλισμό και όχι απλώς να έχει ισχύ, αλλά να έχει διορατικότητα</w:delText>
        </w:r>
      </w:del>
      <w:ins w:id="741" w:author="ProofreadAI" w:date="2026-02-23T15:51:42.322780Z">
        <w:r>
          <w:rPr>
            <w:rFonts w:cstheme="minorHAnsi"/>
            <w:color w:val="000000" w:themeColor="text1"/>
          </w:rPr>
          <w:t xml:space="preserve">με ρεαλισμό, όχι απλώς ισχύ αλλά διορατικότητα</w:t>
        </w:r>
      </w:ins>
      <w:commentRangeEnd w:id="370"/>
      <w:r>
        <w:commentReference w:id="370"/>
      </w:r>
      <w:r>
        <w:rPr>
          <w:rFonts w:cstheme="minorHAnsi"/>
          <w:color w:val="000000" w:themeColor="text1"/>
        </w:rPr>
        <w:t xml:space="preserve">.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commentRangeStart w:id="371"/>
      <w:del w:id="742" w:author="ProofreadAI" w:date="2026-02-23T15:51:42.322780Z">
        <w:r>
          <w:rPr>
            <w:rFonts w:cstheme="minorHAnsi"/>
            <w:color w:val="000000" w:themeColor="text1"/>
          </w:rPr>
          <w:delText xml:space="preserve">Πολυτεχνείου Κρήτης Εργαστήριο Επιστημονικών Δεδομένων</w:delText>
        </w:r>
      </w:del>
      <w:ins w:id="743" w:author="ProofreadAI" w:date="2026-02-23T15:51:42.322780Z">
        <w:r>
          <w:rPr>
            <w:rFonts w:cstheme="minorHAnsi"/>
            <w:color w:val="000000" w:themeColor="text1"/>
          </w:rPr>
          <w:t xml:space="preserve">του Πολυτεχνείου Κρήτης, Εργαστήριο Επιστημονικών Δεδομένων</w:t>
        </w:r>
      </w:ins>
      <w:commentRangeEnd w:id="371"/>
      <w:r>
        <w:commentReference w:id="371"/>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w:t>
      </w:r>
      <w:commentRangeStart w:id="372"/>
      <w:del w:id="744" w:author="ProofreadAI" w:date="2026-02-23T15:51:42.322780Z">
        <w:r>
          <w:rPr>
            <w:rFonts w:asciiTheme="minorHAnsi" w:hAnsiTheme="minorHAnsi" w:cstheme="minorHAnsi"/>
            <w:color w:val="000000"/>
          </w:rPr>
          <w:delText xml:space="preserve">(διακινεί</w:delText>
        </w:r>
      </w:del>
      <w:ins w:id="745" w:author="ProofreadAI" w:date="2026-02-23T15:51:42.322780Z">
        <w:r>
          <w:rPr>
            <w:rFonts w:asciiTheme="minorHAnsi" w:hAnsiTheme="minorHAnsi" w:cstheme="minorHAnsi"/>
            <w:color w:val="000000"/>
          </w:rPr>
          <w:t xml:space="preserve">(που διακινεί</w:t>
        </w:r>
      </w:ins>
      <w:commentRangeEnd w:id="372"/>
      <w:r>
        <w:commentReference w:id="372"/>
      </w:r>
      <w:r>
        <w:rPr>
          <w:rFonts w:asciiTheme="minorHAnsi" w:hAnsiTheme="minorHAnsi" w:cstheme="minorHAnsi"/>
          <w:color w:val="000000"/>
        </w:rPr>
        <w:t xml:space="preserve">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w:t>
      </w:r>
      <w:r w:rsidR="00A012F2">
        <w:rPr>
          <w:rFonts w:asciiTheme="minorHAnsi" w:hAnsiTheme="minorHAnsi" w:cstheme="minorHAnsi"/>
          <w:color w:val="000000"/>
        </w:rPr>
        <w:t xml:space="preserve"> </w:t>
      </w:r>
      <w:r w:rsidRPr="00021283">
        <w:rPr>
          <w:rFonts w:asciiTheme="minorHAnsi" w:hAnsiTheme="minorHAnsi" w:cstheme="minorHAnsi"/>
          <w:color w:val="000000"/>
        </w:rPr>
        <w:t>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w:t>
      </w:r>
      <w:proofErr w:type="spellStart"/>
      <w:r w:rsidRPr="00021283">
        <w:rPr>
          <w:rFonts w:asciiTheme="minorHAnsi" w:hAnsiTheme="minorHAnsi" w:cstheme="minorHAnsi"/>
          <w:color w:val="000000"/>
        </w:rPr>
        <w:t>στοχοποιημένου</w:t>
      </w:r>
      <w:proofErr w:type="spellEnd"/>
      <w:r w:rsidRPr="00021283">
        <w:rPr>
          <w:rFonts w:asciiTheme="minorHAnsi" w:hAnsiTheme="minorHAnsi" w:cstheme="minorHAnsi"/>
          <w:color w:val="000000"/>
        </w:rPr>
        <w:t xml:space="preserve">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w:t>
      </w:r>
      <w:proofErr w:type="spellStart"/>
      <w:r w:rsidRPr="00021283">
        <w:rPr>
          <w:rFonts w:asciiTheme="minorHAnsi" w:hAnsiTheme="minorHAnsi" w:cstheme="minorHAnsi"/>
          <w:color w:val="000000"/>
        </w:rPr>
        <w:t>Visa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Mastercard</w:t>
      </w:r>
      <w:proofErr w:type="spellEnd"/>
      <w:r w:rsidRPr="00021283">
        <w:rPr>
          <w:rFonts w:asciiTheme="minorHAnsi" w:hAnsiTheme="minorHAnsi" w:cstheme="minorHAnsi"/>
          <w:color w:val="000000"/>
        </w:rPr>
        <w:t xml:space="preserve">), διεθνείς εκκαθαριστές και κεντρικά αποθετήρια. Όταν οι ΗΠΑ θέτουν κυρώσεις, ενεργοποιούν τα δίκτυα αυτά, ώστε η συμμόρφωση να γίνει </w:t>
      </w:r>
      <w:proofErr w:type="spellStart"/>
      <w:r w:rsidRPr="00021283">
        <w:rPr>
          <w:rFonts w:asciiTheme="minorHAnsi" w:hAnsiTheme="minorHAnsi" w:cstheme="minorHAnsi"/>
          <w:color w:val="000000"/>
        </w:rPr>
        <w:t>αυτοεκτελεστική</w:t>
      </w:r>
      <w:proofErr w:type="spellEnd"/>
      <w:r w:rsidRPr="00021283">
        <w:rPr>
          <w:rFonts w:asciiTheme="minorHAnsi" w:hAnsiTheme="minorHAnsi" w:cstheme="minorHAnsi"/>
          <w:color w:val="000000"/>
        </w:rPr>
        <w:t>,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w:t>
      </w:r>
      <w:proofErr w:type="spellStart"/>
      <w:r w:rsidRPr="00021283">
        <w:rPr>
          <w:rFonts w:asciiTheme="minorHAnsi" w:hAnsiTheme="minorHAnsi" w:cstheme="minorHAnsi"/>
          <w:color w:val="000000"/>
        </w:rPr>
        <w:t>Commerce</w:t>
      </w:r>
      <w:proofErr w:type="spellEnd"/>
      <w:r w:rsidRPr="00021283">
        <w:rPr>
          <w:rFonts w:asciiTheme="minorHAnsi" w:hAnsiTheme="minorHAnsi" w:cstheme="minorHAnsi"/>
          <w:color w:val="000000"/>
        </w:rPr>
        <w:t xml:space="preserve"> Department) διαθέτουν </w:t>
      </w:r>
      <w:proofErr w:type="spellStart"/>
      <w:r w:rsidRPr="00021283">
        <w:rPr>
          <w:rFonts w:asciiTheme="minorHAnsi" w:hAnsiTheme="minorHAnsi" w:cstheme="minorHAnsi"/>
          <w:color w:val="000000"/>
        </w:rPr>
        <w:t>εξωεδαφικό</w:t>
      </w:r>
      <w:proofErr w:type="spellEnd"/>
      <w:r w:rsidRPr="00021283">
        <w:rPr>
          <w:rFonts w:asciiTheme="minorHAnsi" w:hAnsiTheme="minorHAnsi" w:cstheme="minorHAnsi"/>
          <w:color w:val="000000"/>
        </w:rPr>
        <w:t xml:space="preserve">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computing</w:t>
      </w:r>
      <w:proofErr w:type="spellEnd"/>
      <w:r w:rsidRPr="00021283">
        <w:rPr>
          <w:rFonts w:asciiTheme="minorHAnsi" w:hAnsiTheme="minorHAnsi" w:cstheme="minorHAnsi"/>
          <w:color w:val="000000"/>
        </w:rPr>
        <w:t xml:space="preserve">, δεδομένα, τεχνητή νοημοσύνη, κλπ., μέσω εξαγωγικών περιορισμών σε εξοπλισμούς, σε εξειδικευμένο λογισμικό και σε προηγμένα </w:t>
      </w:r>
      <w:proofErr w:type="spellStart"/>
      <w:r w:rsidRPr="00021283">
        <w:rPr>
          <w:rFonts w:asciiTheme="minorHAnsi" w:hAnsiTheme="minorHAnsi" w:cstheme="minorHAnsi"/>
          <w:color w:val="000000"/>
        </w:rPr>
        <w:t>chips</w:t>
      </w:r>
      <w:proofErr w:type="spellEnd"/>
      <w:r w:rsidRPr="00021283">
        <w:rPr>
          <w:rFonts w:asciiTheme="minorHAnsi" w:hAnsiTheme="minorHAnsi" w:cstheme="minorHAnsi"/>
          <w:color w:val="000000"/>
        </w:rPr>
        <w:t xml:space="preserve"> οι ΗΠΑ μπορούν να φρενάρουν </w:t>
      </w:r>
      <w:r w:rsidRPr="00021283">
        <w:rPr>
          <w:rFonts w:asciiTheme="minorHAnsi" w:hAnsiTheme="minorHAnsi" w:cstheme="minorHAnsi"/>
          <w:color w:val="000000"/>
        </w:rPr>
        <w:lastRenderedPageBreak/>
        <w:t xml:space="preserve">την </w:t>
      </w:r>
      <w:proofErr w:type="spellStart"/>
      <w:r w:rsidRPr="00021283">
        <w:rPr>
          <w:rFonts w:asciiTheme="minorHAnsi" w:hAnsiTheme="minorHAnsi" w:cstheme="minorHAnsi"/>
          <w:color w:val="000000"/>
        </w:rPr>
        <w:t>στρατιωτικο</w:t>
      </w:r>
      <w:proofErr w:type="spellEnd"/>
      <w:r w:rsidRPr="00021283">
        <w:rPr>
          <w:rFonts w:asciiTheme="minorHAnsi" w:hAnsiTheme="minorHAnsi" w:cstheme="minorHAnsi"/>
          <w:color w:val="000000"/>
        </w:rPr>
        <w:t xml:space="preserve">-βιομηχανική και ψηφιακή ανάπτυξη ανταγωνιστών. Επιπλέον, η κυριαρχία σε υποδομές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Big</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Tech</w:t>
      </w:r>
      <w:proofErr w:type="spellEnd"/>
      <w:r w:rsidRPr="00021283">
        <w:rPr>
          <w:rFonts w:asciiTheme="minorHAnsi" w:hAnsiTheme="minorHAnsi" w:cstheme="minorHAnsi"/>
          <w:color w:val="000000"/>
        </w:rPr>
        <w:t xml:space="preserve">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w:t>
      </w:r>
      <w:proofErr w:type="spellStart"/>
      <w:r w:rsidRPr="00021283">
        <w:rPr>
          <w:rFonts w:asciiTheme="minorHAnsi" w:hAnsiTheme="minorHAnsi" w:cstheme="minorHAnsi"/>
          <w:color w:val="000000"/>
        </w:rPr>
        <w:t>στοχοποιείται</w:t>
      </w:r>
      <w:proofErr w:type="spellEnd"/>
      <w:r w:rsidRPr="00021283">
        <w:rPr>
          <w:rFonts w:asciiTheme="minorHAnsi" w:hAnsiTheme="minorHAnsi" w:cstheme="minorHAnsi"/>
          <w:color w:val="000000"/>
        </w:rPr>
        <w:t xml:space="preserve">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Το μέχρι τώρα γενικό πλαίσιο εντός του οποίου πρέπει να ενεργούν οι ηπειρωτικές χώρες ή οι ναυτικές χώρες, για να οριστεί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«βέλτιστη» στρατηγική ανάπτυξης μιας χώρας αποκλειστικά με βάση τη γεωγραφία, τίθεται υπό αμφισβήτηση.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Επιπλέον, τα διεθνή όργανα και θεσμοί, για όσους τα σέβονται, λειτουργούν πράγματι ως συστήματα συμμαχιών. </w:t>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σε αντίθεση με τον εφιάλτη της χερσαίας μεταφοράς, όπου απαιτείται η διέλευση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00A012F2">
        <w:rPr>
          <w:rFonts w:asciiTheme="minorHAnsi" w:hAnsiTheme="minorHAnsi" w:cstheme="minorHAnsi"/>
          <w:color w:val="000000"/>
        </w:rPr>
        <w:t xml:space="preserve">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w:t>
      </w:r>
      <w:proofErr w:type="spellStart"/>
      <w:r w:rsidRPr="00021283">
        <w:rPr>
          <w:rFonts w:asciiTheme="minorHAnsi" w:hAnsiTheme="minorHAnsi" w:cstheme="minorHAnsi"/>
          <w:color w:val="000000"/>
        </w:rPr>
        <w:t>intelligence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surveillance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reconnaissance</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w:t>
      </w:r>
      <w:commentRangeStart w:id="373"/>
      <w:del w:id="746" w:author="ProofreadAI" w:date="2026-02-23T15:51:42.322780Z">
        <w:r>
          <w:rPr>
            <w:rFonts w:asciiTheme="minorHAnsi" w:hAnsiTheme="minorHAnsi" w:cstheme="minorHAnsi"/>
            <w:color w:val="000000"/>
          </w:rPr>
          <w:delText xml:space="preserve">αλυσίδας, (</w:delText>
        </w:r>
      </w:del>
      <w:ins w:id="747" w:author="ProofreadAI" w:date="2026-02-23T15:51:42.322780Z">
        <w:r>
          <w:rPr>
            <w:rFonts w:asciiTheme="minorHAnsi" w:hAnsiTheme="minorHAnsi" w:cstheme="minorHAnsi"/>
            <w:color w:val="000000"/>
          </w:rPr>
          <w:t xml:space="preserve">αλυσίδας (</w:t>
        </w:r>
      </w:ins>
      <w:commentRangeEnd w:id="373"/>
      <w:r>
        <w:commentReference w:id="373"/>
      </w:r>
      <w:r>
        <w:rPr>
          <w:rFonts w:asciiTheme="minorHAnsi" w:hAnsiTheme="minorHAnsi" w:cstheme="minorHAnsi"/>
          <w:color w:val="000000"/>
        </w:rPr>
        <w:t xml:space="preserve">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υποστήριξης. Η εμπειρία του Αζερμπαϊτζάν στο </w:t>
      </w:r>
      <w:proofErr w:type="spellStart"/>
      <w:r w:rsidRPr="00021283">
        <w:rPr>
          <w:rFonts w:asciiTheme="minorHAnsi" w:hAnsiTheme="minorHAnsi" w:cstheme="minorHAnsi"/>
          <w:color w:val="000000"/>
        </w:rPr>
        <w:t>Ναγκόρνο-Καραμπάχ</w:t>
      </w:r>
      <w:proofErr w:type="spellEnd"/>
      <w:r w:rsidRPr="00021283">
        <w:rPr>
          <w:rFonts w:asciiTheme="minorHAnsi" w:hAnsiTheme="minorHAnsi" w:cstheme="minorHAnsi"/>
          <w:color w:val="000000"/>
        </w:rPr>
        <w:t xml:space="preserve"> (όπου η αναγνώριση μέσω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συνόδευσε πλήγματα </w:t>
      </w:r>
      <w:commentRangeStart w:id="374"/>
      <w:del w:id="748" w:author="ProofreadAI" w:date="2026-02-23T15:51:42.322780Z">
        <w:r>
          <w:rPr>
            <w:rFonts w:asciiTheme="minorHAnsi" w:hAnsiTheme="minorHAnsi" w:cstheme="minorHAnsi"/>
            <w:color w:val="000000"/>
          </w:rPr>
          <w:delText xml:space="preserve">ακρίβειας</w:delText>
        </w:r>
      </w:del>
      <w:ins w:id="749" w:author="ProofreadAI" w:date="2026-02-23T15:51:42.322780Z">
        <w:r>
          <w:rPr>
            <w:rFonts w:asciiTheme="minorHAnsi" w:hAnsiTheme="minorHAnsi" w:cstheme="minorHAnsi"/>
            <w:color w:val="000000"/>
          </w:rPr>
          <w:t xml:space="preserve">ακριβείας</w:t>
        </w:r>
      </w:ins>
      <w:commentRangeEnd w:id="374"/>
      <w:r>
        <w:commentReference w:id="374"/>
      </w:r>
      <w:r>
        <w:rPr>
          <w:rFonts w:asciiTheme="minorHAnsi" w:hAnsiTheme="minorHAnsi" w:cstheme="minorHAnsi"/>
          <w:color w:val="000000"/>
        </w:rPr>
        <w:t xml:space="preserve">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w:t>
      </w:r>
      <w:proofErr w:type="spellStart"/>
      <w:r w:rsidRPr="00021283">
        <w:rPr>
          <w:rFonts w:asciiTheme="minorHAnsi" w:hAnsiTheme="minorHAnsi" w:cstheme="minorHAnsi"/>
          <w:color w:val="000000"/>
        </w:rPr>
        <w:t>ελικοπτεροδιάδρομοι</w:t>
      </w:r>
      <w:proofErr w:type="spellEnd"/>
      <w:r w:rsidRPr="00021283">
        <w:rPr>
          <w:rFonts w:asciiTheme="minorHAnsi" w:hAnsiTheme="minorHAnsi" w:cstheme="minorHAnsi"/>
          <w:color w:val="000000"/>
        </w:rPr>
        <w:t xml:space="preserve"> εντοπίζονται ευχερώς και αποδεικνύονται υπερβολικά εκτεθειμένες. Το κόστος και ο κίνδυνος απώλειας προσωπικού και πολύτιμων </w:t>
      </w:r>
      <w:proofErr w:type="spellStart"/>
      <w:r w:rsidRPr="00021283">
        <w:rPr>
          <w:rFonts w:asciiTheme="minorHAnsi" w:hAnsiTheme="minorHAnsi" w:cstheme="minorHAnsi"/>
          <w:color w:val="000000"/>
        </w:rPr>
        <w:t>πλατφορμών</w:t>
      </w:r>
      <w:proofErr w:type="spellEnd"/>
      <w:r w:rsidRPr="00021283">
        <w:rPr>
          <w:rFonts w:asciiTheme="minorHAnsi" w:hAnsiTheme="minorHAnsi" w:cstheme="minorHAnsi"/>
          <w:color w:val="000000"/>
        </w:rPr>
        <w:t xml:space="preserve">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δηλαδή σειρά μικρών πτήσεων βραχείας εμβέλειας που παραδίδουν σταθερά μικρά φορτία (ιατροφαρμακευτικό υλικό, μπαταρίες, </w:t>
      </w:r>
      <w:proofErr w:type="spellStart"/>
      <w:r w:rsidRPr="00021283">
        <w:rPr>
          <w:rFonts w:asciiTheme="minorHAnsi" w:hAnsiTheme="minorHAnsi" w:cstheme="minorHAnsi"/>
          <w:color w:val="000000"/>
        </w:rPr>
        <w:t>πυρομαχικά</w:t>
      </w:r>
      <w:proofErr w:type="spellEnd"/>
      <w:r w:rsidRPr="00021283">
        <w:rPr>
          <w:rFonts w:asciiTheme="minorHAnsi" w:hAnsiTheme="minorHAnsi" w:cstheme="minorHAnsi"/>
          <w:color w:val="000000"/>
        </w:rPr>
        <w:t xml:space="preserve">), αυξάνουν τη συνολική ανθεκτικότητα καθώς η απώλεια ατομικών (φθηνών)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για την αντιμετώπιση των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οδηγεί σε έναν </w:t>
      </w:r>
      <w:proofErr w:type="spellStart"/>
      <w:r w:rsidRPr="00021283">
        <w:rPr>
          <w:rFonts w:asciiTheme="minorHAnsi" w:hAnsiTheme="minorHAnsi" w:cstheme="minorHAnsi"/>
          <w:color w:val="000000"/>
        </w:rPr>
        <w:t>τεχνο</w:t>
      </w:r>
      <w:proofErr w:type="spellEnd"/>
      <w:r w:rsidRPr="00021283">
        <w:rPr>
          <w:rFonts w:asciiTheme="minorHAnsi" w:hAnsiTheme="minorHAnsi" w:cstheme="minorHAnsi"/>
          <w:color w:val="000000"/>
        </w:rPr>
        <w:t xml:space="preserve">-βιομηχανικό αγώνα όπου ο ρυθμός εφοδιασμού μπορεί να διατηρηθεί μόνο με μαζική, χαμηλού κόστους παραγωγή </w:t>
      </w:r>
      <w:proofErr w:type="spellStart"/>
      <w:r w:rsidRPr="00021283">
        <w:rPr>
          <w:rFonts w:asciiTheme="minorHAnsi" w:hAnsiTheme="minorHAnsi" w:cstheme="minorHAnsi"/>
          <w:color w:val="000000"/>
        </w:rPr>
        <w:t>αναπληρώσιμων</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w:t>
      </w:r>
      <w:proofErr w:type="spellStart"/>
      <w:r w:rsidRPr="00021283">
        <w:rPr>
          <w:rFonts w:asciiTheme="minorHAnsi" w:hAnsiTheme="minorHAnsi" w:cstheme="minorHAnsi"/>
          <w:color w:val="000000"/>
        </w:rPr>
        <w:t>αποθηκευθούν</w:t>
      </w:r>
      <w:proofErr w:type="spellEnd"/>
      <w:r w:rsidRPr="00021283">
        <w:rPr>
          <w:rFonts w:asciiTheme="minorHAnsi" w:hAnsiTheme="minorHAnsi" w:cstheme="minorHAnsi"/>
          <w:color w:val="000000"/>
        </w:rPr>
        <w:t xml:space="preserve"> και να προστατευθούν όπως και τα </w:t>
      </w:r>
      <w:proofErr w:type="spellStart"/>
      <w:r w:rsidRPr="00021283">
        <w:rPr>
          <w:rFonts w:asciiTheme="minorHAnsi" w:hAnsiTheme="minorHAnsi" w:cstheme="minorHAnsi"/>
          <w:color w:val="000000"/>
        </w:rPr>
        <w:t>πυρομαχικά</w:t>
      </w:r>
      <w:proofErr w:type="spellEnd"/>
      <w:r w:rsidRPr="00021283">
        <w:rPr>
          <w:rFonts w:asciiTheme="minorHAnsi" w:hAnsiTheme="minorHAnsi" w:cstheme="minorHAnsi"/>
          <w:color w:val="000000"/>
        </w:rPr>
        <w:t xml:space="preserve">.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w:t>
      </w:r>
      <w:commentRangeStart w:id="375"/>
      <w:del w:id="750" w:author="ProofreadAI" w:date="2026-02-23T15:51:42.322780Z">
        <w:r>
          <w:rPr>
            <w:rFonts w:asciiTheme="minorHAnsi" w:hAnsiTheme="minorHAnsi" w:cstheme="minorHAnsi"/>
            <w:color w:val="000000"/>
          </w:rPr>
          <w:delText xml:space="preserve">ή από κεντρικά βασισμένες αερομεταφορές</w:delText>
        </w:r>
      </w:del>
      <w:ins w:id="751" w:author="ProofreadAI" w:date="2026-02-23T15:51:42.322780Z">
        <w:r>
          <w:rPr>
            <w:rFonts w:asciiTheme="minorHAnsi" w:hAnsiTheme="minorHAnsi" w:cstheme="minorHAnsi"/>
            <w:color w:val="000000"/>
          </w:rPr>
          <w:t xml:space="preserve">ή σε κεντρικά βασισμένες αερομεταφορές</w:t>
        </w:r>
      </w:ins>
      <w:commentRangeEnd w:id="375"/>
      <w:r>
        <w:commentReference w:id="375"/>
      </w:r>
      <w:r>
        <w:rPr>
          <w:rFonts w:asciiTheme="minorHAnsi" w:hAnsiTheme="minorHAnsi" w:cstheme="minorHAnsi"/>
          <w:color w:val="000000"/>
        </w:rPr>
        <w:t xml:space="preserve">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Εάν ο αντίπαλος καταφέρει να «τυφλώσει» ή να διαταράξει τις δορυφορικές υπηρεσίες πλοήγησης, την ISR αλυσίδα ή τα </w:t>
      </w:r>
      <w:proofErr w:type="spellStart"/>
      <w:r w:rsidRPr="00021283">
        <w:rPr>
          <w:rFonts w:asciiTheme="minorHAnsi" w:hAnsiTheme="minorHAnsi" w:cstheme="minorHAnsi"/>
          <w:color w:val="000000"/>
        </w:rPr>
        <w:t>datalinks</w:t>
      </w:r>
      <w:proofErr w:type="spellEnd"/>
      <w:r w:rsidRPr="00021283">
        <w:rPr>
          <w:rFonts w:asciiTheme="minorHAnsi" w:hAnsiTheme="minorHAnsi" w:cstheme="minorHAnsi"/>
          <w:color w:val="000000"/>
        </w:rPr>
        <w:t xml:space="preserve">, δηλαδή να εφαρμόσει αποτελεσματικό ηλεκτρονικό πόλεμο και </w:t>
      </w:r>
      <w:proofErr w:type="spellStart"/>
      <w:r w:rsidRPr="00021283">
        <w:rPr>
          <w:rFonts w:asciiTheme="minorHAnsi" w:hAnsiTheme="minorHAnsi" w:cstheme="minorHAnsi"/>
          <w:color w:val="000000"/>
        </w:rPr>
        <w:t>κυβερνοπαρεμβάσεις</w:t>
      </w:r>
      <w:proofErr w:type="spellEnd"/>
      <w:r w:rsidRPr="00021283">
        <w:rPr>
          <w:rFonts w:asciiTheme="minorHAnsi" w:hAnsiTheme="minorHAnsi" w:cstheme="minorHAnsi"/>
          <w:color w:val="000000"/>
        </w:rPr>
        <w:t xml:space="preserve">, τότε η ακρίβεια των πυρών και η αξιοπιστία των </w:t>
      </w:r>
      <w:proofErr w:type="spellStart"/>
      <w:r w:rsidRPr="00021283">
        <w:rPr>
          <w:rFonts w:asciiTheme="minorHAnsi" w:hAnsiTheme="minorHAnsi" w:cstheme="minorHAnsi"/>
          <w:color w:val="000000"/>
        </w:rPr>
        <w:t>drone</w:t>
      </w:r>
      <w:proofErr w:type="spellEnd"/>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w:t>
      </w:r>
      <w:proofErr w:type="spellStart"/>
      <w:r w:rsidRPr="00021283">
        <w:rPr>
          <w:rFonts w:asciiTheme="minorHAnsi" w:hAnsiTheme="minorHAnsi" w:cstheme="minorHAnsi"/>
          <w:color w:val="000000"/>
        </w:rPr>
        <w:t>στοχοποιηθούν</w:t>
      </w:r>
      <w:proofErr w:type="spellEnd"/>
      <w:r w:rsidRPr="00021283">
        <w:rPr>
          <w:rFonts w:asciiTheme="minorHAnsi" w:hAnsiTheme="minorHAnsi" w:cstheme="minorHAnsi"/>
          <w:color w:val="000000"/>
        </w:rPr>
        <w:t>.</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xml:space="preserve">: κρίσιμη είναι η </w:t>
      </w:r>
      <w:proofErr w:type="spellStart"/>
      <w:r w:rsidRPr="00021283">
        <w:rPr>
          <w:rFonts w:asciiTheme="minorHAnsi" w:hAnsiTheme="minorHAnsi" w:cstheme="minorHAnsi"/>
          <w:color w:val="000000"/>
        </w:rPr>
        <w:t>συνεχήςς</w:t>
      </w:r>
      <w:proofErr w:type="spellEnd"/>
      <w:r w:rsidRPr="00021283">
        <w:rPr>
          <w:rFonts w:asciiTheme="minorHAnsi" w:hAnsiTheme="minorHAnsi" w:cstheme="minorHAnsi"/>
          <w:color w:val="000000"/>
        </w:rPr>
        <w:t xml:space="preserve">, σε μικρές δόσεις άφιξη εφοδίων και όχι </w:t>
      </w:r>
      <w:commentRangeStart w:id="376"/>
      <w:del w:id="752" w:author="ProofreadAI" w:date="2026-02-23T15:51:42.322780Z">
        <w:r>
          <w:rPr>
            <w:rFonts w:asciiTheme="minorHAnsi" w:hAnsiTheme="minorHAnsi" w:cstheme="minorHAnsi"/>
            <w:color w:val="000000"/>
          </w:rPr>
          <w:delText xml:space="preserve">η, μαζική</w:delText>
        </w:r>
      </w:del>
      <w:ins w:id="753" w:author="ProofreadAI" w:date="2026-02-23T15:51:42.322780Z">
        <w:r>
          <w:rPr>
            <w:rFonts w:asciiTheme="minorHAnsi" w:hAnsiTheme="minorHAnsi" w:cstheme="minorHAnsi"/>
            <w:color w:val="000000"/>
          </w:rPr>
          <w:t xml:space="preserve">η μαζική</w:t>
        </w:r>
      </w:ins>
      <w:commentRangeEnd w:id="376"/>
      <w:r>
        <w:commentReference w:id="376"/>
      </w:r>
      <w:r>
        <w:rPr>
          <w:rFonts w:asciiTheme="minorHAnsi" w:hAnsiTheme="minorHAnsi" w:cstheme="minorHAnsi"/>
          <w:color w:val="000000"/>
        </w:rPr>
        <w:t xml:space="preserve"> μεταφορά.</w:t>
      </w:r>
      <w:r w:rsidRPr="00021283">
        <w:rPr>
          <w:rFonts w:asciiTheme="minorHAnsi" w:hAnsiTheme="minorHAnsi" w:cstheme="minorHAnsi"/>
          <w:color w:val="000000"/>
        </w:rPr>
        <w:br/>
      </w:r>
      <w:proofErr w:type="spellStart"/>
      <w:r w:rsidRPr="00021283">
        <w:rPr>
          <w:rFonts w:asciiTheme="minorHAnsi" w:hAnsiTheme="minorHAnsi" w:cstheme="minorHAnsi"/>
          <w:b/>
          <w:bCs/>
          <w:color w:val="000000"/>
        </w:rPr>
        <w:t>Επιβιωσιμότητα</w:t>
      </w:r>
      <w:proofErr w:type="spellEnd"/>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επενδύσεις της.</w:t>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Ψηφιακή ορατότητα </w:t>
      </w:r>
      <w:proofErr w:type="spellStart"/>
      <w:r w:rsidRPr="00021283">
        <w:rPr>
          <w:rFonts w:eastAsia="Times New Roman" w:cstheme="minorHAnsi"/>
          <w:b/>
          <w:bCs/>
          <w:color w:val="000000"/>
          <w:kern w:val="0"/>
          <w:lang w:eastAsia="en-GB"/>
          <w14:ligatures w14:val="none"/>
        </w:rPr>
        <w:t>end-to-end</w:t>
      </w:r>
      <w:proofErr w:type="spellEnd"/>
      <w:r w:rsidRPr="00021283">
        <w:rPr>
          <w:rFonts w:eastAsia="Times New Roman" w:cstheme="minorHAnsi"/>
          <w:b/>
          <w:bCs/>
          <w:color w:val="000000"/>
          <w:kern w:val="0"/>
          <w:lang w:eastAsia="en-GB"/>
          <w14:ligatures w14:val="none"/>
        </w:rPr>
        <w:t xml:space="preserve">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commentRangeStart w:id="377"/>
      <w:del w:id="754" w:author="ProofreadAI" w:date="2026-02-23T15:51:42.322780Z">
        <w:r>
          <w:rPr>
            <w:rFonts w:cstheme="minorHAnsi"/>
            <w:color w:val="000000" w:themeColor="text1"/>
          </w:rPr>
          <w:delText xml:space="preserve">Πολυτεχνείου Κρήτης Εργαστήριο Επιστημονικών Δεδομένων</w:delText>
        </w:r>
      </w:del>
      <w:ins w:id="755" w:author="ProofreadAI" w:date="2026-02-23T15:51:42.322780Z">
        <w:r>
          <w:rPr>
            <w:rFonts w:cstheme="minorHAnsi"/>
            <w:color w:val="000000" w:themeColor="text1"/>
          </w:rPr>
          <w:t xml:space="preserve">του Πολυτεχνείου Κρήτης, Εργαστήριο Επιστημονικών Δεδομένων</w:t>
        </w:r>
      </w:ins>
      <w:commentRangeEnd w:id="377"/>
      <w:r>
        <w:commentReference w:id="377"/>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visibility</w:t>
      </w:r>
      <w:proofErr w:type="spellEnd"/>
      <w:r w:rsidRPr="00021283">
        <w:rPr>
          <w:rFonts w:eastAsia="Times New Roman" w:cstheme="minorHAnsi"/>
          <w:color w:val="000000"/>
          <w:kern w:val="0"/>
          <w:lang w:eastAsia="en-GB"/>
          <w14:ligatures w14:val="none"/>
        </w:rPr>
        <w:t xml:space="preserve">) δεν είναι πλέον «πλεονέκτημα» αλλά είναι προϋπόθεση επιβίωσης. Τα ψηφιακά εργαλεία, όπως αισθητήρες Internet of </w:t>
      </w:r>
      <w:proofErr w:type="spellStart"/>
      <w:r w:rsidRPr="00021283">
        <w:rPr>
          <w:rFonts w:eastAsia="Times New Roman" w:cstheme="minorHAnsi"/>
          <w:color w:val="000000"/>
          <w:kern w:val="0"/>
          <w:lang w:eastAsia="en-GB"/>
          <w14:ligatures w14:val="none"/>
        </w:rPr>
        <w:t>Things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πλατφόρμες διαχείρισης προμηθευτών, ψηφιακά δίδυμα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w:t>
      </w:r>
      <w:proofErr w:type="spellEnd"/>
      <w:r w:rsidRPr="00021283">
        <w:rPr>
          <w:rFonts w:eastAsia="Times New Roman" w:cstheme="minorHAnsi"/>
          <w:color w:val="000000"/>
          <w:kern w:val="0"/>
          <w:lang w:eastAsia="en-GB"/>
          <w14:ligatures w14:val="none"/>
        </w:rPr>
        <w:t>»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t>
      </w:r>
      <w:proofErr w:type="spellStart"/>
      <w:r w:rsidRPr="00021283">
        <w:rPr>
          <w:rFonts w:eastAsia="Times New Roman" w:cstheme="minorHAnsi"/>
          <w:color w:val="000000"/>
          <w:kern w:val="0"/>
          <w:lang w:eastAsia="en-GB"/>
          <w14:ligatures w14:val="none"/>
        </w:rPr>
        <w:t>what-if</w:t>
      </w:r>
      <w:proofErr w:type="spellEnd"/>
      <w:r w:rsidRPr="00021283">
        <w:rPr>
          <w:rFonts w:eastAsia="Times New Roman" w:cstheme="minorHAnsi"/>
          <w:color w:val="000000"/>
          <w:kern w:val="0"/>
          <w:lang w:eastAsia="en-GB"/>
          <w14:ligatures w14:val="none"/>
        </w:rPr>
        <w:t xml:space="preserve">» και βελτιστοποίηση λειτουργιών. Στον τουρισμό,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w:t>
      </w:r>
      <w:proofErr w:type="spellStart"/>
      <w:r w:rsidRPr="00021283">
        <w:rPr>
          <w:rFonts w:eastAsia="Times New Roman" w:cstheme="minorHAnsi"/>
          <w:color w:val="000000"/>
          <w:kern w:val="0"/>
          <w:lang w:eastAsia="en-GB"/>
          <w14:ligatures w14:val="none"/>
        </w:rPr>
        <w:t>μοντελοποιήσουν</w:t>
      </w:r>
      <w:proofErr w:type="spellEnd"/>
      <w:r w:rsidRPr="00021283">
        <w:rPr>
          <w:rFonts w:eastAsia="Times New Roman" w:cstheme="minorHAnsi"/>
          <w:color w:val="000000"/>
          <w:kern w:val="0"/>
          <w:lang w:eastAsia="en-GB"/>
          <w14:ligatures w14:val="none"/>
        </w:rPr>
        <w:t xml:space="preserve">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w:t>
      </w:r>
      <w:proofErr w:type="spellStart"/>
      <w:r w:rsidRPr="00021283">
        <w:rPr>
          <w:rFonts w:eastAsia="Times New Roman" w:cstheme="minorHAnsi"/>
          <w:color w:val="000000"/>
          <w:kern w:val="0"/>
          <w:lang w:eastAsia="en-GB"/>
          <w14:ligatures w14:val="none"/>
        </w:rPr>
        <w:t>management</w:t>
      </w:r>
      <w:proofErr w:type="spellEnd"/>
      <w:r w:rsidRPr="00021283">
        <w:rPr>
          <w:rFonts w:eastAsia="Times New Roman" w:cstheme="minorHAnsi"/>
          <w:color w:val="000000"/>
          <w:kern w:val="0"/>
          <w:lang w:eastAsia="en-GB"/>
          <w14:ligatures w14:val="none"/>
        </w:rPr>
        <w:t xml:space="preserve"> να προβλέπει σημεία συμφόρησης και να δοκιμάζει λύσεις χωρίς να διακινδυνεύει πραγματικούς πόρους. Μελέτες βιομηχανικών συμβούλων δείχνουν ότι τα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μειώνει απώλειες και κινδύνους φθοράς. Τα δεδομένα θερμοκρασίας και υγρασίας, σε συνδυασμό με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επιτρέπουν την αυτόματη ειδοποίηση και τη μετατόπιση πόρων (π.χ. </w:t>
      </w:r>
      <w:proofErr w:type="spellStart"/>
      <w:r w:rsidRPr="00021283">
        <w:rPr>
          <w:rFonts w:eastAsia="Times New Roman" w:cstheme="minorHAnsi"/>
          <w:color w:val="000000"/>
          <w:kern w:val="0"/>
          <w:lang w:eastAsia="en-GB"/>
          <w14:ligatures w14:val="none"/>
        </w:rPr>
        <w:t>reroute</w:t>
      </w:r>
      <w:proofErr w:type="spellEnd"/>
      <w:r w:rsidRPr="00021283">
        <w:rPr>
          <w:rFonts w:eastAsia="Times New Roman" w:cstheme="minorHAnsi"/>
          <w:color w:val="000000"/>
          <w:kern w:val="0"/>
          <w:lang w:eastAsia="en-GB"/>
          <w14:ligatures w14:val="none"/>
        </w:rPr>
        <w:t xml:space="preserve"> ενός φορτίου) πριν προκύψει ζημιά. Η εμπειρική βιβλιογραφία και οι πρόσφατες </w:t>
      </w:r>
      <w:proofErr w:type="spellStart"/>
      <w:r w:rsidRPr="00021283">
        <w:rPr>
          <w:rFonts w:eastAsia="Times New Roman" w:cstheme="minorHAnsi"/>
          <w:color w:val="000000"/>
          <w:kern w:val="0"/>
          <w:lang w:eastAsia="en-GB"/>
          <w14:ligatures w14:val="none"/>
        </w:rPr>
        <w:t>αγορικές</w:t>
      </w:r>
      <w:proofErr w:type="spellEnd"/>
      <w:r w:rsidRPr="00021283">
        <w:rPr>
          <w:rFonts w:eastAsia="Times New Roman" w:cstheme="minorHAnsi"/>
          <w:color w:val="000000"/>
          <w:kern w:val="0"/>
          <w:lang w:eastAsia="en-GB"/>
          <w14:ligatures w14:val="none"/>
        </w:rPr>
        <w:t xml:space="preserve"> αναλύσεις αναγνωρίζουν την ταχεία διείσδυση τέτοιων λύσεων σε </w:t>
      </w:r>
      <w:proofErr w:type="spellStart"/>
      <w:r w:rsidRPr="00021283">
        <w:rPr>
          <w:rFonts w:eastAsia="Times New Roman" w:cstheme="minorHAnsi"/>
          <w:color w:val="000000"/>
          <w:kern w:val="0"/>
          <w:lang w:eastAsia="en-GB"/>
          <w14:ligatures w14:val="none"/>
        </w:rPr>
        <w:t>cold-chain</w:t>
      </w:r>
      <w:proofErr w:type="spellEnd"/>
      <w:r w:rsidRPr="00021283">
        <w:rPr>
          <w:rFonts w:eastAsia="Times New Roman" w:cstheme="minorHAnsi"/>
          <w:color w:val="000000"/>
          <w:kern w:val="0"/>
          <w:lang w:eastAsia="en-GB"/>
          <w14:ligatures w14:val="none"/>
        </w:rPr>
        <w:t xml:space="preserve">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βελτιώνει την ιχνηλασιμότητα και διευκολύνει την αυτόματη ενεργοποίηση συμβολαίων (</w:t>
      </w:r>
      <w:proofErr w:type="spellStart"/>
      <w:r w:rsidRPr="00021283">
        <w:rPr>
          <w:rFonts w:eastAsia="Times New Roman" w:cstheme="minorHAnsi"/>
          <w:color w:val="000000"/>
          <w:kern w:val="0"/>
          <w:lang w:eastAsia="en-GB"/>
          <w14:ligatures w14:val="none"/>
        </w:rPr>
        <w:t>smart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contracts</w:t>
      </w:r>
      <w:proofErr w:type="spellEnd"/>
      <w:r w:rsidRPr="00021283">
        <w:rPr>
          <w:rFonts w:eastAsia="Times New Roman" w:cstheme="minorHAnsi"/>
          <w:color w:val="000000"/>
          <w:kern w:val="0"/>
          <w:lang w:eastAsia="en-GB"/>
          <w14:ligatures w14:val="none"/>
        </w:rPr>
        <w:t xml:space="preserve">)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w:t>
      </w:r>
      <w:proofErr w:type="spellStart"/>
      <w:r w:rsidRPr="00021283">
        <w:rPr>
          <w:rFonts w:eastAsia="Times New Roman" w:cstheme="minorHAnsi"/>
          <w:color w:val="000000"/>
          <w:kern w:val="0"/>
          <w:lang w:eastAsia="en-GB"/>
          <w14:ligatures w14:val="none"/>
        </w:rPr>
        <w:t>reordering</w:t>
      </w:r>
      <w:proofErr w:type="spellEnd"/>
      <w:r w:rsidRPr="00021283">
        <w:rPr>
          <w:rFonts w:eastAsia="Times New Roman" w:cstheme="minorHAnsi"/>
          <w:color w:val="000000"/>
          <w:kern w:val="0"/>
          <w:lang w:eastAsia="en-GB"/>
          <w14:ligatures w14:val="none"/>
        </w:rPr>
        <w:t xml:space="preserve"> (αυτόματη αναπλήρωση όταν τα αποθέματα πέφτουν κάτω από τα όρια), μείωση </w:t>
      </w:r>
      <w:proofErr w:type="spellStart"/>
      <w:r w:rsidRPr="00021283">
        <w:rPr>
          <w:rFonts w:eastAsia="Times New Roman" w:cstheme="minorHAnsi"/>
          <w:color w:val="000000"/>
          <w:kern w:val="0"/>
          <w:lang w:eastAsia="en-GB"/>
          <w14:ligatures w14:val="none"/>
        </w:rPr>
        <w:t>stockouts</w:t>
      </w:r>
      <w:proofErr w:type="spellEnd"/>
      <w:r w:rsidRPr="00021283">
        <w:rPr>
          <w:rFonts w:eastAsia="Times New Roman" w:cstheme="minorHAnsi"/>
          <w:color w:val="000000"/>
          <w:kern w:val="0"/>
          <w:lang w:eastAsia="en-GB"/>
          <w14:ligatures w14:val="none"/>
        </w:rPr>
        <w:t xml:space="preserve"> και λιγότερες ακυρώσεις υπηρεσιών (π.χ. επισιτιστικές παροχές που δεν μπορούν να ικανοποιηθούν). Με την υιοθέτηση AI-</w:t>
      </w:r>
      <w:proofErr w:type="spellStart"/>
      <w:r w:rsidRPr="00021283">
        <w:rPr>
          <w:rFonts w:eastAsia="Times New Roman" w:cstheme="minorHAnsi"/>
          <w:color w:val="000000"/>
          <w:kern w:val="0"/>
          <w:lang w:eastAsia="en-GB"/>
          <w14:ligatures w14:val="none"/>
        </w:rPr>
        <w:t>based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forecasting</w:t>
      </w:r>
      <w:proofErr w:type="spellEnd"/>
      <w:r w:rsidRPr="00021283">
        <w:rPr>
          <w:rFonts w:eastAsia="Times New Roman" w:cstheme="minorHAnsi"/>
          <w:color w:val="000000"/>
          <w:kern w:val="0"/>
          <w:lang w:eastAsia="en-GB"/>
          <w14:ligatures w14:val="none"/>
        </w:rPr>
        <w:t xml:space="preserve">, εταιρείες αναφέρουν μειώσεις </w:t>
      </w:r>
      <w:proofErr w:type="spellStart"/>
      <w:r w:rsidRPr="00021283">
        <w:rPr>
          <w:rFonts w:eastAsia="Times New Roman" w:cstheme="minorHAnsi"/>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βελτίωση </w:t>
      </w:r>
      <w:proofErr w:type="spellStart"/>
      <w:r w:rsidRPr="00021283">
        <w:rPr>
          <w:rFonts w:eastAsia="Times New Roman" w:cstheme="minorHAnsi"/>
          <w:color w:val="000000"/>
          <w:kern w:val="0"/>
          <w:lang w:eastAsia="en-GB"/>
          <w14:ligatures w14:val="none"/>
        </w:rPr>
        <w:t>service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levels</w:t>
      </w:r>
      <w:proofErr w:type="spellEnd"/>
      <w:r w:rsidRPr="00021283">
        <w:rPr>
          <w:rFonts w:eastAsia="Times New Roman" w:cstheme="minorHAnsi"/>
          <w:color w:val="000000"/>
          <w:kern w:val="0"/>
          <w:lang w:eastAsia="en-GB"/>
          <w14:ligatures w14:val="none"/>
        </w:rPr>
        <w:t xml:space="preserve">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Micro-warehousing</w:t>
      </w:r>
      <w:proofErr w:type="spellEnd"/>
      <w:r w:rsidRPr="00021283">
        <w:rPr>
          <w:rFonts w:eastAsia="Times New Roman" w:cstheme="minorHAnsi"/>
          <w:b/>
          <w:bCs/>
          <w:color w:val="000000"/>
          <w:kern w:val="0"/>
          <w:lang w:eastAsia="en-GB"/>
          <w14:ligatures w14:val="none"/>
        </w:rPr>
        <w:t xml:space="preserve"> και ροές </w:t>
      </w:r>
      <w:proofErr w:type="spellStart"/>
      <w:r w:rsidRPr="00021283">
        <w:rPr>
          <w:rFonts w:eastAsia="Times New Roman" w:cstheme="minorHAnsi"/>
          <w:b/>
          <w:bCs/>
          <w:color w:val="000000"/>
          <w:kern w:val="0"/>
          <w:lang w:eastAsia="en-GB"/>
          <w14:ligatures w14:val="none"/>
        </w:rPr>
        <w:t>multi-sourcing</w:t>
      </w:r>
      <w:proofErr w:type="spellEnd"/>
      <w:r w:rsidRPr="00021283">
        <w:rPr>
          <w:rFonts w:eastAsia="Times New Roman" w:cstheme="minorHAnsi"/>
          <w:color w:val="000000"/>
          <w:kern w:val="0"/>
          <w:lang w:eastAsia="en-GB"/>
          <w14:ligatures w14:val="none"/>
        </w:rPr>
        <w:t xml:space="preserve">: Με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προσομοιώσουν την τοποθέτηση μικρών αποθηκών σε νησιά ή μακρινούς προορισμούς ώστε να ελαττωθεί ο χρόνος </w:t>
      </w:r>
      <w:proofErr w:type="spellStart"/>
      <w:r w:rsidRPr="00021283">
        <w:rPr>
          <w:rFonts w:eastAsia="Times New Roman" w:cstheme="minorHAnsi"/>
          <w:color w:val="000000"/>
          <w:kern w:val="0"/>
          <w:lang w:eastAsia="en-GB"/>
          <w14:ligatures w14:val="none"/>
        </w:rPr>
        <w:t>επαναπρομήθειας</w:t>
      </w:r>
      <w:proofErr w:type="spellEnd"/>
      <w:r w:rsidRPr="00021283">
        <w:rPr>
          <w:rFonts w:eastAsia="Times New Roman" w:cstheme="minorHAnsi"/>
          <w:color w:val="000000"/>
          <w:kern w:val="0"/>
          <w:lang w:eastAsia="en-GB"/>
          <w14:ligatures w14:val="none"/>
        </w:rPr>
        <w:t xml:space="preserve">.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proofErr w:type="spellStart"/>
      <w:r w:rsidRPr="00021283">
        <w:rPr>
          <w:rFonts w:eastAsia="Times New Roman" w:cstheme="minorHAnsi"/>
          <w:b/>
          <w:bCs/>
          <w:color w:val="000000"/>
          <w:kern w:val="0"/>
          <w:lang w:eastAsia="en-GB"/>
          <w14:ligatures w14:val="none"/>
        </w:rPr>
        <w:t>πιστοποιήσεις:</w:t>
      </w:r>
      <w:r w:rsidRPr="00021283">
        <w:rPr>
          <w:rFonts w:eastAsia="Times New Roman" w:cstheme="minorHAnsi"/>
          <w:color w:val="000000"/>
          <w:kern w:val="0"/>
          <w:lang w:eastAsia="en-GB"/>
          <w14:ligatures w14:val="none"/>
        </w:rPr>
        <w:t>Οι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συν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συν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w:t>
      </w:r>
      <w:proofErr w:type="spellStart"/>
      <w:r w:rsidRPr="00021283">
        <w:rPr>
          <w:rFonts w:eastAsia="Times New Roman" w:cstheme="minorHAnsi"/>
          <w:color w:val="000000"/>
          <w:kern w:val="0"/>
          <w:lang w:eastAsia="en-GB"/>
          <w14:ligatures w14:val="none"/>
        </w:rPr>
        <w:t>διαλειτουργικότητας</w:t>
      </w:r>
      <w:proofErr w:type="spellEnd"/>
      <w:r w:rsidRPr="00021283">
        <w:rPr>
          <w:rFonts w:eastAsia="Times New Roman" w:cstheme="minorHAnsi"/>
          <w:color w:val="000000"/>
          <w:kern w:val="0"/>
          <w:lang w:eastAsia="en-GB"/>
          <w14:ligatures w14:val="none"/>
        </w:rPr>
        <w:t xml:space="preserve"> μεταξύ </w:t>
      </w:r>
      <w:proofErr w:type="spellStart"/>
      <w:r w:rsidRPr="00021283">
        <w:rPr>
          <w:rFonts w:eastAsia="Times New Roman" w:cstheme="minorHAnsi"/>
          <w:color w:val="000000"/>
          <w:kern w:val="0"/>
          <w:lang w:eastAsia="en-GB"/>
          <w14:ligatures w14:val="none"/>
        </w:rPr>
        <w:t>legacy</w:t>
      </w:r>
      <w:proofErr w:type="spellEnd"/>
      <w:r w:rsidRPr="00021283">
        <w:rPr>
          <w:rFonts w:eastAsia="Times New Roman" w:cstheme="minorHAnsi"/>
          <w:color w:val="000000"/>
          <w:kern w:val="0"/>
          <w:lang w:eastAsia="en-GB"/>
          <w14:ligatures w14:val="none"/>
        </w:rPr>
        <w:t xml:space="preserve"> συστημάτων, ελλείψεις δεξιοτήτων και ζητήματα </w:t>
      </w:r>
      <w:proofErr w:type="spellStart"/>
      <w:r w:rsidRPr="00021283">
        <w:rPr>
          <w:rFonts w:eastAsia="Times New Roman" w:cstheme="minorHAnsi"/>
          <w:color w:val="000000"/>
          <w:kern w:val="0"/>
          <w:lang w:eastAsia="en-GB"/>
          <w14:ligatures w14:val="none"/>
        </w:rPr>
        <w:t>ιδιωτικότητας</w:t>
      </w:r>
      <w:proofErr w:type="spellEnd"/>
      <w:r w:rsidRPr="00021283">
        <w:rPr>
          <w:rFonts w:eastAsia="Times New Roman" w:cstheme="minorHAnsi"/>
          <w:color w:val="000000"/>
          <w:kern w:val="0"/>
          <w:lang w:eastAsia="en-GB"/>
          <w14:ligatures w14:val="none"/>
        </w:rPr>
        <w:t xml:space="preserve"> δεδομένων. Επιπλέον, η τυποποίηση πρωτοκόλλων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και η ενσωμάτωση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w:t>
      </w:r>
      <w:proofErr w:type="spellStart"/>
      <w:r w:rsidRPr="00021283">
        <w:rPr>
          <w:rFonts w:eastAsia="Times New Roman" w:cstheme="minorHAnsi"/>
          <w:color w:val="000000"/>
          <w:kern w:val="0"/>
          <w:lang w:eastAsia="en-GB"/>
          <w14:ligatures w14:val="none"/>
        </w:rPr>
        <w:t>παρόχους</w:t>
      </w:r>
      <w:proofErr w:type="spellEnd"/>
      <w:r w:rsidRPr="00021283">
        <w:rPr>
          <w:rFonts w:eastAsia="Times New Roman" w:cstheme="minorHAnsi"/>
          <w:color w:val="000000"/>
          <w:kern w:val="0"/>
          <w:lang w:eastAsia="en-GB"/>
          <w14:ligatures w14:val="none"/>
        </w:rPr>
        <w:t xml:space="preserve">.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xml:space="preserve">: ξεκινήστε από </w:t>
      </w:r>
      <w:proofErr w:type="spellStart"/>
      <w:r w:rsidRPr="00021283">
        <w:rPr>
          <w:rFonts w:eastAsia="Times New Roman" w:cstheme="minorHAnsi"/>
          <w:color w:val="000000"/>
          <w:kern w:val="0"/>
          <w:lang w:eastAsia="en-GB"/>
          <w14:ligatures w14:val="none"/>
        </w:rPr>
        <w:t>pilot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projects</w:t>
      </w:r>
      <w:proofErr w:type="spellEnd"/>
      <w:r w:rsidRPr="00021283">
        <w:rPr>
          <w:rFonts w:eastAsia="Times New Roman" w:cstheme="minorHAnsi"/>
          <w:color w:val="000000"/>
          <w:kern w:val="0"/>
          <w:lang w:eastAsia="en-GB"/>
          <w14:ligatures w14:val="none"/>
        </w:rPr>
        <w:t xml:space="preserve"> </w:t>
      </w:r>
      <w:commentRangeStart w:id="378"/>
      <w:del w:id="756" w:author="ProofreadAI" w:date="2026-02-23T15:51:42.322780Z">
        <w:r>
          <w:rPr>
            <w:rFonts w:eastAsia="Times New Roman" w:cstheme="minorHAnsi"/>
            <w:color w:val="000000"/>
            <w:kern w:val="0"/>
            <w:lang w:eastAsia="en-GB"/>
            <w14:ligatures w14:val="none"/>
          </w:rPr>
          <w:delText xml:space="preserve">—π.χ.</w:delText>
        </w:r>
      </w:del>
      <w:ins w:id="757" w:author="ProofreadAI" w:date="2026-02-23T15:51:42.322780Z">
        <w:r>
          <w:rPr>
            <w:rFonts w:eastAsia="Times New Roman" w:cstheme="minorHAnsi"/>
            <w:color w:val="000000"/>
            <w:kern w:val="0"/>
            <w:lang w:eastAsia="en-GB"/>
            <w14:ligatures w14:val="none"/>
          </w:rPr>
          <w:t xml:space="preserve">— π.χ.</w:t>
        </w:r>
      </w:ins>
      <w:commentRangeEnd w:id="378"/>
      <w:r>
        <w:commentReference w:id="378"/>
      </w:r>
      <w:r>
        <w:rPr>
          <w:rFonts w:eastAsia="Times New Roman" w:cstheme="minorHAnsi"/>
          <w:color w:val="000000"/>
          <w:kern w:val="0"/>
          <w:lang w:eastAsia="en-GB"/>
          <w14:ligatures w14:val="none"/>
        </w:rPr>
        <w:t xml:space="preserve">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xml:space="preserve">: υποδομές (π.χ. δίκτυα LPWAN για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xml:space="preserve">: προγράμματα κατάρτισης για τεχνικό και διοικητικό προσωπικό και πρότυπα για </w:t>
      </w:r>
      <w:proofErr w:type="spellStart"/>
      <w:r w:rsidRPr="00021283">
        <w:rPr>
          <w:rFonts w:eastAsia="Times New Roman" w:cstheme="minorHAnsi"/>
          <w:color w:val="000000"/>
          <w:kern w:val="0"/>
          <w:lang w:eastAsia="en-GB"/>
          <w14:ligatures w14:val="none"/>
        </w:rPr>
        <w:t>διαλειτουργικότητα</w:t>
      </w:r>
      <w:proofErr w:type="spellEnd"/>
      <w:r w:rsidRPr="00021283">
        <w:rPr>
          <w:rFonts w:eastAsia="Times New Roman" w:cstheme="minorHAnsi"/>
          <w:color w:val="000000"/>
          <w:kern w:val="0"/>
          <w:lang w:eastAsia="en-GB"/>
          <w14:ligatures w14:val="none"/>
        </w:rPr>
        <w:t xml:space="preserve">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w:t>
      </w:r>
      <w:proofErr w:type="spellStart"/>
      <w:r w:rsidRPr="00021283">
        <w:rPr>
          <w:rFonts w:eastAsia="Times New Roman" w:cstheme="minorHAnsi"/>
          <w:color w:val="000000"/>
          <w:kern w:val="0"/>
          <w:lang w:eastAsia="en-GB"/>
          <w14:ligatures w14:val="none"/>
        </w:rPr>
        <w:t>cloud-based</w:t>
      </w:r>
      <w:proofErr w:type="spellEnd"/>
      <w:r w:rsidRPr="00021283">
        <w:rPr>
          <w:rFonts w:eastAsia="Times New Roman" w:cstheme="minorHAnsi"/>
          <w:color w:val="000000"/>
          <w:kern w:val="0"/>
          <w:lang w:eastAsia="en-GB"/>
          <w14:ligatures w14:val="none"/>
        </w:rPr>
        <w:t xml:space="preserve">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Days</w:t>
      </w:r>
      <w:proofErr w:type="spellEnd"/>
      <w:r w:rsidRPr="00021283">
        <w:rPr>
          <w:rFonts w:eastAsia="Times New Roman" w:cstheme="minorHAnsi"/>
          <w:b/>
          <w:bCs/>
          <w:color w:val="000000"/>
          <w:kern w:val="0"/>
          <w:lang w:eastAsia="en-GB"/>
          <w14:ligatures w14:val="none"/>
        </w:rPr>
        <w:t xml:space="preserve"> of </w:t>
      </w:r>
      <w:proofErr w:type="spellStart"/>
      <w:r w:rsidRPr="00021283">
        <w:rPr>
          <w:rFonts w:eastAsia="Times New Roman" w:cstheme="minorHAnsi"/>
          <w:b/>
          <w:bCs/>
          <w:color w:val="000000"/>
          <w:kern w:val="0"/>
          <w:lang w:eastAsia="en-GB"/>
          <w14:ligatures w14:val="none"/>
        </w:rPr>
        <w:t>Inventory</w:t>
      </w:r>
      <w:proofErr w:type="spellEnd"/>
      <w:r w:rsidRPr="00021283">
        <w:rPr>
          <w:rFonts w:eastAsia="Times New Roman" w:cstheme="minorHAnsi"/>
          <w:b/>
          <w:bCs/>
          <w:color w:val="000000"/>
          <w:kern w:val="0"/>
          <w:lang w:eastAsia="en-GB"/>
          <w14:ligatures w14:val="none"/>
        </w:rPr>
        <w:t xml:space="preserve">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Stockout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Rate</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br/>
        <w:t xml:space="preserve">Τύπος: (αριθμός περιπτώσεων </w:t>
      </w:r>
      <w:proofErr w:type="spellStart"/>
      <w:r w:rsidRPr="00021283">
        <w:rPr>
          <w:rFonts w:eastAsia="Times New Roman" w:cstheme="minorHAnsi"/>
          <w:color w:val="000000"/>
          <w:kern w:val="0"/>
          <w:lang w:eastAsia="en-GB"/>
          <w14:ligatures w14:val="none"/>
        </w:rPr>
        <w:t>stockout</w:t>
      </w:r>
      <w:proofErr w:type="spellEnd"/>
      <w:r w:rsidRPr="00021283">
        <w:rPr>
          <w:rFonts w:eastAsia="Times New Roman" w:cstheme="minorHAnsi"/>
          <w:color w:val="000000"/>
          <w:kern w:val="0"/>
          <w:lang w:eastAsia="en-GB"/>
          <w14:ligatures w14:val="none"/>
        </w:rPr>
        <w:t xml:space="preserve">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lastRenderedPageBreak/>
        <w:t>Mean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Time</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to</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Detect</w:t>
      </w:r>
      <w:proofErr w:type="spellEnd"/>
      <w:r w:rsidRPr="00021283">
        <w:rPr>
          <w:rFonts w:eastAsia="Times New Roman" w:cstheme="minorHAnsi"/>
          <w:b/>
          <w:bCs/>
          <w:color w:val="000000"/>
          <w:kern w:val="0"/>
          <w:lang w:eastAsia="en-GB"/>
          <w14:ligatures w14:val="none"/>
        </w:rPr>
        <w:t xml:space="preserve"> (MTTD) </w:t>
      </w:r>
      <w:proofErr w:type="spellStart"/>
      <w:r w:rsidRPr="00021283">
        <w:rPr>
          <w:rFonts w:eastAsia="Times New Roman" w:cstheme="minorHAnsi"/>
          <w:b/>
          <w:bCs/>
          <w:color w:val="000000"/>
          <w:kern w:val="0"/>
          <w:lang w:eastAsia="en-GB"/>
          <w14:ligatures w14:val="none"/>
        </w:rPr>
        <w:t>anomaly</w:t>
      </w:r>
      <w:proofErr w:type="spellEnd"/>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Mean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Time</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to</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Remediate</w:t>
      </w:r>
      <w:proofErr w:type="spellEnd"/>
      <w:r w:rsidRPr="00021283">
        <w:rPr>
          <w:rFonts w:eastAsia="Times New Roman" w:cstheme="minorHAnsi"/>
          <w:b/>
          <w:bCs/>
          <w:color w:val="000000"/>
          <w:kern w:val="0"/>
          <w:lang w:eastAsia="en-GB"/>
          <w14:ligatures w14:val="none"/>
        </w:rPr>
        <w:t xml:space="preserv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Forecast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accuracy</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br/>
        <w:t>Τύπος: 1 − (|</w:t>
      </w:r>
      <w:proofErr w:type="spellStart"/>
      <w:r w:rsidRPr="00021283">
        <w:rPr>
          <w:rFonts w:eastAsia="Times New Roman" w:cstheme="minorHAnsi"/>
          <w:color w:val="000000"/>
          <w:kern w:val="0"/>
          <w:lang w:eastAsia="en-GB"/>
          <w14:ligatures w14:val="none"/>
        </w:rPr>
        <w:t>forecast</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actual</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actual</w:t>
      </w:r>
      <w:proofErr w:type="spellEnd"/>
      <w:r w:rsidRPr="00021283">
        <w:rPr>
          <w:rFonts w:eastAsia="Times New Roman" w:cstheme="minorHAnsi"/>
          <w:color w:val="000000"/>
          <w:kern w:val="0"/>
          <w:lang w:eastAsia="en-GB"/>
          <w14:ligatures w14:val="none"/>
        </w:rPr>
        <w:t>)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Supplier</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diversification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index</w:t>
      </w:r>
      <w:proofErr w:type="spellEnd"/>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Cost</w:t>
      </w:r>
      <w:proofErr w:type="spellEnd"/>
      <w:r w:rsidRPr="00021283">
        <w:rPr>
          <w:rFonts w:eastAsia="Times New Roman" w:cstheme="minorHAnsi"/>
          <w:b/>
          <w:bCs/>
          <w:color w:val="000000"/>
          <w:kern w:val="0"/>
          <w:lang w:eastAsia="en-GB"/>
          <w14:ligatures w14:val="none"/>
        </w:rPr>
        <w:t xml:space="preserve"> of </w:t>
      </w:r>
      <w:proofErr w:type="spellStart"/>
      <w:r w:rsidRPr="00021283">
        <w:rPr>
          <w:rFonts w:eastAsia="Times New Roman" w:cstheme="minorHAnsi"/>
          <w:b/>
          <w:bCs/>
          <w:color w:val="000000"/>
          <w:kern w:val="0"/>
          <w:lang w:eastAsia="en-GB"/>
          <w14:ligatures w14:val="none"/>
        </w:rPr>
        <w:t>Resilience</w:t>
      </w:r>
      <w:proofErr w:type="spellEnd"/>
      <w:r w:rsidRPr="00021283">
        <w:rPr>
          <w:rFonts w:eastAsia="Times New Roman" w:cstheme="minorHAnsi"/>
          <w:b/>
          <w:bCs/>
          <w:color w:val="000000"/>
          <w:kern w:val="0"/>
          <w:lang w:eastAsia="en-GB"/>
          <w14:ligatures w14:val="none"/>
        </w:rPr>
        <w:t xml:space="preserve"> (€ / μήνα)</w:t>
      </w:r>
      <w:r w:rsidRPr="00021283">
        <w:rPr>
          <w:rFonts w:eastAsia="Times New Roman" w:cstheme="minorHAnsi"/>
          <w:color w:val="000000"/>
          <w:kern w:val="0"/>
          <w:lang w:eastAsia="en-GB"/>
          <w14:ligatures w14:val="none"/>
        </w:rPr>
        <w:br/>
        <w:t xml:space="preserve">Τύπος: επιπλέον κόστος αποθήκευσης + </w:t>
      </w:r>
      <w:proofErr w:type="spellStart"/>
      <w:r w:rsidRPr="00021283">
        <w:rPr>
          <w:rFonts w:eastAsia="Times New Roman" w:cstheme="minorHAnsi"/>
          <w:color w:val="000000"/>
          <w:kern w:val="0"/>
          <w:lang w:eastAsia="en-GB"/>
          <w14:ligatures w14:val="none"/>
        </w:rPr>
        <w:t>insurance</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SaaS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fees</w:t>
      </w:r>
      <w:proofErr w:type="spellEnd"/>
      <w:r w:rsidRPr="00021283">
        <w:rPr>
          <w:rFonts w:eastAsia="Times New Roman" w:cstheme="minorHAnsi"/>
          <w:color w:val="000000"/>
          <w:kern w:val="0"/>
          <w:lang w:eastAsia="en-GB"/>
          <w14:ligatures w14:val="none"/>
        </w:rPr>
        <w:t xml:space="preserve"> / μήνα.</w:t>
      </w:r>
      <w:r w:rsidRPr="00021283">
        <w:rPr>
          <w:rFonts w:eastAsia="Times New Roman" w:cstheme="minorHAnsi"/>
          <w:color w:val="000000"/>
          <w:kern w:val="0"/>
          <w:lang w:eastAsia="en-GB"/>
          <w14:ligatures w14:val="none"/>
        </w:rPr>
        <w:br/>
        <w:t xml:space="preserve">Στόχος: παρακολούθηση για αξιολόγηση ROI (στόχος </w:t>
      </w:r>
      <w:proofErr w:type="spellStart"/>
      <w:r w:rsidRPr="00021283">
        <w:rPr>
          <w:rFonts w:eastAsia="Times New Roman" w:cstheme="minorHAnsi"/>
          <w:color w:val="000000"/>
          <w:kern w:val="0"/>
          <w:lang w:eastAsia="en-GB"/>
          <w14:ligatures w14:val="none"/>
        </w:rPr>
        <w:t>payback</w:t>
      </w:r>
      <w:proofErr w:type="spellEnd"/>
      <w:r w:rsidRPr="00021283">
        <w:rPr>
          <w:rFonts w:eastAsia="Times New Roman" w:cstheme="minorHAnsi"/>
          <w:color w:val="000000"/>
          <w:kern w:val="0"/>
          <w:lang w:eastAsia="en-GB"/>
          <w14:ligatures w14:val="none"/>
        </w:rPr>
        <w:t xml:space="preserve">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αλλάζει ριζικά τον τρόπο που οι τουριστικές επιχειρήσεις σχεδιάζουν, προμηθεύονται και διαχειρίζονται υπηρεσίες. Η συνδυαστική χρήση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AI-</w:t>
      </w:r>
      <w:proofErr w:type="spellStart"/>
      <w:r w:rsidRPr="00021283">
        <w:rPr>
          <w:rFonts w:eastAsia="Times New Roman" w:cstheme="minorHAnsi"/>
          <w:color w:val="000000"/>
          <w:kern w:val="0"/>
          <w:lang w:eastAsia="en-GB"/>
          <w14:ligatures w14:val="none"/>
        </w:rPr>
        <w:t>driven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forecasting</w:t>
      </w:r>
      <w:proofErr w:type="spellEnd"/>
      <w:r w:rsidRPr="00021283">
        <w:rPr>
          <w:rFonts w:eastAsia="Times New Roman" w:cstheme="minorHAnsi"/>
          <w:color w:val="000000"/>
          <w:kern w:val="0"/>
          <w:lang w:eastAsia="en-GB"/>
          <w14:ligatures w14:val="none"/>
        </w:rPr>
        <w:t xml:space="preserve"> δεν είναι τεχνολογικό «εύρημα» αλλά λειτουργικό εργαλείο ανθεκτικότητας: μειώνει </w:t>
      </w:r>
      <w:proofErr w:type="spellStart"/>
      <w:r w:rsidRPr="00021283">
        <w:rPr>
          <w:rFonts w:eastAsia="Times New Roman" w:cstheme="minorHAnsi"/>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commentRangeStart w:id="379"/>
      <w:del w:id="758" w:author="ProofreadAI" w:date="2026-02-23T15:51:42.322780Z">
        <w:r>
          <w:rPr>
            <w:rFonts w:cstheme="minorHAnsi"/>
            <w:color w:val="000000" w:themeColor="text1"/>
          </w:rPr>
          <w:delText xml:space="preserve">Πολυτεχνείου Κρήτης Εργαστήριο Επιστημονικών Δεδομένων</w:delText>
        </w:r>
      </w:del>
      <w:ins w:id="759" w:author="ProofreadAI" w:date="2026-02-23T15:51:42.322780Z">
        <w:r>
          <w:rPr>
            <w:rFonts w:cstheme="minorHAnsi"/>
            <w:color w:val="000000" w:themeColor="text1"/>
          </w:rPr>
          <w:t xml:space="preserve">Πολυτεχνείο Κρήτης, Εργαστήριο Επιστημονικών Δεδομένων</w:t>
        </w:r>
      </w:ins>
      <w:commentRangeEnd w:id="379"/>
      <w:r>
        <w:commentReference w:id="379"/>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w:t>
      </w:r>
      <w:proofErr w:type="spellStart"/>
      <w:r w:rsidRPr="00021283">
        <w:rPr>
          <w:rFonts w:eastAsia="Times New Roman" w:cstheme="minorHAnsi"/>
          <w:b/>
          <w:bCs/>
          <w:color w:val="000000"/>
          <w:kern w:val="0"/>
          <w:lang w:eastAsia="en-GB"/>
          <w14:ligatures w14:val="none"/>
        </w:rPr>
        <w:t>risking</w:t>
      </w:r>
      <w:proofErr w:type="spellEnd"/>
      <w:r w:rsidRPr="00021283">
        <w:rPr>
          <w:rFonts w:eastAsia="Times New Roman" w:cstheme="minorHAnsi"/>
          <w:b/>
          <w:bCs/>
          <w:color w:val="000000"/>
          <w:kern w:val="0"/>
          <w:lang w:eastAsia="en-GB"/>
          <w14:ligatures w14:val="none"/>
        </w:rPr>
        <w:t>» στον τουρισμό</w:t>
      </w:r>
      <w:r w:rsidRPr="00021283">
        <w:rPr>
          <w:rFonts w:eastAsia="Times New Roman" w:cstheme="minorHAnsi"/>
          <w:color w:val="000000"/>
          <w:kern w:val="0"/>
          <w:lang w:eastAsia="en-GB"/>
          <w14:ligatures w14:val="none"/>
        </w:rPr>
        <w:t>: Με τον όρο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w:t>
      </w:r>
      <w:proofErr w:type="spellStart"/>
      <w:r w:rsidRPr="00021283">
        <w:rPr>
          <w:rFonts w:eastAsia="Times New Roman" w:cstheme="minorHAnsi"/>
          <w:color w:val="000000"/>
          <w:kern w:val="0"/>
          <w:lang w:eastAsia="en-GB"/>
          <w14:ligatures w14:val="none"/>
        </w:rPr>
        <w:t>tour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operators</w:t>
      </w:r>
      <w:proofErr w:type="spellEnd"/>
      <w:r w:rsidRPr="00021283">
        <w:rPr>
          <w:rFonts w:eastAsia="Times New Roman" w:cstheme="minorHAnsi"/>
          <w:color w:val="000000"/>
          <w:kern w:val="0"/>
          <w:lang w:eastAsia="en-GB"/>
          <w14:ligatures w14:val="none"/>
        </w:rPr>
        <w:t>—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δεν σημαίνει αναγκαστικά «</w:t>
      </w:r>
      <w:proofErr w:type="spellStart"/>
      <w:r w:rsidRPr="00021283">
        <w:rPr>
          <w:rFonts w:eastAsia="Times New Roman" w:cstheme="minorHAnsi"/>
          <w:color w:val="000000"/>
          <w:kern w:val="0"/>
          <w:lang w:eastAsia="en-GB"/>
          <w14:ligatures w14:val="none"/>
        </w:rPr>
        <w:t>επαναπάτριση</w:t>
      </w:r>
      <w:proofErr w:type="spellEnd"/>
      <w:r w:rsidRPr="00021283">
        <w:rPr>
          <w:rFonts w:eastAsia="Times New Roman" w:cstheme="minorHAnsi"/>
          <w:color w:val="000000"/>
          <w:kern w:val="0"/>
          <w:lang w:eastAsia="en-GB"/>
          <w14:ligatures w14:val="none"/>
        </w:rPr>
        <w:t>»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w:t>
      </w:r>
      <w:proofErr w:type="spellStart"/>
      <w:r w:rsidRPr="00021283">
        <w:rPr>
          <w:rFonts w:eastAsia="Times New Roman" w:cstheme="minorHAnsi"/>
          <w:color w:val="000000"/>
          <w:kern w:val="0"/>
          <w:lang w:eastAsia="en-GB"/>
          <w14:ligatures w14:val="none"/>
        </w:rPr>
        <w:t>multi-sourcing</w:t>
      </w:r>
      <w:proofErr w:type="spellEnd"/>
      <w:r w:rsidRPr="00021283">
        <w:rPr>
          <w:rFonts w:eastAsia="Times New Roman" w:cstheme="minorHAnsi"/>
          <w:color w:val="000000"/>
          <w:kern w:val="0"/>
          <w:lang w:eastAsia="en-GB"/>
          <w14:ligatures w14:val="none"/>
        </w:rPr>
        <w:t xml:space="preserve">), (β)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κρίσιμων προμηθειών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(γ) δημιουργία στρατηγικών αποθεμάτων και </w:t>
      </w:r>
      <w:proofErr w:type="spellStart"/>
      <w:r w:rsidRPr="00021283">
        <w:rPr>
          <w:rFonts w:eastAsia="Times New Roman" w:cstheme="minorHAnsi"/>
          <w:color w:val="000000"/>
          <w:kern w:val="0"/>
          <w:lang w:eastAsia="en-GB"/>
          <w14:ligatures w14:val="none"/>
        </w:rPr>
        <w:t>μικρο</w:t>
      </w:r>
      <w:proofErr w:type="spellEnd"/>
      <w:r w:rsidRPr="00021283">
        <w:rPr>
          <w:rFonts w:eastAsia="Times New Roman" w:cstheme="minorHAnsi"/>
          <w:color w:val="000000"/>
          <w:kern w:val="0"/>
          <w:lang w:eastAsia="en-GB"/>
          <w14:ligatures w14:val="none"/>
        </w:rPr>
        <w:t>-αποθηκών (</w:t>
      </w:r>
      <w:proofErr w:type="spellStart"/>
      <w:r w:rsidRPr="00021283">
        <w:rPr>
          <w:rFonts w:eastAsia="Times New Roman" w:cstheme="minorHAnsi"/>
          <w:color w:val="000000"/>
          <w:kern w:val="0"/>
          <w:lang w:eastAsia="en-GB"/>
          <w14:ligatures w14:val="none"/>
        </w:rPr>
        <w:t>micro-warehousing</w:t>
      </w:r>
      <w:proofErr w:type="spellEnd"/>
      <w:r w:rsidRPr="00021283">
        <w:rPr>
          <w:rFonts w:eastAsia="Times New Roman" w:cstheme="minorHAnsi"/>
          <w:color w:val="000000"/>
          <w:kern w:val="0"/>
          <w:lang w:eastAsia="en-GB"/>
          <w14:ligatures w14:val="none"/>
        </w:rPr>
        <w:t xml:space="preserve">) κοντά στους προορισμούς, (δ)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για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w:t>
      </w:r>
      <w:proofErr w:type="spellStart"/>
      <w:r w:rsidRPr="00021283">
        <w:rPr>
          <w:rFonts w:eastAsia="Times New Roman" w:cstheme="minorHAnsi"/>
          <w:color w:val="000000"/>
          <w:kern w:val="0"/>
          <w:lang w:eastAsia="en-GB"/>
          <w14:ligatures w14:val="none"/>
        </w:rPr>
        <w:t>days</w:t>
      </w:r>
      <w:proofErr w:type="spellEnd"/>
      <w:r w:rsidRPr="00021283">
        <w:rPr>
          <w:rFonts w:eastAsia="Times New Roman" w:cstheme="minorHAnsi"/>
          <w:color w:val="000000"/>
          <w:kern w:val="0"/>
          <w:lang w:eastAsia="en-GB"/>
          <w14:ligatures w14:val="none"/>
        </w:rPr>
        <w:t xml:space="preserve"> of </w:t>
      </w:r>
      <w:proofErr w:type="spellStart"/>
      <w:r w:rsidRPr="00021283">
        <w:rPr>
          <w:rFonts w:eastAsia="Times New Roman" w:cstheme="minorHAnsi"/>
          <w:color w:val="000000"/>
          <w:kern w:val="0"/>
          <w:lang w:eastAsia="en-GB"/>
          <w14:ligatures w14:val="none"/>
        </w:rPr>
        <w:t>inventory</w:t>
      </w:r>
      <w:proofErr w:type="spellEnd"/>
      <w:r w:rsidRPr="00021283">
        <w:rPr>
          <w:rFonts w:eastAsia="Times New Roman" w:cstheme="minorHAnsi"/>
          <w:color w:val="000000"/>
          <w:kern w:val="0"/>
          <w:lang w:eastAsia="en-GB"/>
          <w14:ligatures w14:val="none"/>
        </w:rPr>
        <w:t xml:space="preserve">), ποσοστό τοπικής προμήθειας (%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χρόνος κύκλου </w:t>
      </w:r>
      <w:proofErr w:type="spellStart"/>
      <w:r w:rsidRPr="00021283">
        <w:rPr>
          <w:rFonts w:eastAsia="Times New Roman" w:cstheme="minorHAnsi"/>
          <w:color w:val="000000"/>
          <w:kern w:val="0"/>
          <w:lang w:eastAsia="en-GB"/>
          <w14:ligatures w14:val="none"/>
        </w:rPr>
        <w:t>επαναπρομήθειας</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time</w:t>
      </w:r>
      <w:proofErr w:type="spellEnd"/>
      <w:r w:rsidRPr="00021283">
        <w:rPr>
          <w:rFonts w:eastAsia="Times New Roman" w:cstheme="minorHAnsi"/>
          <w:color w:val="000000"/>
          <w:kern w:val="0"/>
          <w:lang w:eastAsia="en-GB"/>
          <w14:ligatures w14:val="none"/>
        </w:rPr>
        <w:t xml:space="preserve">), συχνότητα </w:t>
      </w:r>
      <w:proofErr w:type="spellStart"/>
      <w:r w:rsidRPr="00021283">
        <w:rPr>
          <w:rFonts w:eastAsia="Times New Roman" w:cstheme="minorHAnsi"/>
          <w:color w:val="000000"/>
          <w:kern w:val="0"/>
          <w:lang w:eastAsia="en-GB"/>
          <w14:ligatures w14:val="none"/>
        </w:rPr>
        <w:t>stockouts</w:t>
      </w:r>
      <w:proofErr w:type="spellEnd"/>
      <w:r w:rsidRPr="00021283">
        <w:rPr>
          <w:rFonts w:eastAsia="Times New Roman" w:cstheme="minorHAnsi"/>
          <w:color w:val="000000"/>
          <w:kern w:val="0"/>
          <w:lang w:eastAsia="en-GB"/>
          <w14:ligatures w14:val="none"/>
        </w:rPr>
        <w:t>, ποσοστό on-</w:t>
      </w:r>
      <w:proofErr w:type="spellStart"/>
      <w:r w:rsidRPr="00021283">
        <w:rPr>
          <w:rFonts w:eastAsia="Times New Roman" w:cstheme="minorHAnsi"/>
          <w:color w:val="000000"/>
          <w:kern w:val="0"/>
          <w:lang w:eastAsia="en-GB"/>
          <w14:ligatures w14:val="none"/>
        </w:rPr>
        <w:t>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deliveries</w:t>
      </w:r>
      <w:proofErr w:type="spellEnd"/>
      <w:r w:rsidRPr="00021283">
        <w:rPr>
          <w:rFonts w:eastAsia="Times New Roman" w:cstheme="minorHAnsi"/>
          <w:color w:val="000000"/>
          <w:kern w:val="0"/>
          <w:lang w:eastAsia="en-GB"/>
          <w14:ligatures w14:val="none"/>
        </w:rPr>
        <w:t xml:space="preserve"> προμηθευτών, δείκτης ποικιλίας προμηθευτών (</w:t>
      </w:r>
      <w:proofErr w:type="spellStart"/>
      <w:r w:rsidRPr="00021283">
        <w:rPr>
          <w:rFonts w:eastAsia="Times New Roman" w:cstheme="minorHAnsi"/>
          <w:color w:val="000000"/>
          <w:kern w:val="0"/>
          <w:lang w:eastAsia="en-GB"/>
          <w14:ligatures w14:val="none"/>
        </w:rPr>
        <w:t>supplier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diversification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και δείκτης κόστους ασφάλειας (</w:t>
      </w:r>
      <w:proofErr w:type="spellStart"/>
      <w:r w:rsidRPr="00021283">
        <w:rPr>
          <w:rFonts w:eastAsia="Times New Roman" w:cstheme="minorHAnsi"/>
          <w:color w:val="000000"/>
          <w:kern w:val="0"/>
          <w:lang w:eastAsia="en-GB"/>
          <w14:ligatures w14:val="none"/>
        </w:rPr>
        <w:t>cost</w:t>
      </w:r>
      <w:proofErr w:type="spellEnd"/>
      <w:r w:rsidRPr="00021283">
        <w:rPr>
          <w:rFonts w:eastAsia="Times New Roman" w:cstheme="minorHAnsi"/>
          <w:color w:val="000000"/>
          <w:kern w:val="0"/>
          <w:lang w:eastAsia="en-GB"/>
          <w14:ligatures w14:val="none"/>
        </w:rPr>
        <w:t xml:space="preserve"> of </w:t>
      </w:r>
      <w:proofErr w:type="spellStart"/>
      <w:r w:rsidRPr="00021283">
        <w:rPr>
          <w:rFonts w:eastAsia="Times New Roman" w:cstheme="minorHAnsi"/>
          <w:color w:val="000000"/>
          <w:kern w:val="0"/>
          <w:lang w:eastAsia="en-GB"/>
          <w14:ligatures w14:val="none"/>
        </w:rPr>
        <w:t>resilience</w:t>
      </w:r>
      <w:proofErr w:type="spellEnd"/>
      <w:r w:rsidRPr="00021283">
        <w:rPr>
          <w:rFonts w:eastAsia="Times New Roman" w:cstheme="minorHAnsi"/>
          <w:color w:val="000000"/>
          <w:kern w:val="0"/>
          <w:lang w:eastAsia="en-GB"/>
          <w14:ligatures w14:val="none"/>
        </w:rPr>
        <w:t xml:space="preserve">). Η τακτική παρακολούθηση και η σύνδεση των KPI με τη στρατηγική τιμολόγηση και το </w:t>
      </w:r>
      <w:proofErr w:type="spellStart"/>
      <w:r w:rsidRPr="00021283">
        <w:rPr>
          <w:rFonts w:eastAsia="Times New Roman" w:cstheme="minorHAnsi"/>
          <w:color w:val="000000"/>
          <w:kern w:val="0"/>
          <w:lang w:eastAsia="en-GB"/>
          <w14:ligatures w14:val="none"/>
        </w:rPr>
        <w:t>customer-satisfaction</w:t>
      </w:r>
      <w:proofErr w:type="spellEnd"/>
      <w:r w:rsidRPr="00021283">
        <w:rPr>
          <w:rFonts w:eastAsia="Times New Roman" w:cstheme="minorHAnsi"/>
          <w:color w:val="000000"/>
          <w:kern w:val="0"/>
          <w:lang w:eastAsia="en-GB"/>
          <w14:ligatures w14:val="none"/>
        </w:rPr>
        <w:t xml:space="preserve">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w:t>
      </w:r>
      <w:proofErr w:type="spellStart"/>
      <w:commentRangeStart w:id="380"/>
      <w:del w:id="760" w:author="ProofreadAI" w:date="2026-02-23T15:51:42.322780Z">
        <w:r>
          <w:rPr>
            <w:rFonts w:eastAsia="Times New Roman" w:cstheme="minorHAnsi"/>
            <w:b/>
            <w:bCs/>
            <w:color w:val="000000"/>
            <w:kern w:val="0"/>
            <w:lang w:eastAsia="en-GB"/>
            <w14:ligatures w14:val="none"/>
          </w:rPr>
          <w:delText xml:space="preserve">τοπικοποίησης</w:delText>
        </w:r>
      </w:del>
      <w:ins w:id="761" w:author="ProofreadAI" w:date="2026-02-23T15:51:42.322780Z">
        <w:r>
          <w:rPr>
            <w:rFonts w:eastAsia="Times New Roman" w:cstheme="minorHAnsi"/>
            <w:b/>
            <w:bCs/>
            <w:color w:val="000000"/>
            <w:kern w:val="0"/>
            <w:lang w:eastAsia="en-GB"/>
            <w14:ligatures w14:val="none"/>
          </w:rPr>
          <w:t xml:space="preserve">τοπικοποίησης.</w:t>
        </w:r>
      </w:ins>
      <w:commentRangeEnd w:id="380"/>
      <w:r>
        <w:commentReference w:id="380"/>
      </w:r>
      <w:proofErr w:type="spellEnd"/>
      <w:r w:rsidRPr="00021283">
        <w:rPr>
          <w:rFonts w:eastAsia="Times New Roman" w:cstheme="minorHAnsi"/>
          <w:b/>
          <w:bCs/>
          <w:color w:val="000000"/>
          <w:kern w:val="0"/>
          <w:lang w:eastAsia="en-GB"/>
          <w14:ligatures w14:val="none"/>
        </w:rPr>
        <w:t xml:space="preserve">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proofErr w:type="spellStart"/>
      <w:r w:rsidRPr="00021283">
        <w:rPr>
          <w:rFonts w:eastAsia="Times New Roman" w:cstheme="minorHAnsi"/>
          <w:color w:val="000000"/>
          <w:kern w:val="0"/>
          <w:lang w:eastAsia="en-GB"/>
          <w14:ligatures w14:val="none"/>
        </w:rPr>
        <w:t>τοπικοποίησης</w:t>
      </w:r>
      <w:proofErr w:type="spellEnd"/>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w:t>
      </w:r>
      <w:proofErr w:type="spellStart"/>
      <w:r w:rsidRPr="00021283">
        <w:rPr>
          <w:rFonts w:eastAsia="Times New Roman" w:cstheme="minorHAnsi"/>
          <w:b/>
          <w:bCs/>
          <w:color w:val="000000"/>
          <w:kern w:val="0"/>
          <w:lang w:eastAsia="en-GB"/>
          <w14:ligatures w14:val="none"/>
        </w:rPr>
        <w:t>micro-warehousing</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w:t>
      </w:r>
      <w:proofErr w:type="spellStart"/>
      <w:r w:rsidRPr="00021283">
        <w:rPr>
          <w:rFonts w:eastAsia="Times New Roman" w:cstheme="minorHAnsi"/>
          <w:color w:val="000000"/>
          <w:kern w:val="0"/>
          <w:lang w:eastAsia="en-GB"/>
          <w14:ligatures w14:val="none"/>
        </w:rPr>
        <w:t>micro-warehouses</w:t>
      </w:r>
      <w:proofErr w:type="spellEnd"/>
      <w:r w:rsidRPr="00021283">
        <w:rPr>
          <w:rFonts w:eastAsia="Times New Roman" w:cstheme="minorHAnsi"/>
          <w:color w:val="000000"/>
          <w:kern w:val="0"/>
          <w:lang w:eastAsia="en-GB"/>
          <w14:ligatures w14:val="none"/>
        </w:rPr>
        <w:t xml:space="preserve">»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Ψηφιοποίηση</w:t>
      </w:r>
      <w:proofErr w:type="spellEnd"/>
      <w:r w:rsidRPr="00021283">
        <w:rPr>
          <w:rFonts w:eastAsia="Times New Roman" w:cstheme="minorHAnsi"/>
          <w:b/>
          <w:bCs/>
          <w:color w:val="000000"/>
          <w:kern w:val="0"/>
          <w:lang w:eastAsia="en-GB"/>
          <w14:ligatures w14:val="none"/>
        </w:rPr>
        <w:t xml:space="preserve"> και ορατότητα στην αλυσίδα (</w:t>
      </w:r>
      <w:proofErr w:type="spellStart"/>
      <w:r w:rsidRPr="00021283">
        <w:rPr>
          <w:rFonts w:eastAsia="Times New Roman" w:cstheme="minorHAnsi"/>
          <w:b/>
          <w:bCs/>
          <w:color w:val="000000"/>
          <w:kern w:val="0"/>
          <w:lang w:eastAsia="en-GB"/>
          <w14:ligatures w14:val="none"/>
        </w:rPr>
        <w:t>end-to-end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visibility</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για προβλέψεις ζήτησης,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για διαφάνεια συναλλαγών και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για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monitoring</w:t>
      </w:r>
      <w:proofErr w:type="spellEnd"/>
      <w:r w:rsidRPr="00021283">
        <w:rPr>
          <w:rFonts w:eastAsia="Times New Roman" w:cstheme="minorHAnsi"/>
          <w:color w:val="000000"/>
          <w:kern w:val="0"/>
          <w:lang w:eastAsia="en-GB"/>
          <w14:ligatures w14:val="none"/>
        </w:rPr>
        <w:t xml:space="preserve">. Η αύξηση «ορατότητας» επιτρέπει προληπτική αντίδραση σε καθυστερήσεις και </w:t>
      </w:r>
      <w:proofErr w:type="spellStart"/>
      <w:r w:rsidRPr="00021283">
        <w:rPr>
          <w:rFonts w:eastAsia="Times New Roman" w:cstheme="minorHAnsi"/>
          <w:color w:val="000000"/>
          <w:kern w:val="0"/>
          <w:lang w:eastAsia="en-GB"/>
          <w14:ligatures w14:val="none"/>
        </w:rPr>
        <w:t>στοχευμένη</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ανασχεδίαση</w:t>
      </w:r>
      <w:proofErr w:type="spellEnd"/>
      <w:r w:rsidRPr="00021283">
        <w:rPr>
          <w:rFonts w:eastAsia="Times New Roman" w:cstheme="minorHAnsi"/>
          <w:color w:val="000000"/>
          <w:kern w:val="0"/>
          <w:lang w:eastAsia="en-GB"/>
          <w14:ligatures w14:val="none"/>
        </w:rPr>
        <w:t xml:space="preserve">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w:t>
      </w:r>
      <w:proofErr w:type="spellStart"/>
      <w:r w:rsidRPr="00021283">
        <w:rPr>
          <w:rFonts w:eastAsia="Times New Roman" w:cstheme="minorHAnsi"/>
          <w:color w:val="000000"/>
          <w:kern w:val="0"/>
          <w:lang w:eastAsia="en-GB"/>
          <w14:ligatures w14:val="none"/>
        </w:rPr>
        <w:t>πλατφορμών</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αγρο</w:t>
      </w:r>
      <w:proofErr w:type="spellEnd"/>
      <w:r w:rsidRPr="00021283">
        <w:rPr>
          <w:rFonts w:eastAsia="Times New Roman" w:cstheme="minorHAnsi"/>
          <w:color w:val="000000"/>
          <w:kern w:val="0"/>
          <w:lang w:eastAsia="en-GB"/>
          <w14:ligatures w14:val="none"/>
        </w:rPr>
        <w:t xml:space="preserve">-τουριστικής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θα διασφαλίσει ότι ο τουρισμός δεν θα επιστρέψει απλώς σε ένα ευάλωτο status quo, αλλά θα οικοδομήσει μια πιο ανθεκτική, βιώσιμη και κοινωνικά δίκαιη </w:t>
      </w:r>
      <w:proofErr w:type="spellStart"/>
      <w:r w:rsidRPr="00021283">
        <w:rPr>
          <w:rFonts w:eastAsia="Times New Roman" w:cstheme="minorHAnsi"/>
          <w:color w:val="000000"/>
          <w:kern w:val="0"/>
          <w:lang w:eastAsia="en-GB"/>
          <w14:ligatures w14:val="none"/>
        </w:rPr>
        <w:t>μετα</w:t>
      </w:r>
      <w:proofErr w:type="spellEnd"/>
      <w:r w:rsidRPr="00021283">
        <w:rPr>
          <w:rFonts w:eastAsia="Times New Roman" w:cstheme="minorHAnsi"/>
          <w:color w:val="000000"/>
          <w:kern w:val="0"/>
          <w:lang w:eastAsia="en-GB"/>
          <w14:ligatures w14:val="none"/>
        </w:rPr>
        <w:t>-πανδημική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commentRangeStart w:id="381"/>
      <w:del w:id="762" w:author="ProofreadAI" w:date="2026-02-23T15:51:42.322780Z">
        <w:r>
          <w:rPr>
            <w:rFonts w:cstheme="minorHAnsi"/>
            <w:color w:val="000000" w:themeColor="text1"/>
          </w:rPr>
          <w:delText xml:space="preserve">Πολυτεχνείου Κρήτης Εργαστήριο Επιστημονικών Δεδομένων</w:delText>
        </w:r>
      </w:del>
      <w:ins w:id="763" w:author="ProofreadAI" w:date="2026-02-23T15:51:42.322780Z">
        <w:r>
          <w:rPr>
            <w:rFonts w:cstheme="minorHAnsi"/>
            <w:color w:val="000000" w:themeColor="text1"/>
          </w:rPr>
          <w:t xml:space="preserve">του Πολυτεχνείου Κρήτης, Εργαστήριο Επιστημονικών Δεδομένων</w:t>
        </w:r>
      </w:ins>
      <w:commentRangeEnd w:id="381"/>
      <w:r>
        <w:commentReference w:id="381"/>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-Μέσο-Ανατολικός Οικονομικός Διάδρομος (</w:t>
      </w:r>
      <w:proofErr w:type="spellStart"/>
      <w:r w:rsidRPr="00021283">
        <w:rPr>
          <w:rFonts w:eastAsia="Times New Roman" w:cstheme="minorHAnsi"/>
          <w:color w:val="000000"/>
          <w:kern w:val="0"/>
          <w:lang w:eastAsia="en-GB"/>
          <w14:ligatures w14:val="none"/>
        </w:rPr>
        <w:t>India-Middle</w:t>
      </w:r>
      <w:proofErr w:type="spellEnd"/>
      <w:r w:rsidRPr="00021283">
        <w:rPr>
          <w:rFonts w:eastAsia="Times New Roman" w:cstheme="minorHAnsi"/>
          <w:color w:val="000000"/>
          <w:kern w:val="0"/>
          <w:lang w:eastAsia="en-GB"/>
          <w14:ligatures w14:val="none"/>
        </w:rPr>
        <w:t xml:space="preserve"> East-Europe Economic </w:t>
      </w:r>
      <w:proofErr w:type="spellStart"/>
      <w:r w:rsidRPr="00021283">
        <w:rPr>
          <w:rFonts w:eastAsia="Times New Roman" w:cstheme="minorHAnsi"/>
          <w:color w:val="000000"/>
          <w:kern w:val="0"/>
          <w:lang w:eastAsia="en-GB"/>
          <w14:ligatures w14:val="none"/>
        </w:rPr>
        <w:t>Corridor</w:t>
      </w:r>
      <w:proofErr w:type="spellEnd"/>
      <w:r w:rsidRPr="00021283">
        <w:rPr>
          <w:rFonts w:eastAsia="Times New Roman" w:cstheme="minorHAnsi"/>
          <w:color w:val="000000"/>
          <w:kern w:val="0"/>
          <w:lang w:eastAsia="en-GB"/>
          <w14:ligatures w14:val="none"/>
        </w:rPr>
        <w:t xml:space="preserve">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w:t>
      </w:r>
      <w:proofErr w:type="spellStart"/>
      <w:r w:rsidRPr="00021283">
        <w:rPr>
          <w:rFonts w:cstheme="minorHAnsi"/>
          <w:color w:val="000000" w:themeColor="text1"/>
        </w:rPr>
        <w:t>Τάντσο</w:t>
      </w:r>
      <w:proofErr w:type="spellEnd"/>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w:t>
      </w:r>
      <w:proofErr w:type="spellStart"/>
      <w:r w:rsidRPr="00021283">
        <w:rPr>
          <w:rFonts w:cstheme="minorHAnsi"/>
          <w:color w:val="000000" w:themeColor="text1"/>
        </w:rPr>
        <w:t>India's</w:t>
      </w:r>
      <w:proofErr w:type="spellEnd"/>
      <w:r w:rsidRPr="00021283">
        <w:rPr>
          <w:rFonts w:cstheme="minorHAnsi"/>
          <w:color w:val="000000" w:themeColor="text1"/>
        </w:rPr>
        <w:t xml:space="preserve"> </w:t>
      </w:r>
      <w:proofErr w:type="spellStart"/>
      <w:r w:rsidRPr="00021283">
        <w:rPr>
          <w:rFonts w:cstheme="minorHAnsi"/>
          <w:color w:val="000000" w:themeColor="text1"/>
        </w:rPr>
        <w:t>Arab</w:t>
      </w:r>
      <w:proofErr w:type="spellEnd"/>
      <w:r w:rsidRPr="00021283">
        <w:rPr>
          <w:rFonts w:cstheme="minorHAnsi"/>
          <w:color w:val="000000" w:themeColor="text1"/>
        </w:rPr>
        <w:t xml:space="preserve"> </w:t>
      </w:r>
      <w:proofErr w:type="spellStart"/>
      <w:r w:rsidRPr="00021283">
        <w:rPr>
          <w:rFonts w:cstheme="minorHAnsi"/>
          <w:color w:val="000000" w:themeColor="text1"/>
        </w:rPr>
        <w:t>Mediterranean</w:t>
      </w:r>
      <w:proofErr w:type="spellEnd"/>
      <w:r w:rsidRPr="00021283">
        <w:rPr>
          <w:rFonts w:cstheme="minorHAnsi"/>
          <w:color w:val="000000" w:themeColor="text1"/>
        </w:rPr>
        <w:t xml:space="preserve"> </w:t>
      </w:r>
      <w:proofErr w:type="spellStart"/>
      <w:r w:rsidRPr="00021283">
        <w:rPr>
          <w:rFonts w:cstheme="minorHAnsi"/>
          <w:color w:val="000000" w:themeColor="text1"/>
        </w:rPr>
        <w:t>Corridor</w:t>
      </w:r>
      <w:proofErr w:type="spellEnd"/>
      <w:r w:rsidRPr="00021283">
        <w:rPr>
          <w:rFonts w:cstheme="minorHAnsi"/>
          <w:color w:val="000000" w:themeColor="text1"/>
        </w:rPr>
        <w:t xml:space="preserve">: A </w:t>
      </w:r>
      <w:proofErr w:type="spellStart"/>
      <w:r w:rsidRPr="00021283">
        <w:rPr>
          <w:rFonts w:cstheme="minorHAnsi"/>
          <w:color w:val="000000" w:themeColor="text1"/>
        </w:rPr>
        <w:t>Paradigm</w:t>
      </w:r>
      <w:proofErr w:type="spellEnd"/>
      <w:r w:rsidRPr="00021283">
        <w:rPr>
          <w:rFonts w:cstheme="minorHAnsi"/>
          <w:color w:val="000000" w:themeColor="text1"/>
        </w:rPr>
        <w:t xml:space="preserve"> </w:t>
      </w:r>
      <w:proofErr w:type="spellStart"/>
      <w:r w:rsidRPr="00021283">
        <w:rPr>
          <w:rFonts w:cstheme="minorHAnsi"/>
          <w:color w:val="000000" w:themeColor="text1"/>
        </w:rPr>
        <w:t>Shift</w:t>
      </w:r>
      <w:proofErr w:type="spellEnd"/>
      <w:r w:rsidRPr="00021283">
        <w:rPr>
          <w:rFonts w:cstheme="minorHAnsi"/>
          <w:color w:val="000000" w:themeColor="text1"/>
        </w:rPr>
        <w:t xml:space="preserve"> in </w:t>
      </w:r>
      <w:proofErr w:type="spellStart"/>
      <w:r w:rsidRPr="00021283">
        <w:rPr>
          <w:rFonts w:cstheme="minorHAnsi"/>
          <w:color w:val="000000" w:themeColor="text1"/>
        </w:rPr>
        <w:t>Strategic</w:t>
      </w:r>
      <w:proofErr w:type="spellEnd"/>
      <w:r w:rsidRPr="00021283">
        <w:rPr>
          <w:rFonts w:cstheme="minorHAnsi"/>
          <w:color w:val="000000" w:themeColor="text1"/>
        </w:rPr>
        <w:t xml:space="preserve"> </w:t>
      </w:r>
      <w:proofErr w:type="spellStart"/>
      <w:r w:rsidRPr="00021283">
        <w:rPr>
          <w:rFonts w:cstheme="minorHAnsi"/>
          <w:color w:val="000000" w:themeColor="text1"/>
        </w:rPr>
        <w:t>Connectivity</w:t>
      </w:r>
      <w:proofErr w:type="spellEnd"/>
      <w:r w:rsidRPr="00021283">
        <w:rPr>
          <w:rFonts w:cstheme="minorHAnsi"/>
          <w:color w:val="000000" w:themeColor="text1"/>
        </w:rPr>
        <w:t xml:space="preserve"> </w:t>
      </w:r>
      <w:proofErr w:type="spellStart"/>
      <w:r w:rsidRPr="00021283">
        <w:rPr>
          <w:rFonts w:cstheme="minorHAnsi"/>
          <w:color w:val="000000" w:themeColor="text1"/>
        </w:rPr>
        <w:t>to</w:t>
      </w:r>
      <w:proofErr w:type="spellEnd"/>
      <w:r w:rsidRPr="00021283">
        <w:rPr>
          <w:rFonts w:cstheme="minorHAnsi"/>
          <w:color w:val="000000" w:themeColor="text1"/>
        </w:rPr>
        <w:t xml:space="preserve"> Europe" ("Ο </w:t>
      </w:r>
      <w:proofErr w:type="spellStart"/>
      <w:r w:rsidRPr="00021283">
        <w:rPr>
          <w:rFonts w:cstheme="minorHAnsi"/>
          <w:color w:val="000000" w:themeColor="text1"/>
        </w:rPr>
        <w:t>Αραβο</w:t>
      </w:r>
      <w:proofErr w:type="spellEnd"/>
      <w:r w:rsidRPr="00021283">
        <w:rPr>
          <w:rFonts w:cstheme="minorHAnsi"/>
          <w:color w:val="000000" w:themeColor="text1"/>
        </w:rPr>
        <w:t xml:space="preserve">-Μεσογειακός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w:t>
      </w:r>
      <w:proofErr w:type="spellStart"/>
      <w:r w:rsidRPr="00021283">
        <w:rPr>
          <w:rFonts w:eastAsia="Times New Roman" w:cstheme="minorHAnsi"/>
          <w:color w:val="000000"/>
          <w:kern w:val="0"/>
          <w:lang w:eastAsia="en-GB"/>
          <w14:ligatures w14:val="none"/>
        </w:rPr>
        <w:t>πολυτροπική</w:t>
      </w:r>
      <w:proofErr w:type="spellEnd"/>
      <w:r w:rsidRPr="00021283">
        <w:rPr>
          <w:rFonts w:eastAsia="Times New Roman" w:cstheme="minorHAnsi"/>
          <w:color w:val="000000"/>
          <w:kern w:val="0"/>
          <w:lang w:eastAsia="en-GB"/>
          <w14:ligatures w14:val="none"/>
        </w:rPr>
        <w:t xml:space="preserve">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 xml:space="preserve">Το σχέδιο προβλέπει ότι τα πλοία που ξεκινούν από τη Βομβάη (Ινδία) θα φτάνουν στο </w:t>
      </w:r>
      <w:proofErr w:type="spellStart"/>
      <w:r w:rsidRPr="00021283">
        <w:rPr>
          <w:rFonts w:eastAsia="Times New Roman" w:cstheme="minorHAnsi"/>
          <w:color w:val="000000"/>
          <w:kern w:val="0"/>
          <w:lang w:eastAsia="en-GB"/>
          <w14:ligatures w14:val="none"/>
        </w:rPr>
        <w:t>Ντουμπάι</w:t>
      </w:r>
      <w:proofErr w:type="spellEnd"/>
      <w:r w:rsidRPr="00021283">
        <w:rPr>
          <w:rFonts w:eastAsia="Times New Roman" w:cstheme="minorHAnsi"/>
          <w:color w:val="000000"/>
          <w:kern w:val="0"/>
          <w:lang w:eastAsia="en-GB"/>
          <w14:ligatures w14:val="none"/>
        </w:rPr>
        <w:t xml:space="preserve">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σιδηροδρομική γραμμή 140 χλμ. από το </w:t>
      </w:r>
      <w:proofErr w:type="spellStart"/>
      <w:r w:rsidRPr="00021283">
        <w:rPr>
          <w:rFonts w:eastAsia="Times New Roman" w:cstheme="minorHAnsi"/>
          <w:color w:val="000000"/>
          <w:kern w:val="0"/>
          <w:lang w:eastAsia="en-GB"/>
          <w14:ligatures w14:val="none"/>
        </w:rPr>
        <w:t>Ντουμπάι</w:t>
      </w:r>
      <w:proofErr w:type="spellEnd"/>
      <w:r w:rsidRPr="00021283">
        <w:rPr>
          <w:rFonts w:eastAsia="Times New Roman" w:cstheme="minorHAnsi"/>
          <w:color w:val="000000"/>
          <w:kern w:val="0"/>
          <w:lang w:eastAsia="en-GB"/>
          <w14:ligatures w14:val="none"/>
        </w:rPr>
        <w:t xml:space="preserve"> έως τα σύνορα της Σαουδικής Αραβίας έχει ήδη ολοκληρωθεί. Αντίστοιχα, η βόρεια-νότια σιδηροδρομική σύνδεση της Σαουδικής Αραβίας (άνω των 1.000 </w:t>
      </w:r>
      <w:proofErr w:type="spellStart"/>
      <w:r w:rsidRPr="00021283">
        <w:rPr>
          <w:rFonts w:eastAsia="Times New Roman" w:cstheme="minorHAnsi"/>
          <w:color w:val="000000"/>
          <w:kern w:val="0"/>
          <w:lang w:eastAsia="en-GB"/>
          <w14:ligatures w14:val="none"/>
        </w:rPr>
        <w:t>χλμ</w:t>
      </w:r>
      <w:proofErr w:type="spellEnd"/>
      <w:r w:rsidRPr="00021283">
        <w:rPr>
          <w:rFonts w:eastAsia="Times New Roman" w:cstheme="minorHAnsi"/>
          <w:color w:val="000000"/>
          <w:kern w:val="0"/>
          <w:lang w:eastAsia="en-GB"/>
          <w14:ligatures w14:val="none"/>
        </w:rPr>
        <w:t xml:space="preserve">) είναι επίσης λειτουργική. Το κύριο υπόλοιπο τμήμα, η σύνδεση 300 </w:t>
      </w:r>
      <w:proofErr w:type="spellStart"/>
      <w:r w:rsidRPr="00021283">
        <w:rPr>
          <w:rFonts w:eastAsia="Times New Roman" w:cstheme="minorHAnsi"/>
          <w:color w:val="000000"/>
          <w:kern w:val="0"/>
          <w:lang w:eastAsia="en-GB"/>
          <w14:ligatures w14:val="none"/>
        </w:rPr>
        <w:t>χλμ</w:t>
      </w:r>
      <w:proofErr w:type="spellEnd"/>
      <w:r w:rsidRPr="00021283">
        <w:rPr>
          <w:rFonts w:eastAsia="Times New Roman" w:cstheme="minorHAnsi"/>
          <w:color w:val="000000"/>
          <w:kern w:val="0"/>
          <w:lang w:eastAsia="en-GB"/>
          <w14:ligatures w14:val="none"/>
        </w:rPr>
        <w:t xml:space="preserve">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w:t>
      </w:r>
      <w:proofErr w:type="spellStart"/>
      <w:commentRangeStart w:id="382"/>
      <w:del w:id="764" w:author="ProofreadAI" w:date="2026-02-23T15:51:42.322780Z">
        <w:r>
          <w:rPr>
            <w:rFonts w:asciiTheme="minorHAnsi" w:hAnsiTheme="minorHAnsi" w:cstheme="minorHAnsi"/>
            <w:color w:val="000000"/>
          </w:rPr>
          <w:delText xml:space="preserve">τουν</w:delText>
        </w:r>
      </w:del>
      <w:ins w:id="765" w:author="ProofreadAI" w:date="2026-02-23T15:51:42.322780Z">
        <w:r>
          <w:rPr>
            <w:rFonts w:asciiTheme="minorHAnsi" w:hAnsiTheme="minorHAnsi" w:cstheme="minorHAnsi"/>
            <w:color w:val="000000"/>
          </w:rPr>
          <w:t xml:space="preserve">την</w:t>
        </w:r>
      </w:ins>
      <w:commentRangeEnd w:id="382"/>
      <w:r>
        <w:commentReference w:id="382"/>
      </w:r>
      <w:proofErr w:type="spellEnd"/>
      <w:r w:rsidRPr="00021283">
        <w:rPr>
          <w:rFonts w:asciiTheme="minorHAnsi" w:hAnsiTheme="minorHAnsi" w:cstheme="minorHAnsi"/>
          <w:color w:val="000000"/>
        </w:rPr>
        <w:t xml:space="preserve"> κατάληξη του Ινδικού Δρόμου του Μεταξιού εκτός από τον Πειραιά, συναγωνίζονται τόσο λιμάνια της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 xml:space="preserve">στενό του </w:t>
      </w:r>
      <w:proofErr w:type="spellStart"/>
      <w:r w:rsidRPr="00021283">
        <w:rPr>
          <w:rStyle w:val="aa"/>
          <w:rFonts w:asciiTheme="minorHAnsi" w:eastAsiaTheme="majorEastAsia" w:hAnsiTheme="minorHAnsi" w:cstheme="minorHAnsi"/>
          <w:b w:val="0"/>
          <w:bCs w:val="0"/>
          <w:color w:val="000000"/>
        </w:rPr>
        <w:t>Μπαμπ</w:t>
      </w:r>
      <w:proofErr w:type="spellEnd"/>
      <w:r w:rsidRPr="00021283">
        <w:rPr>
          <w:rStyle w:val="aa"/>
          <w:rFonts w:asciiTheme="minorHAnsi" w:eastAsiaTheme="majorEastAsia" w:hAnsiTheme="minorHAnsi" w:cstheme="minorHAnsi"/>
          <w:b w:val="0"/>
          <w:bCs w:val="0"/>
          <w:color w:val="000000"/>
        </w:rPr>
        <w:t xml:space="preserve"> ελ-</w:t>
      </w:r>
      <w:proofErr w:type="spellStart"/>
      <w:r w:rsidRPr="00021283">
        <w:rPr>
          <w:rStyle w:val="aa"/>
          <w:rFonts w:asciiTheme="minorHAnsi" w:eastAsiaTheme="majorEastAsia" w:hAnsiTheme="minorHAnsi" w:cstheme="minorHAnsi"/>
          <w:b w:val="0"/>
          <w:bCs w:val="0"/>
          <w:color w:val="000000"/>
        </w:rPr>
        <w:t>Μαντέμπ</w:t>
      </w:r>
      <w:proofErr w:type="spellEnd"/>
      <w:r w:rsidRPr="00021283">
        <w:rPr>
          <w:rFonts w:asciiTheme="minorHAnsi" w:hAnsiTheme="minorHAnsi" w:cstheme="minorHAnsi"/>
          <w:color w:val="000000"/>
        </w:rPr>
        <w:t xml:space="preserve"> βρίσκεται ανάμεσα στη Χερσόνησο της Αραβίας και το </w:t>
      </w:r>
      <w:proofErr w:type="spellStart"/>
      <w:r w:rsidRPr="00021283">
        <w:rPr>
          <w:rFonts w:asciiTheme="minorHAnsi" w:hAnsiTheme="minorHAnsi" w:cstheme="minorHAnsi"/>
          <w:color w:val="000000"/>
        </w:rPr>
        <w:t>Κέρας</w:t>
      </w:r>
      <w:proofErr w:type="spellEnd"/>
      <w:r w:rsidRPr="00021283">
        <w:rPr>
          <w:rFonts w:asciiTheme="minorHAnsi" w:hAnsiTheme="minorHAnsi" w:cstheme="minorHAnsi"/>
          <w:color w:val="000000"/>
        </w:rPr>
        <w:t xml:space="preserve">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proofErr w:type="spellStart"/>
      <w:r w:rsidRPr="00021283">
        <w:rPr>
          <w:rStyle w:val="aa"/>
          <w:rFonts w:asciiTheme="minorHAnsi" w:eastAsiaTheme="majorEastAsia" w:hAnsiTheme="minorHAnsi" w:cstheme="minorHAnsi"/>
          <w:b w:val="0"/>
          <w:bCs w:val="0"/>
          <w:color w:val="000000"/>
        </w:rPr>
        <w:t>Μπαμπ</w:t>
      </w:r>
      <w:proofErr w:type="spellEnd"/>
      <w:r w:rsidRPr="00021283">
        <w:rPr>
          <w:rStyle w:val="aa"/>
          <w:rFonts w:asciiTheme="minorHAnsi" w:eastAsiaTheme="majorEastAsia" w:hAnsiTheme="minorHAnsi" w:cstheme="minorHAnsi"/>
          <w:b w:val="0"/>
          <w:bCs w:val="0"/>
          <w:color w:val="000000"/>
        </w:rPr>
        <w:t xml:space="preserve"> ελ-</w:t>
      </w:r>
      <w:proofErr w:type="spellStart"/>
      <w:r w:rsidRPr="00021283">
        <w:rPr>
          <w:rStyle w:val="aa"/>
          <w:rFonts w:asciiTheme="minorHAnsi" w:eastAsiaTheme="majorEastAsia" w:hAnsiTheme="minorHAnsi" w:cstheme="minorHAnsi"/>
          <w:b w:val="0"/>
          <w:bCs w:val="0"/>
          <w:color w:val="000000"/>
        </w:rPr>
        <w:t>Μαντέμπ</w:t>
      </w:r>
      <w:proofErr w:type="spellEnd"/>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Κινέζικο «Δρόμο του </w:t>
      </w:r>
      <w:commentRangeStart w:id="383"/>
      <w:del w:id="766" w:author="ProofreadAI" w:date="2026-02-23T15:51:42.322780Z">
        <w:r>
          <w:rPr>
            <w:rFonts w:eastAsia="Times New Roman" w:cstheme="minorHAnsi"/>
            <w:color w:val="000000"/>
            <w:kern w:val="0"/>
            <w:lang w:eastAsia="en-GB"/>
            <w14:ligatures w14:val="none"/>
          </w:rPr>
          <w:delText xml:space="preserve">Μεταξιού» τη</w:delText>
        </w:r>
      </w:del>
      <w:ins w:id="767" w:author="ProofreadAI" w:date="2026-02-23T15:51:42.322780Z">
        <w:r>
          <w:rPr>
            <w:rFonts w:eastAsia="Times New Roman" w:cstheme="minorHAnsi"/>
            <w:color w:val="000000"/>
            <w:kern w:val="0"/>
            <w:lang w:eastAsia="en-GB"/>
            <w14:ligatures w14:val="none"/>
          </w:rPr>
          <w:t xml:space="preserve">Μεταξιού», τη</w:t>
        </w:r>
      </w:ins>
      <w:commentRangeEnd w:id="383"/>
      <w:r>
        <w:commentReference w:id="383"/>
      </w:r>
      <w:r>
        <w:rPr>
          <w:rFonts w:eastAsia="Times New Roman" w:cstheme="minorHAnsi"/>
          <w:color w:val="000000"/>
          <w:kern w:val="0"/>
          <w:lang w:eastAsia="en-GB"/>
          <w14:ligatures w14:val="none"/>
        </w:rPr>
        <w:t xml:space="preserve"> λεγόμενη κινεζική πρωτοβουλία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w:t>
      </w:r>
      <w:proofErr w:type="spellStart"/>
      <w:r w:rsidRPr="00021283">
        <w:rPr>
          <w:rFonts w:eastAsia="Times New Roman" w:cstheme="minorHAnsi"/>
          <w:color w:val="000000"/>
          <w:kern w:val="0"/>
          <w:lang w:eastAsia="en-GB"/>
          <w14:ligatures w14:val="none"/>
        </w:rPr>
        <w:t>Make</w:t>
      </w:r>
      <w:proofErr w:type="spellEnd"/>
      <w:r w:rsidRPr="00021283">
        <w:rPr>
          <w:rFonts w:eastAsia="Times New Roman" w:cstheme="minorHAnsi"/>
          <w:color w:val="000000"/>
          <w:kern w:val="0"/>
          <w:lang w:eastAsia="en-GB"/>
          <w14:ligatures w14:val="none"/>
        </w:rPr>
        <w:t xml:space="preserve"> in </w:t>
      </w:r>
      <w:proofErr w:type="spellStart"/>
      <w:r w:rsidRPr="00021283">
        <w:rPr>
          <w:rFonts w:eastAsia="Times New Roman" w:cstheme="minorHAnsi"/>
          <w:color w:val="000000"/>
          <w:kern w:val="0"/>
          <w:lang w:eastAsia="en-GB"/>
          <w14:ligatures w14:val="none"/>
        </w:rPr>
        <w:t>India</w:t>
      </w:r>
      <w:proofErr w:type="spellEnd"/>
      <w:r w:rsidRPr="00021283">
        <w:rPr>
          <w:rFonts w:eastAsia="Times New Roman" w:cstheme="minorHAnsi"/>
          <w:color w:val="000000"/>
          <w:kern w:val="0"/>
          <w:lang w:eastAsia="en-GB"/>
          <w14:ligatures w14:val="none"/>
        </w:rPr>
        <w:t>",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ευθυγράμμιση, και ενοποίηση </w:t>
      </w:r>
      <w:proofErr w:type="spellStart"/>
      <w:r w:rsidRPr="00021283">
        <w:rPr>
          <w:rFonts w:eastAsia="Times New Roman" w:cstheme="minorHAnsi"/>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xml:space="preserve">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 xml:space="preserve">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w:t>
      </w:r>
      <w:proofErr w:type="spellStart"/>
      <w:r w:rsidRPr="00021283">
        <w:rPr>
          <w:rFonts w:eastAsia="Times New Roman" w:cstheme="minorHAnsi"/>
          <w:color w:val="000000"/>
          <w:kern w:val="0"/>
          <w:lang w:eastAsia="en-GB"/>
          <w14:ligatures w14:val="none"/>
        </w:rPr>
        <w:t>Ευρασιατικής</w:t>
      </w:r>
      <w:proofErr w:type="spellEnd"/>
      <w:r w:rsidRPr="00021283">
        <w:rPr>
          <w:rFonts w:eastAsia="Times New Roman" w:cstheme="minorHAnsi"/>
          <w:color w:val="000000"/>
          <w:kern w:val="0"/>
          <w:lang w:eastAsia="en-GB"/>
          <w14:ligatures w14:val="none"/>
        </w:rPr>
        <w:t xml:space="preserve">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την ευκαιρία να μετατραπεί σε κέντρο </w:t>
      </w:r>
      <w:proofErr w:type="spellStart"/>
      <w:r w:rsidRPr="00021283">
        <w:rPr>
          <w:rFonts w:eastAsia="Times New Roman" w:cstheme="minorHAnsi"/>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w:t>
      </w:r>
      <w:proofErr w:type="spellStart"/>
      <w:r w:rsidRPr="00021283">
        <w:rPr>
          <w:rFonts w:eastAsia="Times New Roman" w:cstheme="minorHAnsi"/>
          <w:color w:val="000000"/>
          <w:kern w:val="0"/>
          <w:lang w:eastAsia="en-GB"/>
          <w14:ligatures w14:val="none"/>
        </w:rPr>
        <w:t>διασυνδεσιμότητας</w:t>
      </w:r>
      <w:proofErr w:type="spellEnd"/>
      <w:r w:rsidRPr="00021283">
        <w:rPr>
          <w:rFonts w:eastAsia="Times New Roman" w:cstheme="minorHAnsi"/>
          <w:color w:val="000000"/>
          <w:kern w:val="0"/>
          <w:lang w:eastAsia="en-GB"/>
          <w14:ligatures w14:val="none"/>
        </w:rPr>
        <w:t xml:space="preserve">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 xml:space="preserve">Πώς οι </w:t>
      </w:r>
      <w:proofErr w:type="spellStart"/>
      <w:r w:rsidRPr="00021283">
        <w:rPr>
          <w:rFonts w:cstheme="minorHAnsi"/>
          <w:b/>
          <w:bCs/>
          <w:color w:val="000000"/>
        </w:rPr>
        <w:t>κυβερνοεπιθέσεις</w:t>
      </w:r>
      <w:proofErr w:type="spellEnd"/>
      <w:r w:rsidRPr="00021283">
        <w:rPr>
          <w:rFonts w:cstheme="minorHAnsi"/>
          <w:b/>
          <w:bCs/>
          <w:color w:val="000000"/>
        </w:rPr>
        <w:t xml:space="preserve">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commentRangeStart w:id="384"/>
      <w:del w:id="768" w:author="ProofreadAI" w:date="2026-02-23T15:51:42.322780Z">
        <w:r>
          <w:rPr>
            <w:rFonts w:cstheme="minorHAnsi"/>
            <w:color w:val="000000" w:themeColor="text1"/>
          </w:rPr>
          <w:delText xml:space="preserve">Πολυτεχνείου Κρήτης Εργαστήριο Επιστημονικών Δεδομένων</w:delText>
        </w:r>
      </w:del>
      <w:ins w:id="769" w:author="ProofreadAI" w:date="2026-02-23T15:51:42.322780Z">
        <w:r>
          <w:rPr>
            <w:rFonts w:cstheme="minorHAnsi"/>
            <w:color w:val="000000" w:themeColor="text1"/>
          </w:rPr>
          <w:t xml:space="preserve">του Πολυτεχνείου Κρήτης, Εργαστήριο Επιστημονικών Δεδομένων</w:t>
        </w:r>
      </w:ins>
      <w:commentRangeEnd w:id="384"/>
      <w:r>
        <w:commentReference w:id="384"/>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την ισχυρή εικόνα που προβάλλουν πολλές επιχειρήσεις και κράτη για την ψηφιακή τους ωριμότητα, η εποχή των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w:t>
      </w:r>
      <w:proofErr w:type="spellStart"/>
      <w:r w:rsidRPr="00021283">
        <w:rPr>
          <w:rFonts w:eastAsia="Times New Roman" w:cstheme="minorHAnsi"/>
          <w:b/>
          <w:bCs/>
          <w:color w:val="000000"/>
          <w:kern w:val="0"/>
          <w:lang w:eastAsia="en-GB"/>
          <w14:ligatures w14:val="none"/>
        </w:rPr>
        <w:t>κυβερνοκλιμάκωσης</w:t>
      </w:r>
      <w:proofErr w:type="spellEnd"/>
      <w:r w:rsidRPr="00021283">
        <w:rPr>
          <w:rFonts w:eastAsia="Times New Roman" w:cstheme="minorHAnsi"/>
          <w:b/>
          <w:bCs/>
          <w:color w:val="000000"/>
          <w:kern w:val="0"/>
          <w:lang w:eastAsia="en-GB"/>
          <w14:ligatures w14:val="none"/>
        </w:rPr>
        <w:t xml:space="preserve"> και </w:t>
      </w:r>
      <w:commentRangeStart w:id="385"/>
      <w:del w:id="770" w:author="ProofreadAI" w:date="2026-02-23T15:51:42.322780Z">
        <w:r>
          <w:rPr>
            <w:rFonts w:eastAsia="Times New Roman" w:cstheme="minorHAnsi"/>
            <w:b/>
            <w:bCs/>
            <w:color w:val="000000"/>
            <w:kern w:val="0"/>
            <w:lang w:eastAsia="en-GB"/>
            <w14:ligatures w14:val="none"/>
          </w:rPr>
          <w:delText xml:space="preserve">η αβεβαιότητα ευθύνης</w:delText>
        </w:r>
      </w:del>
      <w:ins w:id="771" w:author="ProofreadAI" w:date="2026-02-23T15:51:42.322780Z">
        <w:r>
          <w:rPr>
            <w:rFonts w:eastAsia="Times New Roman" w:cstheme="minorHAnsi"/>
            <w:b/>
            <w:bCs/>
            <w:color w:val="000000"/>
            <w:kern w:val="0"/>
            <w:lang w:eastAsia="en-GB"/>
            <w14:ligatures w14:val="none"/>
          </w:rPr>
          <w:t xml:space="preserve">η αβεβαιότητα της ευθύνης</w:t>
        </w:r>
      </w:ins>
      <w:commentRangeEnd w:id="385"/>
      <w:r>
        <w:commentReference w:id="385"/>
      </w:r>
      <w:r>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w:t>
      </w:r>
      <w:proofErr w:type="spellStart"/>
      <w:r w:rsidRPr="00021283">
        <w:rPr>
          <w:rFonts w:eastAsia="Times New Roman" w:cstheme="minorHAnsi"/>
          <w:color w:val="000000"/>
          <w:kern w:val="0"/>
          <w:lang w:eastAsia="en-GB"/>
          <w14:ligatures w14:val="none"/>
        </w:rPr>
        <w:t>ransomware</w:t>
      </w:r>
      <w:proofErr w:type="spellEnd"/>
      <w:r w:rsidRPr="00021283">
        <w:rPr>
          <w:rFonts w:eastAsia="Times New Roman" w:cstheme="minorHAnsi"/>
          <w:color w:val="000000"/>
          <w:kern w:val="0"/>
          <w:lang w:eastAsia="en-GB"/>
          <w14:ligatures w14:val="none"/>
        </w:rPr>
        <w:t>»,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w:t>
      </w:r>
      <w:proofErr w:type="spellStart"/>
      <w:r w:rsidRPr="00021283">
        <w:rPr>
          <w:rFonts w:eastAsia="Times New Roman" w:cstheme="minorHAnsi"/>
          <w:color w:val="000000"/>
          <w:kern w:val="0"/>
          <w:lang w:eastAsia="en-GB"/>
          <w14:ligatures w14:val="none"/>
        </w:rPr>
        <w:t>επαναδρομολογήσουν</w:t>
      </w:r>
      <w:proofErr w:type="spellEnd"/>
      <w:r w:rsidRPr="00021283">
        <w:rPr>
          <w:rFonts w:eastAsia="Times New Roman" w:cstheme="minorHAnsi"/>
          <w:color w:val="000000"/>
          <w:kern w:val="0"/>
          <w:lang w:eastAsia="en-GB"/>
          <w14:ligatures w14:val="none"/>
        </w:rPr>
        <w:t xml:space="preserve">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w:t>
      </w:r>
      <w:proofErr w:type="spellStart"/>
      <w:r w:rsidRPr="00021283">
        <w:rPr>
          <w:rFonts w:eastAsia="Times New Roman" w:cstheme="minorHAnsi"/>
          <w:b/>
          <w:bCs/>
          <w:color w:val="000000"/>
          <w:kern w:val="0"/>
          <w:lang w:eastAsia="en-GB"/>
          <w14:ligatures w14:val="none"/>
        </w:rPr>
        <w:t>κυβερνοεπίθεση</w:t>
      </w:r>
      <w:proofErr w:type="spellEnd"/>
      <w:r w:rsidRPr="00021283">
        <w:rPr>
          <w:rFonts w:eastAsia="Times New Roman" w:cstheme="minorHAnsi"/>
          <w:b/>
          <w:bCs/>
          <w:color w:val="000000"/>
          <w:kern w:val="0"/>
          <w:lang w:eastAsia="en-GB"/>
          <w14:ligatures w14:val="none"/>
        </w:rPr>
        <w:t xml:space="preserve">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w:t>
      </w:r>
      <w:commentRangeStart w:id="386"/>
      <w:del w:id="772" w:author="ProofreadAI" w:date="2026-02-23T15:51:42.322780Z">
        <w:r>
          <w:rPr>
            <w:rFonts w:eastAsia="Times New Roman" w:cstheme="minorHAnsi"/>
            <w:color w:val="000000"/>
            <w:kern w:val="0"/>
            <w:lang w:eastAsia="en-GB"/>
            <w14:ligatures w14:val="none"/>
          </w:rPr>
          <w:delText xml:space="preserve">ακριβές παράδειγμα</w:delText>
        </w:r>
      </w:del>
      <w:ins w:id="773" w:author="ProofreadAI" w:date="2026-02-23T15:51:42.322780Z">
        <w:r>
          <w:rPr>
            <w:rFonts w:eastAsia="Times New Roman" w:cstheme="minorHAnsi"/>
            <w:color w:val="000000"/>
            <w:kern w:val="0"/>
            <w:lang w:eastAsia="en-GB"/>
            <w14:ligatures w14:val="none"/>
          </w:rPr>
          <w:t xml:space="preserve">ακριβή παραδείγματα</w:t>
        </w:r>
      </w:ins>
      <w:commentRangeEnd w:id="386"/>
      <w:r>
        <w:commentReference w:id="386"/>
      </w:r>
      <w:r>
        <w:rPr>
          <w:rFonts w:eastAsia="Times New Roman" w:cstheme="minorHAnsi"/>
          <w:color w:val="000000"/>
          <w:kern w:val="0"/>
          <w:lang w:eastAsia="en-GB"/>
          <w14:ligatures w14:val="none"/>
        </w:rPr>
        <w:t xml:space="preserve">:</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NotPetya</w:t>
      </w:r>
      <w:proofErr w:type="spellEnd"/>
      <w:r w:rsidRPr="00021283">
        <w:rPr>
          <w:rFonts w:eastAsia="Times New Roman" w:cstheme="minorHAnsi"/>
          <w:b/>
          <w:bCs/>
          <w:color w:val="000000"/>
          <w:kern w:val="0"/>
          <w:lang w:eastAsia="en-GB"/>
          <w14:ligatures w14:val="none"/>
        </w:rPr>
        <w:t xml:space="preserve"> (2017)</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NotPetya</w:t>
      </w:r>
      <w:proofErr w:type="spellEnd"/>
      <w:r w:rsidRPr="00021283">
        <w:rPr>
          <w:rFonts w:eastAsia="Times New Roman" w:cstheme="minorHAnsi"/>
          <w:color w:val="000000"/>
          <w:kern w:val="0"/>
          <w:lang w:eastAsia="en-GB"/>
          <w14:ligatures w14:val="none"/>
        </w:rPr>
        <w:t xml:space="preserve">»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w:t>
      </w:r>
      <w:proofErr w:type="spellStart"/>
      <w:r w:rsidRPr="00021283">
        <w:rPr>
          <w:rFonts w:eastAsia="Times New Roman" w:cstheme="minorHAnsi"/>
          <w:color w:val="000000"/>
          <w:kern w:val="0"/>
          <w:lang w:eastAsia="en-GB"/>
          <w14:ligatures w14:val="none"/>
        </w:rPr>
        <w:t>Maersk</w:t>
      </w:r>
      <w:proofErr w:type="spellEnd"/>
      <w:r w:rsidRPr="00021283">
        <w:rPr>
          <w:rFonts w:eastAsia="Times New Roman" w:cstheme="minorHAnsi"/>
          <w:color w:val="000000"/>
          <w:kern w:val="0"/>
          <w:lang w:eastAsia="en-GB"/>
          <w14:ligatures w14:val="none"/>
        </w:rPr>
        <w:t xml:space="preserve">,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w:t>
      </w:r>
      <w:proofErr w:type="spellStart"/>
      <w:r w:rsidRPr="00021283">
        <w:rPr>
          <w:rFonts w:eastAsia="Times New Roman" w:cstheme="minorHAnsi"/>
          <w:color w:val="000000"/>
          <w:kern w:val="0"/>
          <w:lang w:eastAsia="en-GB"/>
          <w14:ligatures w14:val="none"/>
        </w:rPr>
        <w:t>Mondelez</w:t>
      </w:r>
      <w:proofErr w:type="spellEnd"/>
      <w:r w:rsidRPr="00021283">
        <w:rPr>
          <w:rFonts w:eastAsia="Times New Roman" w:cstheme="minorHAnsi"/>
          <w:color w:val="000000"/>
          <w:kern w:val="0"/>
          <w:lang w:eastAsia="en-GB"/>
          <w14:ligatures w14:val="none"/>
        </w:rPr>
        <w:t>,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WannaCry</w:t>
      </w:r>
      <w:proofErr w:type="spellEnd"/>
      <w:r w:rsidRPr="00021283">
        <w:rPr>
          <w:rFonts w:eastAsia="Times New Roman" w:cstheme="minorHAnsi"/>
          <w:b/>
          <w:bCs/>
          <w:color w:val="000000"/>
          <w:kern w:val="0"/>
          <w:lang w:eastAsia="en-GB"/>
          <w14:ligatures w14:val="none"/>
        </w:rPr>
        <w:t xml:space="preserve"> (2017)</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WannaCry</w:t>
      </w:r>
      <w:proofErr w:type="spellEnd"/>
      <w:r w:rsidRPr="00021283">
        <w:rPr>
          <w:rFonts w:eastAsia="Times New Roman" w:cstheme="minorHAnsi"/>
          <w:color w:val="000000"/>
          <w:kern w:val="0"/>
          <w:lang w:eastAsia="en-GB"/>
          <w14:ligatures w14:val="none"/>
        </w:rPr>
        <w:t xml:space="preserve">»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Colonial</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Pipeline</w:t>
      </w:r>
      <w:proofErr w:type="spellEnd"/>
      <w:r w:rsidRPr="00021283">
        <w:rPr>
          <w:rFonts w:eastAsia="Times New Roman" w:cstheme="minorHAnsi"/>
          <w:b/>
          <w:bCs/>
          <w:color w:val="000000"/>
          <w:kern w:val="0"/>
          <w:lang w:eastAsia="en-GB"/>
          <w14:ligatures w14:val="none"/>
        </w:rPr>
        <w:t xml:space="preserve"> (2021)</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ransomware</w:t>
      </w:r>
      <w:proofErr w:type="spellEnd"/>
      <w:r w:rsidRPr="00021283">
        <w:rPr>
          <w:rFonts w:eastAsia="Times New Roman" w:cstheme="minorHAnsi"/>
          <w:color w:val="000000"/>
          <w:kern w:val="0"/>
          <w:lang w:eastAsia="en-GB"/>
          <w14:ligatures w14:val="none"/>
        </w:rPr>
        <w:t xml:space="preserve">» στον αγωγό </w:t>
      </w:r>
      <w:proofErr w:type="spellStart"/>
      <w:r w:rsidRPr="00021283">
        <w:rPr>
          <w:rFonts w:eastAsia="Times New Roman" w:cstheme="minorHAnsi"/>
          <w:color w:val="000000"/>
          <w:kern w:val="0"/>
          <w:lang w:eastAsia="en-GB"/>
          <w14:ligatures w14:val="none"/>
        </w:rPr>
        <w:t>Colonial</w:t>
      </w:r>
      <w:proofErr w:type="spellEnd"/>
      <w:r w:rsidRPr="00021283">
        <w:rPr>
          <w:rFonts w:eastAsia="Times New Roman" w:cstheme="minorHAnsi"/>
          <w:color w:val="000000"/>
          <w:kern w:val="0"/>
          <w:lang w:eastAsia="en-GB"/>
          <w14:ligatures w14:val="none"/>
        </w:rPr>
        <w:t xml:space="preserve">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παραπάνω παραδείγματα υπογραμμίζουν ότι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w:t>
      </w:r>
      <w:proofErr w:type="spellStart"/>
      <w:r w:rsidRPr="00021283">
        <w:rPr>
          <w:rFonts w:eastAsia="Times New Roman" w:cstheme="minorHAnsi"/>
          <w:color w:val="000000"/>
          <w:kern w:val="0"/>
          <w:lang w:eastAsia="en-GB"/>
          <w14:ligatures w14:val="none"/>
        </w:rPr>
        <w:t>κυβερνοσφαίρα</w:t>
      </w:r>
      <w:proofErr w:type="spellEnd"/>
      <w:r w:rsidRPr="00021283">
        <w:rPr>
          <w:rFonts w:eastAsia="Times New Roman" w:cstheme="minorHAnsi"/>
          <w:color w:val="000000"/>
          <w:kern w:val="0"/>
          <w:lang w:eastAsia="en-GB"/>
          <w14:ligatures w14:val="none"/>
        </w:rPr>
        <w:t xml:space="preserve">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w:t>
      </w:r>
      <w:proofErr w:type="spellStart"/>
      <w:r w:rsidRPr="00021283">
        <w:rPr>
          <w:rFonts w:eastAsia="Times New Roman" w:cstheme="minorHAnsi"/>
          <w:color w:val="000000"/>
          <w:kern w:val="0"/>
          <w:lang w:eastAsia="en-GB"/>
          <w14:ligatures w14:val="none"/>
        </w:rPr>
        <w:t>κυβερνοαπειλή</w:t>
      </w:r>
      <w:proofErr w:type="spellEnd"/>
      <w:r w:rsidRPr="00021283">
        <w:rPr>
          <w:rFonts w:eastAsia="Times New Roman" w:cstheme="minorHAnsi"/>
          <w:color w:val="000000"/>
          <w:kern w:val="0"/>
          <w:lang w:eastAsia="en-GB"/>
          <w14:ligatures w14:val="none"/>
        </w:rPr>
        <w:t>,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Κοινωνικο</w:t>
      </w:r>
      <w:proofErr w:type="spellEnd"/>
      <w:r w:rsidRPr="00021283">
        <w:rPr>
          <w:rFonts w:eastAsia="Times New Roman" w:cstheme="minorHAnsi"/>
          <w:b/>
          <w:bCs/>
          <w:color w:val="000000"/>
          <w:kern w:val="0"/>
          <w:lang w:eastAsia="en-GB"/>
          <w14:ligatures w14:val="none"/>
        </w:rPr>
        <w:t xml:space="preserve">-πολιτικές συνέπειες: </w:t>
      </w:r>
      <w:r w:rsidRPr="00021283">
        <w:rPr>
          <w:rFonts w:eastAsia="Times New Roman" w:cstheme="minorHAnsi"/>
          <w:color w:val="000000"/>
          <w:kern w:val="0"/>
          <w:lang w:eastAsia="en-GB"/>
          <w14:ligatures w14:val="none"/>
        </w:rPr>
        <w:t xml:space="preserve">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δεν πλήττουν μόνο εταιρείες και κρατικές υπηρεσίες· προκαλούν ευρύτερο κοινωνικό σοκ. Στις επιθέσεις </w:t>
      </w:r>
      <w:proofErr w:type="spellStart"/>
      <w:r w:rsidRPr="00021283">
        <w:rPr>
          <w:rFonts w:eastAsia="Times New Roman" w:cstheme="minorHAnsi"/>
          <w:color w:val="000000"/>
          <w:kern w:val="0"/>
          <w:lang w:eastAsia="en-GB"/>
          <w14:ligatures w14:val="none"/>
        </w:rPr>
        <w:t>NotPetya</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WannaCry</w:t>
      </w:r>
      <w:proofErr w:type="spellEnd"/>
      <w:r w:rsidRPr="00021283">
        <w:rPr>
          <w:rFonts w:eastAsia="Times New Roman" w:cstheme="minorHAnsi"/>
          <w:color w:val="000000"/>
          <w:kern w:val="0"/>
          <w:lang w:eastAsia="en-GB"/>
          <w14:ligatures w14:val="none"/>
        </w:rPr>
        <w:t xml:space="preserve">, ο κόσμος έγινε μάρτυρας της </w:t>
      </w:r>
      <w:proofErr w:type="spellStart"/>
      <w:r w:rsidRPr="00021283">
        <w:rPr>
          <w:rFonts w:eastAsia="Times New Roman" w:cstheme="minorHAnsi"/>
          <w:color w:val="000000"/>
          <w:kern w:val="0"/>
          <w:lang w:eastAsia="en-GB"/>
          <w14:ligatures w14:val="none"/>
        </w:rPr>
        <w:t>ευαλωτότητας</w:t>
      </w:r>
      <w:proofErr w:type="spellEnd"/>
      <w:r w:rsidRPr="00021283">
        <w:rPr>
          <w:rFonts w:eastAsia="Times New Roman" w:cstheme="minorHAnsi"/>
          <w:color w:val="000000"/>
          <w:kern w:val="0"/>
          <w:lang w:eastAsia="en-GB"/>
          <w14:ligatures w14:val="none"/>
        </w:rPr>
        <w:t xml:space="preserve">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 xml:space="preserve">Έτσι, μια </w:t>
      </w:r>
      <w:proofErr w:type="spellStart"/>
      <w:r w:rsidRPr="00021283">
        <w:rPr>
          <w:rFonts w:eastAsia="Times New Roman" w:cstheme="minorHAnsi"/>
          <w:b/>
          <w:bCs/>
          <w:color w:val="000000" w:themeColor="text1"/>
          <w:kern w:val="0"/>
          <w:lang w:eastAsia="en-GB"/>
          <w14:ligatures w14:val="none"/>
        </w:rPr>
        <w:t>κυβερνοεπίθεση</w:t>
      </w:r>
      <w:proofErr w:type="spellEnd"/>
      <w:r w:rsidRPr="00021283">
        <w:rPr>
          <w:rFonts w:eastAsia="Times New Roman" w:cstheme="minorHAnsi"/>
          <w:b/>
          <w:bCs/>
          <w:color w:val="000000" w:themeColor="text1"/>
          <w:kern w:val="0"/>
          <w:lang w:eastAsia="en-GB"/>
          <w14:ligatures w14:val="none"/>
        </w:rPr>
        <w:t xml:space="preserve">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 xml:space="preserve">Επομένως, οι οικονομικές καταστροφές μέσω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 xml:space="preserve">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w:t>
      </w:r>
      <w:proofErr w:type="spellStart"/>
      <w:r w:rsidRPr="00021283">
        <w:rPr>
          <w:rFonts w:eastAsia="Times New Roman" w:cstheme="minorHAnsi"/>
          <w:color w:val="000000"/>
          <w:kern w:val="0"/>
          <w:lang w:eastAsia="en-GB"/>
          <w14:ligatures w14:val="none"/>
        </w:rPr>
        <w:t>κυβερνοαπειλής</w:t>
      </w:r>
      <w:proofErr w:type="spellEnd"/>
      <w:r w:rsidRPr="00021283">
        <w:rPr>
          <w:rFonts w:eastAsia="Times New Roman" w:cstheme="minorHAnsi"/>
          <w:color w:val="000000"/>
          <w:kern w:val="0"/>
          <w:lang w:eastAsia="en-GB"/>
          <w14:ligatures w14:val="none"/>
        </w:rPr>
        <w:t xml:space="preserve"> στις επιχειρηματικές αποφάσεις τους. Η υιοθέτηση ασφάλειας από το στάδιο του σχεδιασμού («</w:t>
      </w:r>
      <w:proofErr w:type="spellStart"/>
      <w:r w:rsidRPr="00021283">
        <w:rPr>
          <w:rFonts w:eastAsia="Times New Roman" w:cstheme="minorHAnsi"/>
          <w:color w:val="000000"/>
          <w:kern w:val="0"/>
          <w:lang w:eastAsia="en-GB"/>
          <w14:ligatures w14:val="none"/>
        </w:rPr>
        <w:t>security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design</w:t>
      </w:r>
      <w:proofErr w:type="spellEnd"/>
      <w:r w:rsidRPr="00021283">
        <w:rPr>
          <w:rFonts w:eastAsia="Times New Roman" w:cstheme="minorHAnsi"/>
          <w:color w:val="000000"/>
          <w:kern w:val="0"/>
          <w:lang w:eastAsia="en-GB"/>
          <w14:ligatures w14:val="none"/>
        </w:rPr>
        <w:t>»)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w:t>
      </w:r>
      <w:proofErr w:type="spellStart"/>
      <w:r w:rsidRPr="00021283">
        <w:rPr>
          <w:rFonts w:eastAsia="Times New Roman" w:cstheme="minorHAnsi"/>
          <w:color w:val="000000"/>
          <w:kern w:val="0"/>
          <w:lang w:eastAsia="en-GB"/>
          <w14:ligatures w14:val="none"/>
        </w:rPr>
        <w:t>κυβερνοασφάλειας</w:t>
      </w:r>
      <w:proofErr w:type="spellEnd"/>
      <w:r w:rsidRPr="00021283">
        <w:rPr>
          <w:rFonts w:eastAsia="Times New Roman" w:cstheme="minorHAnsi"/>
          <w:color w:val="000000"/>
          <w:kern w:val="0"/>
          <w:lang w:eastAsia="en-GB"/>
          <w14:ligatures w14:val="none"/>
        </w:rPr>
        <w:t>,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w:t>
      </w:r>
      <w:r w:rsidR="00A012F2">
        <w:rPr>
          <w:rFonts w:cstheme="minorHAnsi"/>
          <w:color w:val="000000"/>
        </w:rPr>
        <w:t xml:space="preserve"> </w:t>
      </w:r>
      <w:r w:rsidRPr="00021283">
        <w:rPr>
          <w:rFonts w:cstheme="minorHAnsi"/>
          <w:color w:val="000000"/>
        </w:rPr>
        <w:t xml:space="preserve">Με ΑΕΠ το 2024 στα 604 </w:t>
      </w:r>
      <w:r w:rsidR="00FA713D">
        <w:rPr>
          <w:rFonts w:cstheme="minorHAnsi"/>
          <w:color w:val="000000"/>
        </w:rPr>
        <w:t xml:space="preserve">δισ. </w:t>
      </w:r>
      <w:r w:rsidRPr="00021283">
        <w:rPr>
          <w:rFonts w:cstheme="minorHAnsi"/>
          <w:color w:val="000000"/>
        </w:rPr>
        <w:t>δολάρια, με εμπορικό πλεόνασμα 19 δισ. δολαρίων, είναι η</w:t>
      </w:r>
      <w:r w:rsidR="00A012F2">
        <w:rPr>
          <w:rFonts w:cstheme="minorHAnsi"/>
          <w:color w:val="000000"/>
        </w:rPr>
        <w:t xml:space="preserve"> </w:t>
      </w:r>
      <w:r w:rsidRPr="00021283">
        <w:rPr>
          <w:rFonts w:cstheme="minorHAnsi"/>
          <w:color w:val="000000"/>
        </w:rPr>
        <w:t>χώρα που έχει γνωρίσει 9 χρεοκοπίες από την ανεξαρτησία της το 1816, και έχει δεχθεί το 1/3 των κεφαλαίων στήριξης του ΔΝΤ,</w:t>
      </w:r>
      <w:r w:rsidR="00A012F2">
        <w:rPr>
          <w:rFonts w:cstheme="minorHAnsi"/>
          <w:color w:val="000000"/>
        </w:rPr>
        <w:t xml:space="preserve"> </w:t>
      </w:r>
      <w:r w:rsidRPr="00021283">
        <w:rPr>
          <w:rFonts w:cstheme="minorHAnsi"/>
          <w:color w:val="000000"/>
        </w:rPr>
        <w:t>ενώ παράλληλα αποτελεί το πιο πρόσφατο επεισόδιο μιας ευρύτερης γεωπολιτικής αντιπαράθεσης ανάμεσα στις ΗΠΑ και την Κίνα.</w:t>
      </w:r>
      <w:r w:rsidR="00A012F2">
        <w:rPr>
          <w:rFonts w:cstheme="minorHAnsi"/>
          <w:color w:val="000000"/>
        </w:rPr>
        <w:t xml:space="preserve"> </w:t>
      </w:r>
      <w:r w:rsidRPr="00021283">
        <w:rPr>
          <w:rFonts w:cstheme="minorHAnsi"/>
          <w:color w:val="000000"/>
        </w:rPr>
        <w:t xml:space="preserve">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w:t>
      </w:r>
      <w:proofErr w:type="spellStart"/>
      <w:r w:rsidRPr="00021283">
        <w:rPr>
          <w:rFonts w:cstheme="minorHAnsi"/>
          <w:color w:val="000000"/>
        </w:rPr>
        <w:t>Χαβιέ</w:t>
      </w:r>
      <w:proofErr w:type="spellEnd"/>
      <w:r w:rsidRPr="00021283">
        <w:rPr>
          <w:rFonts w:cstheme="minorHAnsi"/>
          <w:color w:val="000000"/>
        </w:rPr>
        <w:t xml:space="preserve"> </w:t>
      </w:r>
      <w:proofErr w:type="spellStart"/>
      <w:r w:rsidRPr="00021283">
        <w:rPr>
          <w:rFonts w:cstheme="minorHAnsi"/>
          <w:color w:val="000000"/>
        </w:rPr>
        <w:t>Μιλέι</w:t>
      </w:r>
      <w:proofErr w:type="spellEnd"/>
      <w:r w:rsidRPr="00021283">
        <w:rPr>
          <w:rFonts w:cstheme="minorHAnsi"/>
          <w:color w:val="000000"/>
        </w:rPr>
        <w:t xml:space="preserve"> αποκαλύπτει πώς και οι δύο υπερδυνάμεις παίζουν ενεργό ρόλο.</w:t>
      </w:r>
      <w:r w:rsidR="00A012F2">
        <w:rPr>
          <w:rFonts w:cstheme="minorHAnsi"/>
          <w:color w:val="000000"/>
        </w:rPr>
        <w:t xml:space="preserve"> </w:t>
      </w:r>
      <w:r w:rsidRPr="00021283">
        <w:rPr>
          <w:rFonts w:cstheme="minorHAnsi"/>
          <w:color w:val="000000"/>
        </w:rPr>
        <w:t>Οι ΗΠΑ</w:t>
      </w:r>
      <w:r w:rsidR="00A012F2">
        <w:rPr>
          <w:rFonts w:cstheme="minorHAnsi"/>
          <w:color w:val="000000"/>
        </w:rPr>
        <w:t xml:space="preserve"> </w:t>
      </w:r>
      <w:r w:rsidRPr="00021283">
        <w:rPr>
          <w:rFonts w:cstheme="minorHAnsi"/>
          <w:color w:val="000000"/>
        </w:rPr>
        <w:t xml:space="preserve">επιδιώκουν να διασφαλίσουν τη σταθερότητα ενός μεταρρυθμιστή με </w:t>
      </w:r>
      <w:proofErr w:type="spellStart"/>
      <w:r w:rsidRPr="00021283">
        <w:rPr>
          <w:rFonts w:cstheme="minorHAnsi"/>
          <w:color w:val="000000"/>
        </w:rPr>
        <w:t>αντι</w:t>
      </w:r>
      <w:proofErr w:type="spellEnd"/>
      <w:r w:rsidRPr="00021283">
        <w:rPr>
          <w:rFonts w:cstheme="minorHAnsi"/>
          <w:color w:val="000000"/>
        </w:rPr>
        <w:t xml:space="preserve">-Πεκίνο προφίλ, ενώ η Κίνα ενισχύει την παρουσία της στην περιοχή μέσω χρηματοδοτήσεων και εμπορικών συμφωνιών. Τα πρόσφατα γεγονότα, όπως η άμεση αγορά </w:t>
      </w:r>
      <w:proofErr w:type="spellStart"/>
      <w:r w:rsidRPr="00021283">
        <w:rPr>
          <w:rFonts w:cstheme="minorHAnsi"/>
          <w:color w:val="000000"/>
        </w:rPr>
        <w:t>πέσο</w:t>
      </w:r>
      <w:proofErr w:type="spellEnd"/>
      <w:r w:rsidRPr="00021283">
        <w:rPr>
          <w:rFonts w:cstheme="minorHAnsi"/>
          <w:color w:val="000000"/>
        </w:rPr>
        <w:t xml:space="preserve">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w:t>
      </w:r>
      <w:proofErr w:type="spellStart"/>
      <w:r w:rsidRPr="00021283">
        <w:rPr>
          <w:rFonts w:cstheme="minorHAnsi"/>
          <w:color w:val="000000"/>
        </w:rPr>
        <w:t>Μιλέι</w:t>
      </w:r>
      <w:proofErr w:type="spellEnd"/>
      <w:r w:rsidRPr="00021283">
        <w:rPr>
          <w:rFonts w:cstheme="minorHAnsi"/>
          <w:color w:val="000000"/>
        </w:rPr>
        <w:t xml:space="preserve">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w:t>
      </w:r>
      <w:r w:rsidR="00A012F2">
        <w:rPr>
          <w:rFonts w:cstheme="minorHAnsi"/>
          <w:color w:val="000000"/>
        </w:rPr>
        <w:t xml:space="preserve"> </w:t>
      </w:r>
      <w:r w:rsidRPr="00021283">
        <w:rPr>
          <w:rFonts w:cstheme="minorHAnsi"/>
          <w:color w:val="000000"/>
        </w:rPr>
        <w:t>εισαγωγικούς δασμούς και κατάργησε τους φόρους επί των εξαγωγών της Αργεντινής.</w:t>
      </w:r>
      <w:r w:rsidR="00A012F2">
        <w:rPr>
          <w:rFonts w:cstheme="minorHAnsi"/>
          <w:color w:val="000000"/>
        </w:rPr>
        <w:t xml:space="preserve"> </w:t>
      </w:r>
      <w:r w:rsidRPr="00021283">
        <w:rPr>
          <w:rFonts w:cstheme="minorHAnsi"/>
          <w:color w:val="000000"/>
        </w:rPr>
        <w:t xml:space="preserve">Όμως η εμμονή του στη διατήρηση ισχυρής ισοτιμίας του </w:t>
      </w:r>
      <w:proofErr w:type="spellStart"/>
      <w:r w:rsidRPr="00021283">
        <w:rPr>
          <w:rFonts w:cstheme="minorHAnsi"/>
          <w:color w:val="000000"/>
        </w:rPr>
        <w:t>πέσο</w:t>
      </w:r>
      <w:proofErr w:type="spellEnd"/>
      <w:r w:rsidRPr="00021283">
        <w:rPr>
          <w:rFonts w:cstheme="minorHAnsi"/>
          <w:color w:val="000000"/>
        </w:rPr>
        <w:t xml:space="preserve">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w:t>
      </w:r>
      <w:proofErr w:type="spellStart"/>
      <w:r w:rsidRPr="00021283">
        <w:rPr>
          <w:rFonts w:cstheme="minorHAnsi"/>
          <w:color w:val="000000"/>
        </w:rPr>
        <w:t>Μπέσεντ</w:t>
      </w:r>
      <w:proofErr w:type="spellEnd"/>
      <w:r w:rsidRPr="00021283">
        <w:rPr>
          <w:rFonts w:cstheme="minorHAnsi"/>
          <w:color w:val="000000"/>
        </w:rPr>
        <w:t xml:space="preserve">, επέλεξαν δημόσια και ενεργή εμπλοκή: το Ταμείο Σταθεροποίησης Χρηματιστηρίου αγόρασε άμεσα </w:t>
      </w:r>
      <w:proofErr w:type="spellStart"/>
      <w:r w:rsidRPr="00021283">
        <w:rPr>
          <w:rFonts w:cstheme="minorHAnsi"/>
          <w:color w:val="000000"/>
        </w:rPr>
        <w:t>πέσο</w:t>
      </w:r>
      <w:proofErr w:type="spellEnd"/>
      <w:r w:rsidRPr="00021283">
        <w:rPr>
          <w:rFonts w:cstheme="minorHAnsi"/>
          <w:color w:val="000000"/>
        </w:rPr>
        <w:t xml:space="preserve"> και συμφώνησε σε ανταλλαγή νομίσματος 20 </w:t>
      </w:r>
      <w:r w:rsidR="00FA713D">
        <w:rPr>
          <w:rFonts w:cstheme="minorHAnsi"/>
          <w:color w:val="000000"/>
        </w:rPr>
        <w:t xml:space="preserve">δισ. </w:t>
      </w:r>
      <w:r w:rsidRPr="00021283">
        <w:rPr>
          <w:rFonts w:cstheme="minorHAnsi"/>
          <w:color w:val="000000"/>
        </w:rPr>
        <w:t xml:space="preserve">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w:t>
      </w:r>
      <w:proofErr w:type="spellStart"/>
      <w:r w:rsidRPr="00021283">
        <w:rPr>
          <w:rFonts w:cstheme="minorHAnsi"/>
          <w:color w:val="000000"/>
        </w:rPr>
        <w:t>swaps</w:t>
      </w:r>
      <w:proofErr w:type="spellEnd"/>
      <w:r w:rsidRPr="00021283">
        <w:rPr>
          <w:rFonts w:cstheme="minorHAnsi"/>
          <w:color w:val="000000"/>
        </w:rPr>
        <w:t xml:space="preserve"> ύψους 18 δισ. δολαρίων και ενισχυμένους εμπορικούς δεσμούς). Σε πρώτο επίπεδο, οι ΗΠΑ επιχειρούν να αγοράσουν χρόνο για τις μεταρρυθμίσεις του </w:t>
      </w:r>
      <w:proofErr w:type="spellStart"/>
      <w:r w:rsidRPr="00021283">
        <w:rPr>
          <w:rFonts w:cstheme="minorHAnsi"/>
          <w:color w:val="000000"/>
        </w:rPr>
        <w:t>Μιλέι</w:t>
      </w:r>
      <w:proofErr w:type="spellEnd"/>
      <w:r w:rsidRPr="00021283">
        <w:rPr>
          <w:rFonts w:cstheme="minorHAnsi"/>
          <w:color w:val="000000"/>
        </w:rPr>
        <w:t xml:space="preserve"> και σε δεύτερο, να ανακόψουν την αυξανόμενη επιρροή του </w:t>
      </w:r>
      <w:proofErr w:type="spellStart"/>
      <w:r w:rsidRPr="00021283">
        <w:rPr>
          <w:rFonts w:cstheme="minorHAnsi"/>
          <w:color w:val="000000"/>
        </w:rPr>
        <w:t>Πεκίνου</w:t>
      </w:r>
      <w:proofErr w:type="spellEnd"/>
      <w:r w:rsidRPr="00021283">
        <w:rPr>
          <w:rFonts w:cstheme="minorHAnsi"/>
          <w:color w:val="000000"/>
        </w:rPr>
        <w:t>.</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 xml:space="preserve">ομισματική και χρηματοπιστωτική </w:t>
      </w:r>
      <w:proofErr w:type="spellStart"/>
      <w:r w:rsidRPr="00021283">
        <w:rPr>
          <w:rFonts w:eastAsia="Times New Roman" w:cstheme="minorHAnsi"/>
          <w:b/>
          <w:bCs/>
          <w:color w:val="000000"/>
          <w:kern w:val="0"/>
          <w:lang w:eastAsia="en-GB"/>
          <w14:ligatures w14:val="none"/>
        </w:rPr>
        <w:t>μόχλευση</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w:t>
      </w:r>
      <w:proofErr w:type="spellStart"/>
      <w:r w:rsidRPr="00021283">
        <w:rPr>
          <w:rFonts w:eastAsia="Times New Roman" w:cstheme="minorHAnsi"/>
          <w:color w:val="000000"/>
          <w:kern w:val="0"/>
          <w:lang w:eastAsia="en-GB"/>
          <w14:ligatures w14:val="none"/>
        </w:rPr>
        <w:t>swap</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lines</w:t>
      </w:r>
      <w:proofErr w:type="spellEnd"/>
      <w:r w:rsidRPr="00021283">
        <w:rPr>
          <w:rFonts w:eastAsia="Times New Roman" w:cstheme="minorHAnsi"/>
          <w:color w:val="000000"/>
          <w:kern w:val="0"/>
          <w:lang w:eastAsia="en-GB"/>
          <w14:ligatures w14:val="none"/>
        </w:rPr>
        <w:t xml:space="preserve"> για να στηρίξουν το </w:t>
      </w:r>
      <w:proofErr w:type="spellStart"/>
      <w:r w:rsidRPr="00021283">
        <w:rPr>
          <w:rFonts w:eastAsia="Times New Roman" w:cstheme="minorHAnsi"/>
          <w:color w:val="000000"/>
          <w:kern w:val="0"/>
          <w:lang w:eastAsia="en-GB"/>
          <w14:ligatures w14:val="none"/>
        </w:rPr>
        <w:t>πέσο</w:t>
      </w:r>
      <w:proofErr w:type="spellEnd"/>
      <w:r w:rsidRPr="00021283">
        <w:rPr>
          <w:rFonts w:eastAsia="Times New Roman" w:cstheme="minorHAnsi"/>
          <w:color w:val="000000"/>
          <w:kern w:val="0"/>
          <w:lang w:eastAsia="en-GB"/>
          <w14:ligatures w14:val="none"/>
        </w:rPr>
        <w:t xml:space="preserve">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 xml:space="preserve">μπορική </w:t>
      </w:r>
      <w:proofErr w:type="spellStart"/>
      <w:r w:rsidRPr="00021283">
        <w:rPr>
          <w:rFonts w:eastAsia="Times New Roman" w:cstheme="minorHAnsi"/>
          <w:b/>
          <w:bCs/>
          <w:color w:val="000000"/>
          <w:kern w:val="0"/>
          <w:lang w:eastAsia="en-GB"/>
          <w14:ligatures w14:val="none"/>
        </w:rPr>
        <w:t>μόχλευση</w:t>
      </w:r>
      <w:proofErr w:type="spellEnd"/>
      <w:r w:rsidRPr="00021283">
        <w:rPr>
          <w:rFonts w:eastAsia="Times New Roman" w:cstheme="minorHAnsi"/>
          <w:b/>
          <w:bCs/>
          <w:color w:val="000000"/>
          <w:kern w:val="0"/>
          <w:lang w:eastAsia="en-GB"/>
          <w14:ligatures w14:val="none"/>
        </w:rPr>
        <w:t xml:space="preserve">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proofErr w:type="spellStart"/>
      <w:r w:rsidRPr="00021283">
        <w:rPr>
          <w:rFonts w:cstheme="minorHAnsi"/>
          <w:color w:val="000000"/>
        </w:rPr>
        <w:t>Μ</w:t>
      </w:r>
      <w:r w:rsidRPr="00021283">
        <w:rPr>
          <w:rFonts w:eastAsia="Times New Roman" w:cstheme="minorHAnsi"/>
          <w:color w:val="000000"/>
          <w:kern w:val="0"/>
          <w:lang w:eastAsia="en-GB"/>
          <w14:ligatures w14:val="none"/>
        </w:rPr>
        <w:t>ιλέι</w:t>
      </w:r>
      <w:proofErr w:type="spellEnd"/>
      <w:r w:rsidRPr="00021283">
        <w:rPr>
          <w:rFonts w:eastAsia="Times New Roman" w:cstheme="minorHAnsi"/>
          <w:color w:val="000000"/>
          <w:kern w:val="0"/>
          <w:lang w:eastAsia="en-GB"/>
          <w14:ligatures w14:val="none"/>
        </w:rPr>
        <w:t>.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proofErr w:type="spellStart"/>
      <w:r w:rsidRPr="00021283">
        <w:rPr>
          <w:rFonts w:cstheme="minorHAnsi"/>
          <w:color w:val="000000"/>
        </w:rPr>
        <w:t>Μ</w:t>
      </w:r>
      <w:r w:rsidRPr="00021283">
        <w:rPr>
          <w:rFonts w:eastAsia="Times New Roman" w:cstheme="minorHAnsi"/>
          <w:color w:val="000000"/>
          <w:kern w:val="0"/>
          <w:lang w:eastAsia="en-GB"/>
          <w14:ligatures w14:val="none"/>
        </w:rPr>
        <w:t>ιλέι</w:t>
      </w:r>
      <w:proofErr w:type="spellEnd"/>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 xml:space="preserve">χει δικά της οικονομικά όρια, πολιτικούς περιορισμούς και ιστορικό </w:t>
      </w:r>
      <w:proofErr w:type="spellStart"/>
      <w:r w:rsidRPr="00021283">
        <w:rPr>
          <w:rFonts w:eastAsia="Times New Roman" w:cstheme="minorHAnsi"/>
          <w:color w:val="000000"/>
          <w:kern w:val="0"/>
          <w:lang w:eastAsia="en-GB"/>
          <w14:ligatures w14:val="none"/>
        </w:rPr>
        <w:t>ευπάθειας</w:t>
      </w:r>
      <w:r w:rsidRPr="00021283">
        <w:rPr>
          <w:rFonts w:cstheme="minorHAnsi"/>
          <w:color w:val="000000"/>
        </w:rPr>
        <w:t>σε</w:t>
      </w:r>
      <w:proofErr w:type="spellEnd"/>
      <w:r w:rsidRPr="00021283">
        <w:rPr>
          <w:rFonts w:cstheme="minorHAnsi"/>
          <w:color w:val="000000"/>
        </w:rPr>
        <w:t xml:space="preserve">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το υπερτιμημένο </w:t>
      </w:r>
      <w:proofErr w:type="spellStart"/>
      <w:r w:rsidRPr="00021283">
        <w:rPr>
          <w:rFonts w:cstheme="minorHAnsi"/>
          <w:color w:val="000000"/>
        </w:rPr>
        <w:t>πέσο</w:t>
      </w:r>
      <w:proofErr w:type="spellEnd"/>
      <w:r w:rsidRPr="00021283">
        <w:rPr>
          <w:rFonts w:cstheme="minorHAnsi"/>
          <w:color w:val="000000"/>
        </w:rPr>
        <w:t xml:space="preserve">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w:t>
      </w:r>
      <w:r w:rsidR="00A012F2">
        <w:rPr>
          <w:rFonts w:cstheme="minorHAnsi"/>
          <w:color w:val="000000"/>
        </w:rPr>
        <w:t xml:space="preserve"> </w:t>
      </w:r>
      <w:r w:rsidRPr="00021283">
        <w:rPr>
          <w:rFonts w:cstheme="minorHAnsi"/>
          <w:color w:val="000000"/>
        </w:rPr>
        <w:t xml:space="preserve">Μακροπρόθεσμα, εάν αποτύχει το πρόγραμμα </w:t>
      </w:r>
      <w:proofErr w:type="spellStart"/>
      <w:r w:rsidRPr="00021283">
        <w:rPr>
          <w:rFonts w:cstheme="minorHAnsi"/>
          <w:color w:val="000000"/>
        </w:rPr>
        <w:t>Μιλέι</w:t>
      </w:r>
      <w:proofErr w:type="spellEnd"/>
      <w:r w:rsidRPr="00021283">
        <w:rPr>
          <w:rFonts w:cstheme="minorHAnsi"/>
          <w:color w:val="000000"/>
        </w:rPr>
        <w:t xml:space="preserve">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commentRangeStart w:id="387"/>
      <w:del w:id="774" w:author="ProofreadAI" w:date="2026-02-23T15:51:42.322780Z">
        <w:r>
          <w:rPr>
            <w:rFonts w:cstheme="minorHAnsi"/>
            <w:color w:val="000000" w:themeColor="text1"/>
          </w:rPr>
          <w:delText xml:space="preserve">Πολυτεχνείου Κρήτης Εργαστήριο Επιστημονικών Δεδομένων</w:delText>
        </w:r>
      </w:del>
      <w:ins w:id="775" w:author="ProofreadAI" w:date="2026-02-23T15:51:42.322780Z">
        <w:r>
          <w:rPr>
            <w:rFonts w:cstheme="minorHAnsi"/>
            <w:color w:val="000000" w:themeColor="text1"/>
          </w:rPr>
          <w:t xml:space="preserve">Πολυτεχνείου Κρήτης, Εργαστήριο Επιστημονικών Δεδομένων</w:t>
        </w:r>
      </w:ins>
      <w:commentRangeEnd w:id="387"/>
      <w:r>
        <w:commentReference w:id="387"/>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w:t>
      </w:r>
      <w:commentRangeStart w:id="388"/>
      <w:del w:id="776" w:author="ProofreadAI" w:date="2026-02-23T15:51:42.322780Z">
        <w:r>
          <w:rPr>
            <w:rFonts w:asciiTheme="minorHAnsi" w:hAnsiTheme="minorHAnsi" w:cstheme="minorHAnsi"/>
            <w:color w:val="000000"/>
          </w:rPr>
          <w:delText xml:space="preserve">1 Νοεμβρίου</w:delText>
        </w:r>
      </w:del>
      <w:ins w:id="777" w:author="ProofreadAI" w:date="2026-02-23T15:51:42.322780Z">
        <w:r>
          <w:rPr>
            <w:rFonts w:asciiTheme="minorHAnsi" w:hAnsiTheme="minorHAnsi" w:cstheme="minorHAnsi"/>
            <w:color w:val="000000"/>
          </w:rPr>
          <w:t xml:space="preserve">1η Νοεμβρίου</w:t>
        </w:r>
      </w:ins>
      <w:commentRangeEnd w:id="388"/>
      <w:r>
        <w:commentReference w:id="388"/>
      </w:r>
      <w:r>
        <w:rPr>
          <w:rFonts w:asciiTheme="minorHAnsi" w:hAnsiTheme="minorHAnsi" w:cstheme="minorHAnsi"/>
          <w:color w:val="000000"/>
        </w:rPr>
        <w:t xml:space="preserve">. </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Παρόλο που η Κίνα επιδιώκει να αποκτήσει κυριαρχία στις παγκόσμιες αλυσίδες εφοδιασμού της τεχνολογίας,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αυτή είναι μια κίνηση που είχαν έτοιμη πολύ καιρό και υπέθεσαν ότι ήταν η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Σι</w:t>
      </w:r>
      <w:proofErr w:type="spellEnd"/>
      <w:r w:rsidRPr="00021283">
        <w:rPr>
          <w:rFonts w:asciiTheme="minorHAnsi" w:hAnsiTheme="minorHAnsi" w:cstheme="minorHAnsi"/>
          <w:color w:val="000000" w:themeColor="text1"/>
        </w:rPr>
        <w:t xml:space="preserve">. </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w:t>
      </w:r>
      <w:commentRangeStart w:id="389"/>
      <w:del w:id="778" w:author="ProofreadAI" w:date="2026-02-23T15:51:42.322780Z">
        <w:r>
          <w:rPr>
            <w:rFonts w:asciiTheme="minorHAnsi" w:hAnsiTheme="minorHAnsi" w:cstheme="minorHAnsi"/>
            <w:color w:val="000000" w:themeColor="text1"/>
          </w:rPr>
          <w:delText xml:space="preserve">τη σόγια</w:delText>
        </w:r>
      </w:del>
      <w:ins w:id="779" w:author="ProofreadAI" w:date="2026-02-23T15:51:42.322780Z">
        <w:r>
          <w:rPr>
            <w:rFonts w:asciiTheme="minorHAnsi" w:hAnsiTheme="minorHAnsi" w:cstheme="minorHAnsi"/>
            <w:color w:val="000000" w:themeColor="text1"/>
          </w:rPr>
          <w:t xml:space="preserve">τα σόγια</w:t>
        </w:r>
      </w:ins>
      <w:commentRangeEnd w:id="389"/>
      <w:r>
        <w:commentReference w:id="389"/>
      </w:r>
      <w:r>
        <w:rPr>
          <w:rFonts w:asciiTheme="minorHAnsi" w:hAnsiTheme="minorHAnsi" w:cstheme="minorHAnsi"/>
          <w:color w:val="000000" w:themeColor="text1"/>
        </w:rPr>
        <w:t xml:space="preserve">, και πολλά αγαθά που εξαρτώνται από την Κίνα και τις καθιερωμένες εμπορικές συμφωνίες. Εδώ προκύπτει το ερώτημα ποιος έχει τη δύναμη διαπραγμάτευσης.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 xml:space="preserve">Η κινεζική οικονομία στηρίζεται στην ιδέα ότι μπορούν να συνεχίσουν να παράγουν και να εξάγουν τεράστιες ποσότητες </w:t>
      </w:r>
      <w:proofErr w:type="spellStart"/>
      <w:r w:rsidRPr="00021283">
        <w:rPr>
          <w:rFonts w:asciiTheme="minorHAnsi" w:hAnsiTheme="minorHAnsi" w:cstheme="minorHAnsi"/>
          <w:color w:val="000000" w:themeColor="text1"/>
        </w:rPr>
        <w:t>υπερ</w:t>
      </w:r>
      <w:proofErr w:type="spellEnd"/>
      <w:r w:rsidRPr="00021283">
        <w:rPr>
          <w:rFonts w:asciiTheme="minorHAnsi" w:hAnsiTheme="minorHAnsi" w:cstheme="minorHAnsi"/>
          <w:color w:val="000000" w:themeColor="text1"/>
        </w:rPr>
        <w:t>-παραγωγής και να τις στέλνουν στις ξένες αγορές. Οι ΗΠΑ είναι ο πρώτος καταναλωτής, ο πρώτος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w:t>
      </w:r>
      <w:proofErr w:type="spellStart"/>
      <w:r w:rsidRPr="00021283">
        <w:rPr>
          <w:rFonts w:eastAsia="Times New Roman" w:cstheme="minorHAnsi"/>
          <w:color w:val="000000"/>
          <w:kern w:val="0"/>
          <w:lang w:eastAsia="en-GB"/>
          <w14:ligatures w14:val="none"/>
        </w:rPr>
        <w:t>αυστηροποίησε</w:t>
      </w:r>
      <w:proofErr w:type="spellEnd"/>
      <w:r w:rsidRPr="00021283">
        <w:rPr>
          <w:rFonts w:eastAsia="Times New Roman" w:cstheme="minorHAnsi"/>
          <w:color w:val="000000"/>
          <w:kern w:val="0"/>
          <w:lang w:eastAsia="en-GB"/>
          <w14:ligatures w14:val="none"/>
        </w:rPr>
        <w:t xml:space="preserve">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Αυτή η κίνηση δεν ήταν μια άμεση και καθολική απαγόρευση. Ήταν όμως μια μεταβολή ποιοτική και ποσοτική, καθώς επιβλήθηκαν </w:t>
      </w:r>
      <w:proofErr w:type="spellStart"/>
      <w:r w:rsidRPr="00021283">
        <w:rPr>
          <w:rFonts w:eastAsia="Times New Roman" w:cstheme="minorHAnsi"/>
          <w:color w:val="000000"/>
          <w:kern w:val="0"/>
          <w:lang w:eastAsia="en-GB"/>
          <w14:ligatures w14:val="none"/>
        </w:rPr>
        <w:t>αδειοδότηση</w:t>
      </w:r>
      <w:proofErr w:type="spellEnd"/>
      <w:r w:rsidRPr="00021283">
        <w:rPr>
          <w:rFonts w:eastAsia="Times New Roman" w:cstheme="minorHAnsi"/>
          <w:color w:val="000000"/>
          <w:kern w:val="0"/>
          <w:lang w:eastAsia="en-GB"/>
          <w14:ligatures w14:val="none"/>
        </w:rPr>
        <w:t xml:space="preserve">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proofErr w:type="spellStart"/>
      <w:r w:rsidRPr="00021283">
        <w:rPr>
          <w:rFonts w:eastAsia="Times New Roman" w:cstheme="minorHAnsi"/>
          <w:color w:val="212121"/>
          <w:kern w:val="0"/>
          <w:lang w:eastAsia="en-GB"/>
          <w14:ligatures w14:val="none"/>
        </w:rPr>
        <w:t>Holmium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Erbium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Thulium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Europium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Ytterbium</w:t>
      </w:r>
      <w:proofErr w:type="spellEnd"/>
      <w:r w:rsidRPr="00021283">
        <w:rPr>
          <w:rFonts w:eastAsia="Times New Roman" w:cstheme="minorHAnsi"/>
          <w:color w:val="212121"/>
          <w:kern w:val="0"/>
          <w:lang w:eastAsia="en-GB"/>
          <w14:ligatures w14:val="none"/>
        </w:rPr>
        <w:t xml:space="preserve">)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NdFeB</w:t>
      </w:r>
      <w:proofErr w:type="spellEnd"/>
      <w:r w:rsidRPr="00021283">
        <w:rPr>
          <w:rFonts w:eastAsia="Times New Roman" w:cstheme="minorHAnsi"/>
          <w:color w:val="000000"/>
          <w:kern w:val="0"/>
          <w:lang w:eastAsia="en-GB"/>
          <w14:ligatures w14:val="none"/>
        </w:rPr>
        <w:t xml:space="preserve">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Αιολικά συστήματα </w:t>
      </w:r>
      <w:proofErr w:type="spellStart"/>
      <w:r w:rsidRPr="00021283">
        <w:rPr>
          <w:rFonts w:eastAsia="Times New Roman" w:cstheme="minorHAnsi"/>
          <w:b/>
          <w:bCs/>
          <w:color w:val="000000"/>
          <w:kern w:val="0"/>
          <w:lang w:eastAsia="en-GB"/>
          <w14:ligatures w14:val="none"/>
        </w:rPr>
        <w:t>direct-drive</w:t>
      </w:r>
      <w:proofErr w:type="spellEnd"/>
      <w:r w:rsidRPr="00021283">
        <w:rPr>
          <w:rFonts w:eastAsia="Times New Roman" w:cstheme="minorHAnsi"/>
          <w:b/>
          <w:bCs/>
          <w:color w:val="000000"/>
          <w:kern w:val="0"/>
          <w:lang w:eastAsia="en-GB"/>
          <w14:ligatures w14:val="none"/>
        </w:rPr>
        <w:t xml:space="preser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xml:space="preserve">: Εφαρμογές </w:t>
      </w:r>
      <w:proofErr w:type="spellStart"/>
      <w:r w:rsidRPr="00021283">
        <w:rPr>
          <w:rFonts w:eastAsia="Times New Roman" w:cstheme="minorHAnsi"/>
          <w:color w:val="000000"/>
          <w:kern w:val="0"/>
          <w:lang w:eastAsia="en-GB"/>
          <w14:ligatures w14:val="none"/>
        </w:rPr>
        <w:t>sputtering</w:t>
      </w:r>
      <w:proofErr w:type="spellEnd"/>
      <w:r w:rsidRPr="00021283">
        <w:rPr>
          <w:rFonts w:eastAsia="Times New Roman" w:cstheme="minorHAnsi"/>
          <w:color w:val="000000"/>
          <w:kern w:val="0"/>
          <w:lang w:eastAsia="en-GB"/>
          <w14:ligatures w14:val="none"/>
        </w:rPr>
        <w:t>,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σπάνιων γαιών, μια διεργασία κεφαλαιουχική, </w:t>
      </w:r>
      <w:proofErr w:type="spellStart"/>
      <w:r w:rsidRPr="00021283">
        <w:rPr>
          <w:rFonts w:eastAsia="Times New Roman" w:cstheme="minorHAnsi"/>
          <w:color w:val="000000"/>
          <w:kern w:val="0"/>
          <w:lang w:eastAsia="en-GB"/>
          <w14:ligatures w14:val="none"/>
        </w:rPr>
        <w:t>ρυπογόνα</w:t>
      </w:r>
      <w:proofErr w:type="spellEnd"/>
      <w:r w:rsidRPr="00021283">
        <w:rPr>
          <w:rFonts w:eastAsia="Times New Roman" w:cstheme="minorHAnsi"/>
          <w:color w:val="000000"/>
          <w:kern w:val="0"/>
          <w:lang w:eastAsia="en-GB"/>
          <w14:ligatures w14:val="none"/>
        </w:rPr>
        <w:t xml:space="preserve">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w:t>
      </w:r>
      <w:proofErr w:type="spellStart"/>
      <w:r w:rsidRPr="00021283">
        <w:rPr>
          <w:rFonts w:eastAsia="Times New Roman" w:cstheme="minorHAnsi"/>
          <w:color w:val="000000"/>
          <w:kern w:val="0"/>
          <w:lang w:eastAsia="en-GB"/>
          <w14:ligatures w14:val="none"/>
        </w:rPr>
        <w:t>μεσο</w:t>
      </w:r>
      <w:proofErr w:type="spellEnd"/>
      <w:r w:rsidRPr="00021283">
        <w:rPr>
          <w:rFonts w:eastAsia="Times New Roman" w:cstheme="minorHAnsi"/>
          <w:color w:val="000000"/>
          <w:kern w:val="0"/>
          <w:lang w:eastAsia="en-GB"/>
          <w14:ligatures w14:val="none"/>
        </w:rPr>
        <w:t>-μακροπρόθεσμο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w:t>
      </w:r>
      <w:proofErr w:type="spellStart"/>
      <w:r w:rsidRPr="00021283">
        <w:rPr>
          <w:rFonts w:eastAsia="Times New Roman" w:cstheme="minorHAnsi"/>
          <w:b/>
          <w:bCs/>
          <w:color w:val="000000"/>
          <w:kern w:val="0"/>
          <w:lang w:eastAsia="en-GB"/>
          <w14:ligatures w14:val="none"/>
        </w:rPr>
        <w:t>critical</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raw</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materials</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act</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xml:space="preserve">: Μονάδες όπως η </w:t>
      </w:r>
      <w:proofErr w:type="spellStart"/>
      <w:r w:rsidRPr="00021283">
        <w:rPr>
          <w:rFonts w:eastAsia="Times New Roman" w:cstheme="minorHAnsi"/>
          <w:color w:val="000000"/>
          <w:kern w:val="0"/>
          <w:lang w:eastAsia="en-GB"/>
          <w14:ligatures w14:val="none"/>
        </w:rPr>
        <w:t>Neo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 xml:space="preserve">, Εσθονία), </w:t>
      </w:r>
      <w:proofErr w:type="spellStart"/>
      <w:r w:rsidRPr="00021283">
        <w:rPr>
          <w:rFonts w:eastAsia="Times New Roman" w:cstheme="minorHAnsi"/>
          <w:color w:val="000000"/>
          <w:kern w:val="0"/>
          <w:lang w:eastAsia="en-GB"/>
          <w14:ligatures w14:val="none"/>
        </w:rPr>
        <w:t>REEtec</w:t>
      </w:r>
      <w:proofErr w:type="spellEnd"/>
      <w:r w:rsidRPr="00021283">
        <w:rPr>
          <w:rFonts w:eastAsia="Times New Roman" w:cstheme="minorHAnsi"/>
          <w:color w:val="000000"/>
          <w:kern w:val="0"/>
          <w:lang w:eastAsia="en-GB"/>
          <w14:ligatures w14:val="none"/>
        </w:rPr>
        <w:t xml:space="preserve"> (Νορβηγία), </w:t>
      </w:r>
      <w:proofErr w:type="spellStart"/>
      <w:r w:rsidRPr="00021283">
        <w:rPr>
          <w:rFonts w:eastAsia="Times New Roman" w:cstheme="minorHAnsi"/>
          <w:color w:val="000000"/>
          <w:kern w:val="0"/>
          <w:lang w:eastAsia="en-GB"/>
          <w14:ligatures w14:val="none"/>
        </w:rPr>
        <w:t>Pensana</w:t>
      </w:r>
      <w:proofErr w:type="spellEnd"/>
      <w:r w:rsidRPr="00021283">
        <w:rPr>
          <w:rFonts w:eastAsia="Times New Roman" w:cstheme="minorHAnsi"/>
          <w:color w:val="000000"/>
          <w:kern w:val="0"/>
          <w:lang w:eastAsia="en-GB"/>
          <w14:ligatures w14:val="none"/>
        </w:rPr>
        <w:t xml:space="preserve"> (Βρετανία) δημιουργούν παραγωγική δυναμικότητα. Είναι σημαντικές, αλλά ακόμα περιορισμένες — και ειδικά οι βαριές σπάνιες γαίες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Αυξήσεις </w:t>
      </w:r>
      <w:proofErr w:type="spellStart"/>
      <w:r w:rsidRPr="00021283">
        <w:rPr>
          <w:rFonts w:eastAsia="Times New Roman" w:cstheme="minorHAnsi"/>
          <w:b/>
          <w:bCs/>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Αυτό θα προκαλέσει συγκράτηση παραγωγής, εκκρεμότητες παραγγελιών και </w:t>
      </w:r>
      <w:proofErr w:type="spellStart"/>
      <w:r w:rsidRPr="00021283">
        <w:rPr>
          <w:rFonts w:eastAsia="Times New Roman" w:cstheme="minorHAnsi"/>
          <w:color w:val="000000"/>
          <w:kern w:val="0"/>
          <w:lang w:eastAsia="en-GB"/>
          <w14:ligatures w14:val="none"/>
        </w:rPr>
        <w:t>μετακύλιση</w:t>
      </w:r>
      <w:proofErr w:type="spellEnd"/>
      <w:r w:rsidRPr="00021283">
        <w:rPr>
          <w:rFonts w:eastAsia="Times New Roman" w:cstheme="minorHAnsi"/>
          <w:color w:val="000000"/>
          <w:kern w:val="0"/>
          <w:lang w:eastAsia="en-GB"/>
          <w14:ligatures w14:val="none"/>
        </w:rPr>
        <w:t xml:space="preserve"> κόστους στους τελικούς καταναλωτές (τιμές </w:t>
      </w:r>
      <w:proofErr w:type="spellStart"/>
      <w:r w:rsidRPr="00021283">
        <w:rPr>
          <w:rFonts w:eastAsia="Times New Roman" w:cstheme="minorHAnsi"/>
          <w:color w:val="000000"/>
          <w:kern w:val="0"/>
          <w:lang w:eastAsia="en-GB"/>
          <w14:ligatures w14:val="none"/>
        </w:rPr>
        <w:t>EVs</w:t>
      </w:r>
      <w:proofErr w:type="spellEnd"/>
      <w:r w:rsidRPr="00021283">
        <w:rPr>
          <w:rFonts w:eastAsia="Times New Roman" w:cstheme="minorHAnsi"/>
          <w:color w:val="000000"/>
          <w:kern w:val="0"/>
          <w:lang w:eastAsia="en-GB"/>
          <w14:ligatures w14:val="none"/>
        </w:rPr>
        <w:t>,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Μετατόπιση </w:t>
      </w:r>
      <w:proofErr w:type="spellStart"/>
      <w:r w:rsidRPr="00021283">
        <w:rPr>
          <w:rFonts w:eastAsia="Times New Roman" w:cstheme="minorHAnsi"/>
          <w:b/>
          <w:bCs/>
          <w:color w:val="000000"/>
          <w:kern w:val="0"/>
          <w:lang w:eastAsia="en-GB"/>
          <w14:ligatures w14:val="none"/>
        </w:rPr>
        <w:t>προμηθεύσεων</w:t>
      </w:r>
      <w:proofErr w:type="spellEnd"/>
      <w:r w:rsidRPr="00021283">
        <w:rPr>
          <w:rFonts w:eastAsia="Times New Roman" w:cstheme="minorHAnsi"/>
          <w:color w:val="000000"/>
          <w:kern w:val="0"/>
          <w:lang w:eastAsia="en-GB"/>
          <w14:ligatures w14:val="none"/>
        </w:rPr>
        <w:t xml:space="preserve"> προς Ιαπωνία, ΗΠΑ, Βρετανία και ευρωπαϊκές μονάδες — όμως ο κρίσιμος διαχωρισμός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xml:space="preserve"> και νόμιμα, αλλά η διακριτική ευχέρεια στην </w:t>
      </w:r>
      <w:proofErr w:type="spellStart"/>
      <w:r w:rsidRPr="00021283">
        <w:rPr>
          <w:rFonts w:eastAsia="Times New Roman" w:cstheme="minorHAnsi"/>
          <w:color w:val="000000"/>
          <w:kern w:val="0"/>
          <w:lang w:eastAsia="en-GB"/>
          <w14:ligatures w14:val="none"/>
        </w:rPr>
        <w:t>αδειοδότηση</w:t>
      </w:r>
      <w:proofErr w:type="spellEnd"/>
      <w:r w:rsidRPr="00021283">
        <w:rPr>
          <w:rFonts w:eastAsia="Times New Roman" w:cstheme="minorHAnsi"/>
          <w:color w:val="000000"/>
          <w:kern w:val="0"/>
          <w:lang w:eastAsia="en-GB"/>
          <w14:ligatures w14:val="none"/>
        </w:rPr>
        <w:t xml:space="preserve"> δημιουργεί αστάθεια — επιχειρήσεις θα αντιμετωπίσουν αιτήματα αιτιολόγησης </w:t>
      </w:r>
      <w:proofErr w:type="spellStart"/>
      <w:r w:rsidRPr="00021283">
        <w:rPr>
          <w:rFonts w:eastAsia="Times New Roman" w:cstheme="minorHAnsi"/>
          <w:color w:val="000000"/>
          <w:kern w:val="0"/>
          <w:lang w:eastAsia="en-GB"/>
          <w14:ligatures w14:val="none"/>
        </w:rPr>
        <w:t>end-use</w:t>
      </w:r>
      <w:proofErr w:type="spellEnd"/>
      <w:r w:rsidRPr="00021283">
        <w:rPr>
          <w:rFonts w:eastAsia="Times New Roman" w:cstheme="minorHAnsi"/>
          <w:color w:val="000000"/>
          <w:kern w:val="0"/>
          <w:lang w:eastAsia="en-GB"/>
          <w14:ligatures w14:val="none"/>
        </w:rPr>
        <w:t>,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Ενώ σε 12–18 μήνες οι εγχώριες ευρωπαϊκές επενδύσεις θα αρχίσουν να επιφέρουν κάποια </w:t>
      </w:r>
      <w:proofErr w:type="spellStart"/>
      <w:r w:rsidRPr="00021283">
        <w:rPr>
          <w:rFonts w:eastAsia="Times New Roman" w:cstheme="minorHAnsi"/>
          <w:color w:val="000000"/>
          <w:kern w:val="0"/>
          <w:lang w:eastAsia="en-GB"/>
          <w14:ligatures w14:val="none"/>
        </w:rPr>
        <w:t>αποσυμπίεση</w:t>
      </w:r>
      <w:proofErr w:type="spellEnd"/>
      <w:r w:rsidRPr="00021283">
        <w:rPr>
          <w:rFonts w:eastAsia="Times New Roman" w:cstheme="minorHAnsi"/>
          <w:color w:val="000000"/>
          <w:kern w:val="0"/>
          <w:lang w:eastAsia="en-GB"/>
          <w14:ligatures w14:val="none"/>
        </w:rPr>
        <w:t>,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Μέχρι επίπεδο κράματος/μαγνήτη, εντοπισμός όλων των τεμαχίων με </w:t>
      </w:r>
      <w:proofErr w:type="spellStart"/>
      <w:commentRangeStart w:id="390"/>
      <w:del w:id="780" w:author="ProofreadAI" w:date="2026-02-23T15:51:42.322780Z">
        <w:r>
          <w:rPr>
            <w:rFonts w:eastAsia="Times New Roman" w:cstheme="minorHAnsi"/>
            <w:color w:val="000000"/>
            <w:kern w:val="0"/>
            <w:lang w:eastAsia="en-GB"/>
            <w14:ligatures w14:val="none"/>
          </w:rPr>
          <w:delText xml:space="preserve">ndfeb</w:delText>
        </w:r>
      </w:del>
      <w:ins w:id="781" w:author="ProofreadAI" w:date="2026-02-23T15:51:42.322780Z">
        <w:r>
          <w:rPr>
            <w:rFonts w:eastAsia="Times New Roman" w:cstheme="minorHAnsi"/>
            <w:color w:val="000000"/>
            <w:kern w:val="0"/>
            <w:lang w:eastAsia="en-GB"/>
            <w14:ligatures w14:val="none"/>
          </w:rPr>
          <w:t xml:space="preserve">NdFeB</w:t>
        </w:r>
      </w:ins>
      <w:commentRangeEnd w:id="390"/>
      <w:r>
        <w:commentReference w:id="390"/>
      </w:r>
      <w:proofErr w:type="spellEnd"/>
      <w:r w:rsidRPr="00021283">
        <w:rPr>
          <w:rFonts w:eastAsia="Times New Roman" w:cstheme="minorHAnsi"/>
          <w:color w:val="000000"/>
          <w:kern w:val="0"/>
          <w:lang w:eastAsia="en-GB"/>
          <w14:ligatures w14:val="none"/>
        </w:rPr>
        <w:t xml:space="preserve"> και αντίστοιχα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Καταγραφή CPC/TARIC </w:t>
      </w:r>
      <w:proofErr w:type="spellStart"/>
      <w:r w:rsidRPr="00021283">
        <w:rPr>
          <w:rFonts w:eastAsia="Times New Roman" w:cstheme="minorHAnsi"/>
          <w:color w:val="000000"/>
          <w:kern w:val="0"/>
          <w:lang w:eastAsia="en-GB"/>
          <w14:ligatures w14:val="none"/>
        </w:rPr>
        <w:t>codes</w:t>
      </w:r>
      <w:proofErr w:type="spellEnd"/>
      <w:r w:rsidRPr="00021283">
        <w:rPr>
          <w:rFonts w:eastAsia="Times New Roman" w:cstheme="minorHAnsi"/>
          <w:color w:val="000000"/>
          <w:kern w:val="0"/>
          <w:lang w:eastAsia="en-GB"/>
          <w14:ligatures w14:val="none"/>
        </w:rPr>
        <w:t xml:space="preserve"> και χώρας προέλευσης/επεξεργασίας.</w:t>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xml:space="preserve">: Κλείδωμα </w:t>
      </w:r>
      <w:proofErr w:type="spellStart"/>
      <w:r w:rsidRPr="00021283">
        <w:rPr>
          <w:rFonts w:eastAsia="Times New Roman" w:cstheme="minorHAnsi"/>
          <w:color w:val="000000"/>
          <w:kern w:val="0"/>
          <w:lang w:eastAsia="en-GB"/>
          <w14:ligatures w14:val="none"/>
        </w:rPr>
        <w:t>slots</w:t>
      </w:r>
      <w:proofErr w:type="spellEnd"/>
      <w:r w:rsidRPr="00021283">
        <w:rPr>
          <w:rFonts w:eastAsia="Times New Roman" w:cstheme="minorHAnsi"/>
          <w:color w:val="000000"/>
          <w:kern w:val="0"/>
          <w:lang w:eastAsia="en-GB"/>
          <w14:ligatures w14:val="none"/>
        </w:rPr>
        <w:t xml:space="preserve"> σε προσφορές από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Neo</w:t>
      </w:r>
      <w:proofErr w:type="spellEnd"/>
      <w:r w:rsidRPr="00021283">
        <w:rPr>
          <w:rFonts w:eastAsia="Times New Roman" w:cstheme="minorHAnsi"/>
          <w:color w:val="000000"/>
          <w:kern w:val="0"/>
          <w:lang w:eastAsia="en-GB"/>
          <w14:ligatures w14:val="none"/>
        </w:rPr>
        <w:t>,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w:t>
      </w:r>
      <w:proofErr w:type="spellStart"/>
      <w:r w:rsidRPr="00021283">
        <w:rPr>
          <w:rFonts w:eastAsia="Times New Roman" w:cstheme="minorHAnsi"/>
          <w:color w:val="000000"/>
          <w:kern w:val="0"/>
          <w:lang w:eastAsia="en-GB"/>
          <w14:ligatures w14:val="none"/>
        </w:rPr>
        <w:t>ferrite</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induction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trims</w:t>
      </w:r>
      <w:proofErr w:type="spellEnd"/>
      <w:r w:rsidRPr="00021283">
        <w:rPr>
          <w:rFonts w:eastAsia="Times New Roman" w:cstheme="minorHAnsi"/>
          <w:color w:val="000000"/>
          <w:kern w:val="0"/>
          <w:lang w:eastAsia="en-GB"/>
          <w14:ligatures w14:val="none"/>
        </w:rPr>
        <w:t xml:space="preserve"> ώστε να μειωθεί η έκθεση σε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xml:space="preserve">: Άμεσες συμφωνίες για ανάκτηση μαγνητών από </w:t>
      </w:r>
      <w:proofErr w:type="spellStart"/>
      <w:r w:rsidRPr="00021283">
        <w:rPr>
          <w:rFonts w:eastAsia="Times New Roman" w:cstheme="minorHAnsi"/>
          <w:color w:val="000000"/>
          <w:kern w:val="0"/>
          <w:lang w:eastAsia="en-GB"/>
          <w14:ligatures w14:val="none"/>
        </w:rPr>
        <w:t>end</w:t>
      </w:r>
      <w:proofErr w:type="spellEnd"/>
      <w:r w:rsidRPr="00021283">
        <w:rPr>
          <w:rFonts w:eastAsia="Times New Roman" w:cstheme="minorHAnsi"/>
          <w:color w:val="000000"/>
          <w:kern w:val="0"/>
          <w:lang w:eastAsia="en-GB"/>
          <w14:ligatures w14:val="none"/>
        </w:rPr>
        <w:t>-of-</w:t>
      </w:r>
      <w:proofErr w:type="spellStart"/>
      <w:r w:rsidRPr="00021283">
        <w:rPr>
          <w:rFonts w:eastAsia="Times New Roman" w:cstheme="minorHAnsi"/>
          <w:color w:val="000000"/>
          <w:kern w:val="0"/>
          <w:lang w:eastAsia="en-GB"/>
          <w14:ligatures w14:val="none"/>
        </w:rPr>
        <w:t>life</w:t>
      </w:r>
      <w:proofErr w:type="spellEnd"/>
      <w:r w:rsidRPr="00021283">
        <w:rPr>
          <w:rFonts w:eastAsia="Times New Roman" w:cstheme="minorHAnsi"/>
          <w:color w:val="000000"/>
          <w:kern w:val="0"/>
          <w:lang w:eastAsia="en-GB"/>
          <w14:ligatures w14:val="none"/>
        </w:rPr>
        <w:t xml:space="preserv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Trade </w:t>
      </w:r>
      <w:proofErr w:type="spellStart"/>
      <w:r w:rsidRPr="00021283">
        <w:rPr>
          <w:rFonts w:eastAsia="Times New Roman" w:cstheme="minorHAnsi"/>
          <w:b/>
          <w:bCs/>
          <w:color w:val="000000"/>
          <w:kern w:val="0"/>
          <w:lang w:eastAsia="en-GB"/>
          <w14:ligatures w14:val="none"/>
        </w:rPr>
        <w:t>compliance</w:t>
      </w:r>
      <w:proofErr w:type="spellEnd"/>
      <w:r w:rsidRPr="00021283">
        <w:rPr>
          <w:rFonts w:eastAsia="Times New Roman" w:cstheme="minorHAnsi"/>
          <w:b/>
          <w:bCs/>
          <w:color w:val="000000"/>
          <w:kern w:val="0"/>
          <w:lang w:eastAsia="en-GB"/>
          <w14:ligatures w14:val="none"/>
        </w:rPr>
        <w:t xml:space="preserve"> &amp; </w:t>
      </w:r>
      <w:proofErr w:type="spellStart"/>
      <w:r w:rsidRPr="00021283">
        <w:rPr>
          <w:rFonts w:eastAsia="Times New Roman" w:cstheme="minorHAnsi"/>
          <w:b/>
          <w:bCs/>
          <w:color w:val="000000"/>
          <w:kern w:val="0"/>
          <w:lang w:eastAsia="en-GB"/>
          <w14:ligatures w14:val="none"/>
        </w:rPr>
        <w:t>documentation</w:t>
      </w:r>
      <w:proofErr w:type="spellEnd"/>
      <w:r w:rsidRPr="00021283">
        <w:rPr>
          <w:rFonts w:eastAsia="Times New Roman" w:cstheme="minorHAnsi"/>
          <w:color w:val="000000"/>
          <w:kern w:val="0"/>
          <w:lang w:eastAsia="en-GB"/>
          <w14:ligatures w14:val="none"/>
        </w:rPr>
        <w:t xml:space="preserve">: Προετοιμασία </w:t>
      </w:r>
      <w:proofErr w:type="spellStart"/>
      <w:r w:rsidRPr="00021283">
        <w:rPr>
          <w:rFonts w:eastAsia="Times New Roman" w:cstheme="minorHAnsi"/>
          <w:color w:val="000000"/>
          <w:kern w:val="0"/>
          <w:lang w:eastAsia="en-GB"/>
          <w14:ligatures w14:val="none"/>
        </w:rPr>
        <w:t>end</w:t>
      </w:r>
      <w:proofErr w:type="spellEnd"/>
      <w:r w:rsidRPr="00021283">
        <w:rPr>
          <w:rFonts w:eastAsia="Times New Roman" w:cstheme="minorHAnsi"/>
          <w:color w:val="000000"/>
          <w:kern w:val="0"/>
          <w:lang w:eastAsia="en-GB"/>
          <w14:ligatures w14:val="none"/>
        </w:rPr>
        <w:t xml:space="preserve">-user </w:t>
      </w:r>
      <w:proofErr w:type="spellStart"/>
      <w:r w:rsidRPr="00021283">
        <w:rPr>
          <w:rFonts w:eastAsia="Times New Roman" w:cstheme="minorHAnsi"/>
          <w:color w:val="000000"/>
          <w:kern w:val="0"/>
          <w:lang w:eastAsia="en-GB"/>
          <w14:ligatures w14:val="none"/>
        </w:rPr>
        <w:t>declarations</w:t>
      </w:r>
      <w:proofErr w:type="spellEnd"/>
      <w:r w:rsidRPr="00021283">
        <w:rPr>
          <w:rFonts w:eastAsia="Times New Roman" w:cstheme="minorHAnsi"/>
          <w:color w:val="000000"/>
          <w:kern w:val="0"/>
          <w:lang w:eastAsia="en-GB"/>
          <w14:ligatures w14:val="none"/>
        </w:rPr>
        <w:t>,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xml:space="preserve">: Αύξηση αποθεμάτων ασφαλείας (3–6 μηνών για κρίσιμα ανταλλακτικά), χρήση </w:t>
      </w:r>
      <w:proofErr w:type="spellStart"/>
      <w:r w:rsidRPr="00021283">
        <w:rPr>
          <w:rFonts w:eastAsia="Times New Roman" w:cstheme="minorHAnsi"/>
          <w:color w:val="000000"/>
          <w:kern w:val="0"/>
          <w:lang w:eastAsia="en-GB"/>
          <w14:ligatures w14:val="none"/>
        </w:rPr>
        <w:t>hedging</w:t>
      </w:r>
      <w:proofErr w:type="spellEnd"/>
      <w:r w:rsidRPr="00021283">
        <w:rPr>
          <w:rFonts w:eastAsia="Times New Roman" w:cstheme="minorHAnsi"/>
          <w:color w:val="000000"/>
          <w:kern w:val="0"/>
          <w:lang w:eastAsia="en-GB"/>
          <w14:ligatures w14:val="none"/>
        </w:rPr>
        <w:t xml:space="preserve">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Λιμάνια &amp; </w:t>
      </w:r>
      <w:proofErr w:type="spellStart"/>
      <w:r w:rsidRPr="00021283">
        <w:rPr>
          <w:rFonts w:eastAsia="Times New Roman" w:cstheme="minorHAnsi"/>
          <w:b/>
          <w:bCs/>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commentRangeStart w:id="391"/>
      <w:del w:id="782" w:author="ProofreadAI" w:date="2026-02-23T15:51:42.322780Z">
        <w:r>
          <w:rPr>
            <w:rFonts w:eastAsia="Times New Roman" w:cstheme="minorHAnsi"/>
            <w:b/>
            <w:bCs/>
            <w:color w:val="000000"/>
            <w:kern w:val="0"/>
            <w:lang w:eastAsia="en-GB"/>
            <w14:ligatures w14:val="none"/>
          </w:rPr>
          <w:delText xml:space="preserve">Συμπερασματικά θα</w:delText>
        </w:r>
      </w:del>
      <w:ins w:id="783" w:author="ProofreadAI" w:date="2026-02-23T15:51:42.322780Z">
        <w:r>
          <w:rPr>
            <w:rFonts w:eastAsia="Times New Roman" w:cstheme="minorHAnsi"/>
            <w:b/>
            <w:bCs/>
            <w:color w:val="000000"/>
            <w:kern w:val="0"/>
            <w:lang w:eastAsia="en-GB"/>
            <w14:ligatures w14:val="none"/>
          </w:rPr>
          <w:t xml:space="preserve">Συμπερασματικά, θα</w:t>
        </w:r>
      </w:ins>
      <w:commentRangeEnd w:id="391"/>
      <w:r>
        <w:commentReference w:id="391"/>
      </w:r>
      <w:r>
        <w:rPr>
          <w:rFonts w:eastAsia="Times New Roman" w:cstheme="minorHAnsi"/>
          <w:b/>
          <w:bCs/>
          <w:color w:val="000000"/>
          <w:kern w:val="0"/>
          <w:lang w:eastAsia="en-GB"/>
          <w14:ligatures w14:val="none"/>
        </w:rPr>
        <w:t xml:space="preserve">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Reetec</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Pensana</w:t>
      </w:r>
      <w:proofErr w:type="spellEnd"/>
      <w:r w:rsidRPr="00021283">
        <w:rPr>
          <w:rFonts w:eastAsia="Times New Roman" w:cstheme="minorHAnsi"/>
          <w:color w:val="000000"/>
          <w:kern w:val="0"/>
          <w:lang w:eastAsia="en-GB"/>
          <w14:ligatures w14:val="none"/>
        </w:rPr>
        <w:t xml:space="preserve">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xml:space="preserve">: Ο CRMA δίνει πολιτική κατεύθυνση αλλά δεν </w:t>
      </w:r>
      <w:proofErr w:type="spellStart"/>
      <w:r w:rsidRPr="00021283">
        <w:rPr>
          <w:rFonts w:eastAsia="Times New Roman" w:cstheme="minorHAnsi"/>
          <w:color w:val="000000"/>
          <w:kern w:val="0"/>
          <w:lang w:eastAsia="en-GB"/>
          <w14:ligatures w14:val="none"/>
        </w:rPr>
        <w:t>λύει</w:t>
      </w:r>
      <w:proofErr w:type="spellEnd"/>
      <w:r w:rsidRPr="00021283">
        <w:rPr>
          <w:rFonts w:eastAsia="Times New Roman" w:cstheme="minorHAnsi"/>
          <w:color w:val="000000"/>
          <w:kern w:val="0"/>
          <w:lang w:eastAsia="en-GB"/>
          <w14:ligatures w14:val="none"/>
        </w:rPr>
        <w:t xml:space="preserve">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w:t>
      </w:r>
      <w:commentRangeStart w:id="392"/>
      <w:del w:id="784" w:author="ProofreadAI" w:date="2026-02-23T15:51:42.322780Z">
        <w:r>
          <w:rPr>
            <w:rFonts w:cstheme="minorHAnsi"/>
            <w:color w:val="000000" w:themeColor="text1"/>
          </w:rPr>
          <w:delText xml:space="preserve">δυο</w:delText>
        </w:r>
      </w:del>
      <w:ins w:id="785" w:author="ProofreadAI" w:date="2026-02-23T15:51:42.322780Z">
        <w:r>
          <w:rPr>
            <w:rFonts w:cstheme="minorHAnsi"/>
            <w:color w:val="000000" w:themeColor="text1"/>
          </w:rPr>
          <w:t xml:space="preserve">δύο</w:t>
        </w:r>
      </w:ins>
      <w:commentRangeEnd w:id="392"/>
      <w:r>
        <w:commentReference w:id="392"/>
      </w:r>
      <w:r>
        <w:rPr>
          <w:rFonts w:cstheme="minorHAnsi"/>
          <w:color w:val="000000" w:themeColor="text1"/>
        </w:rPr>
        <w:t xml:space="preserve">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w:t>
      </w:r>
      <w:proofErr w:type="spellStart"/>
      <w:r w:rsidRPr="00021283">
        <w:rPr>
          <w:rFonts w:cstheme="minorHAnsi"/>
          <w:color w:val="000000" w:themeColor="text1"/>
        </w:rPr>
        <w:t>τρισ</w:t>
      </w:r>
      <w:proofErr w:type="spellEnd"/>
      <w:r w:rsidRPr="00021283">
        <w:rPr>
          <w:rFonts w:cstheme="minorHAnsi"/>
          <w:color w:val="000000" w:themeColor="text1"/>
        </w:rPr>
        <w:t>., (</w:t>
      </w:r>
      <w:r w:rsidRPr="00021283">
        <w:rPr>
          <w:rFonts w:eastAsia="Times New Roman" w:cstheme="minorHAnsi"/>
          <w:color w:val="000000" w:themeColor="text1"/>
          <w:kern w:val="0"/>
          <w:lang w:eastAsia="en-GB"/>
          <w14:ligatures w14:val="none"/>
        </w:rPr>
        <w:t xml:space="preserve">αλλά </w:t>
      </w:r>
      <w:proofErr w:type="spellStart"/>
      <w:r w:rsidRPr="00021283">
        <w:rPr>
          <w:rFonts w:eastAsia="Times New Roman" w:cstheme="minorHAnsi"/>
          <w:color w:val="000000" w:themeColor="text1"/>
          <w:kern w:val="0"/>
          <w:lang w:eastAsia="en-GB"/>
          <w14:ligatures w14:val="none"/>
        </w:rPr>
        <w:t>αφαιρουμένου</w:t>
      </w:r>
      <w:proofErr w:type="spellEnd"/>
      <w:r w:rsidRPr="00021283">
        <w:rPr>
          <w:rFonts w:eastAsia="Times New Roman" w:cstheme="minorHAnsi"/>
          <w:color w:val="000000" w:themeColor="text1"/>
          <w:kern w:val="0"/>
          <w:lang w:eastAsia="en-GB"/>
          <w14:ligatures w14:val="none"/>
        </w:rPr>
        <w:t xml:space="preserve">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w:t>
      </w:r>
      <w:commentRangeStart w:id="393"/>
      <w:del w:id="786" w:author="ProofreadAI" w:date="2026-02-23T15:51:42.322780Z">
        <w:r>
          <w:rPr>
            <w:rFonts w:eastAsia="Times New Roman" w:cstheme="minorHAnsi"/>
            <w:color w:val="000000" w:themeColor="text1"/>
            <w:kern w:val="0"/>
            <w:lang w:eastAsia="en-GB"/>
            <w14:ligatures w14:val="none"/>
          </w:rPr>
          <w:delText xml:space="preserve">$900 δις</w:delText>
        </w:r>
      </w:del>
      <w:ins w:id="787" w:author="ProofreadAI" w:date="2026-02-23T15:51:42.322780Z">
        <w:r>
          <w:rPr>
            <w:rFonts w:eastAsia="Times New Roman" w:cstheme="minorHAnsi"/>
            <w:color w:val="000000" w:themeColor="text1"/>
            <w:kern w:val="0"/>
            <w:lang w:eastAsia="en-GB"/>
            <w14:ligatures w14:val="none"/>
          </w:rPr>
          <w:t xml:space="preserve">$900 δισ.</w:t>
        </w:r>
      </w:ins>
      <w:commentRangeEnd w:id="393"/>
      <w:r>
        <w:commentReference w:id="393"/>
      </w:r>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(περίπου 6,3 % του ΑΕΠ), ενώ το δημόσιο χρέος διαμορφώθηκε στα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w:t>
      </w:r>
      <w:commentRangeStart w:id="394"/>
      <w:del w:id="788" w:author="ProofreadAI" w:date="2026-02-23T15:51:42.322780Z">
        <w:r>
          <w:rPr>
            <w:rFonts w:eastAsia="Times New Roman" w:cstheme="minorHAnsi"/>
            <w:color w:val="000000" w:themeColor="text1"/>
            <w:kern w:val="0"/>
            <w:lang w:eastAsia="en-GB"/>
            <w14:ligatures w14:val="none"/>
          </w:rPr>
          <w:delText xml:space="preserve">$36 τρις</w:delText>
        </w:r>
      </w:del>
      <w:ins w:id="789" w:author="ProofreadAI" w:date="2026-02-23T15:51:42.322780Z">
        <w:r>
          <w:rPr>
            <w:rFonts w:eastAsia="Times New Roman" w:cstheme="minorHAnsi"/>
            <w:color w:val="000000" w:themeColor="text1"/>
            <w:kern w:val="0"/>
            <w:lang w:eastAsia="en-GB"/>
            <w14:ligatures w14:val="none"/>
          </w:rPr>
          <w:t xml:space="preserve">$36 τρισ.</w:t>
        </w:r>
      </w:ins>
      <w:commentRangeEnd w:id="394"/>
      <w:r>
        <w:commentReference w:id="394"/>
      </w:r>
      <w:r>
        <w:rPr>
          <w:rFonts w:eastAsia="Times New Roman" w:cstheme="minorHAnsi"/>
          <w:color w:val="000000" w:themeColor="text1"/>
          <w:kern w:val="0"/>
          <w:lang w:eastAsia="en-GB"/>
          <w14:ligatures w14:val="none"/>
        </w:rPr>
        <w:t xml:space="preserve"> (σχεδόν 100%) χωρίς αυτό το τεράστιο ποσό των $18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να αναπτύξει αντίστοιχα την οικονομία όπου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το ΑΕΠ αυξήθηκε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μόνο κατά 26%. </w:t>
      </w:r>
      <w:r w:rsidRPr="00021283">
        <w:rPr>
          <w:rFonts w:cstheme="minorHAnsi"/>
          <w:color w:val="000000" w:themeColor="text1"/>
        </w:rPr>
        <w:t xml:space="preserve">Τα τελευταία 5 έτη το δημόσιο χρέος αυξήθηκε από τα $22 τρις το 2020, στα $36 τρις (αυξήθηκε κατά $14 τρις ή κατά 63% και το ΑΕΠ μόνο κατά </w:t>
      </w:r>
      <w:commentRangeStart w:id="395"/>
      <w:del w:id="790" w:author="ProofreadAI" w:date="2026-02-23T15:51:42.322780Z">
        <w:r>
          <w:rPr>
            <w:rFonts w:cstheme="minorHAnsi"/>
            <w:color w:val="000000" w:themeColor="text1"/>
          </w:rPr>
          <w:delText xml:space="preserve">13% πράγμα</w:delText>
        </w:r>
      </w:del>
      <w:ins w:id="791" w:author="ProofreadAI" w:date="2026-02-23T15:51:42.322780Z">
        <w:r>
          <w:rPr>
            <w:rFonts w:cstheme="minorHAnsi"/>
            <w:color w:val="000000" w:themeColor="text1"/>
          </w:rPr>
          <w:t xml:space="preserve">13%, πράγμα</w:t>
        </w:r>
      </w:ins>
      <w:commentRangeEnd w:id="395"/>
      <w:r>
        <w:commentReference w:id="395"/>
      </w:r>
      <w:r>
        <w:rPr>
          <w:rFonts w:cstheme="minorHAnsi"/>
          <w:color w:val="000000" w:themeColor="text1"/>
        </w:rPr>
        <w:t xml:space="preserve">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commentRangeStart w:id="396"/>
      <w:del w:id="792" w:author="ProofreadAI" w:date="2026-02-23T15:51:42.322780Z">
        <w:r>
          <w:rPr>
            <w:rFonts w:eastAsia="Times New Roman" w:cstheme="minorHAnsi"/>
            <w:color w:val="000000" w:themeColor="text1"/>
            <w:kern w:val="0"/>
            <w:lang w:eastAsia="en-GB"/>
            <w14:ligatures w14:val="none"/>
          </w:rPr>
          <w:delText xml:space="preserve">Η αυξημένη κρατική δαπάνη, οδηγεί</w:delText>
        </w:r>
      </w:del>
      <w:ins w:id="793" w:author="ProofreadAI" w:date="2026-02-23T15:51:42.322780Z">
        <w:r>
          <w:rPr>
            <w:rFonts w:eastAsia="Times New Roman" w:cstheme="minorHAnsi"/>
            <w:color w:val="000000" w:themeColor="text1"/>
            <w:kern w:val="0"/>
            <w:lang w:eastAsia="en-GB"/>
            <w14:ligatures w14:val="none"/>
          </w:rPr>
          <w:t xml:space="preserve">Η αυξημένη κρατική δαπάνη οδηγεί</w:t>
        </w:r>
      </w:ins>
      <w:commentRangeEnd w:id="396"/>
      <w:r>
        <w:commentReference w:id="396"/>
      </w:r>
      <w:r>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w:t>
      </w:r>
      <w:proofErr w:type="spellStart"/>
      <w:r w:rsidRPr="00021283">
        <w:rPr>
          <w:rFonts w:cstheme="minorHAnsi"/>
          <w:color w:val="000000" w:themeColor="text1"/>
        </w:rPr>
        <w:t>υπερ</w:t>
      </w:r>
      <w:proofErr w:type="spellEnd"/>
      <w:r w:rsidRPr="00021283">
        <w:rPr>
          <w:rFonts w:cstheme="minorHAnsi"/>
          <w:color w:val="000000" w:themeColor="text1"/>
        </w:rPr>
        <w:t xml:space="preserve">-κατανάλωση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commentRangeStart w:id="397"/>
      <w:del w:id="794" w:author="ProofreadAI" w:date="2026-02-23T15:51:42.322780Z">
        <w:r>
          <w:rPr>
            <w:rFonts w:cstheme="minorHAnsi"/>
            <w:color w:val="000000" w:themeColor="text1"/>
          </w:rPr>
          <w:delText xml:space="preserve">κ.λπ..</w:delText>
        </w:r>
      </w:del>
      <w:ins w:id="795" w:author="ProofreadAI" w:date="2026-02-23T15:51:42.322780Z">
        <w:r>
          <w:rPr>
            <w:rFonts w:cstheme="minorHAnsi"/>
            <w:color w:val="000000" w:themeColor="text1"/>
          </w:rPr>
          <w:t xml:space="preserve">κ.λπ.</w:t>
        </w:r>
      </w:ins>
      <w:commentRangeEnd w:id="397"/>
      <w:r>
        <w:commentReference w:id="397"/>
      </w:r>
      <w:r>
        <w:rPr>
          <w:rFonts w:cstheme="minorHAnsi"/>
          <w:color w:val="000000" w:themeColor="text1"/>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w:t>
      </w:r>
      <w:proofErr w:type="spellStart"/>
      <w:r w:rsidRPr="00021283">
        <w:rPr>
          <w:rFonts w:asciiTheme="minorHAnsi" w:hAnsiTheme="minorHAnsi" w:cstheme="minorHAnsi"/>
          <w:color w:val="000000" w:themeColor="text1"/>
        </w:rPr>
        <w:t>αναχρηματοδοτήσουν</w:t>
      </w:r>
      <w:proofErr w:type="spellEnd"/>
      <w:r w:rsidRPr="00021283">
        <w:rPr>
          <w:rFonts w:asciiTheme="minorHAnsi" w:hAnsiTheme="minorHAnsi" w:cstheme="minorHAnsi"/>
          <w:color w:val="000000" w:themeColor="text1"/>
        </w:rPr>
        <w:t xml:space="preserve"> το χρέος με χαμηλά επιτόκια, δημιουργεί προσδοκίες </w:t>
      </w:r>
      <w:proofErr w:type="spellStart"/>
      <w:r w:rsidRPr="00021283">
        <w:rPr>
          <w:rFonts w:asciiTheme="minorHAnsi" w:hAnsiTheme="minorHAnsi" w:cstheme="minorHAnsi"/>
          <w:color w:val="000000" w:themeColor="text1"/>
        </w:rPr>
        <w:t>νομισματοποίησης</w:t>
      </w:r>
      <w:proofErr w:type="spellEnd"/>
      <w:r w:rsidRPr="00021283">
        <w:rPr>
          <w:rFonts w:asciiTheme="minorHAnsi" w:hAnsiTheme="minorHAnsi" w:cstheme="minorHAnsi"/>
          <w:color w:val="000000" w:themeColor="text1"/>
        </w:rPr>
        <w:t xml:space="preserve">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κεντρικές τράπεζες αρκετών χωρών, με προεξέχουσα την Κίνα, ενόψει του υπερβολικού χρέους και</w:t>
      </w:r>
      <w:r w:rsidR="00A012F2">
        <w:rPr>
          <w:rFonts w:cstheme="minorHAnsi"/>
          <w:color w:val="000000" w:themeColor="text1"/>
        </w:rPr>
        <w:t xml:space="preserve"> </w:t>
      </w:r>
      <w:r w:rsidRPr="00021283">
        <w:rPr>
          <w:rFonts w:cstheme="minorHAnsi"/>
          <w:color w:val="000000" w:themeColor="text1"/>
        </w:rPr>
        <w:t>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w:t>
      </w:r>
      <w:r w:rsidR="00A012F2">
        <w:rPr>
          <w:rFonts w:cstheme="minorHAnsi"/>
          <w:color w:val="000000" w:themeColor="text1"/>
        </w:rPr>
        <w:t xml:space="preserve"> </w:t>
      </w:r>
      <w:r w:rsidRPr="00021283">
        <w:rPr>
          <w:rFonts w:cstheme="minorHAnsi"/>
          <w:color w:val="000000" w:themeColor="text1"/>
        </w:rPr>
        <w:t>χρυσό, για να καλύψουν το κενό της υποτίμησης του δολαρίου. Διαφορετικά τα συναλλαγματικά τους αποθέματα σε υποτιμημένα δολάρια</w:t>
      </w:r>
      <w:r w:rsidR="00A012F2">
        <w:rPr>
          <w:rFonts w:cstheme="minorHAnsi"/>
          <w:color w:val="000000" w:themeColor="text1"/>
        </w:rPr>
        <w:t xml:space="preserve"> </w:t>
      </w:r>
      <w:r w:rsidRPr="00021283">
        <w:rPr>
          <w:rFonts w:cstheme="minorHAnsi"/>
          <w:color w:val="000000" w:themeColor="text1"/>
        </w:rPr>
        <w:t xml:space="preserve">δεν θα μπορούν να στηρίξουν την έκδοση του </w:t>
      </w:r>
      <w:commentRangeStart w:id="398"/>
      <w:del w:id="796" w:author="ProofreadAI" w:date="2026-02-23T15:51:42.322780Z">
        <w:r>
          <w:rPr>
            <w:rFonts w:cstheme="minorHAnsi"/>
            <w:color w:val="000000" w:themeColor="text1"/>
          </w:rPr>
          <w:delText xml:space="preserve">νομίσματος τους</w:delText>
        </w:r>
      </w:del>
      <w:ins w:id="797" w:author="ProofreadAI" w:date="2026-02-23T15:51:42.322780Z">
        <w:r>
          <w:rPr>
            <w:rFonts w:cstheme="minorHAnsi"/>
            <w:color w:val="000000" w:themeColor="text1"/>
          </w:rPr>
          <w:t xml:space="preserve">νομίσματός τους</w:t>
        </w:r>
      </w:ins>
      <w:commentRangeEnd w:id="398"/>
      <w:r>
        <w:commentReference w:id="398"/>
      </w:r>
      <w:r>
        <w:rPr>
          <w:rFonts w:cstheme="minorHAnsi"/>
          <w:color w:val="000000" w:themeColor="text1"/>
        </w:rPr>
        <w:t xml:space="preserve"> και προφανώς θα </w:t>
      </w:r>
      <w:r w:rsidRPr="00021283">
        <w:rPr>
          <w:rFonts w:cstheme="minorHAnsi"/>
          <w:color w:val="000000" w:themeColor="text1"/>
        </w:rPr>
        <w:t xml:space="preserve">αναγκαστούν να υποτιμήσουν τα </w:t>
      </w:r>
      <w:commentRangeStart w:id="399"/>
      <w:del w:id="798" w:author="ProofreadAI" w:date="2026-02-23T15:51:42.322780Z">
        <w:r>
          <w:rPr>
            <w:rFonts w:cstheme="minorHAnsi"/>
            <w:color w:val="000000" w:themeColor="text1"/>
          </w:rPr>
          <w:delText xml:space="preserve">νομίσματα τους</w:delText>
        </w:r>
      </w:del>
      <w:ins w:id="799" w:author="ProofreadAI" w:date="2026-02-23T15:51:42.322780Z">
        <w:r>
          <w:rPr>
            <w:rFonts w:cstheme="minorHAnsi"/>
            <w:color w:val="000000" w:themeColor="text1"/>
          </w:rPr>
          <w:t xml:space="preserve">νομίσματά τους</w:t>
        </w:r>
      </w:ins>
      <w:commentRangeEnd w:id="399"/>
      <w:r>
        <w:commentReference w:id="399"/>
      </w:r>
      <w:r>
        <w:rPr>
          <w:rFonts w:cstheme="minorHAnsi"/>
          <w:color w:val="000000" w:themeColor="text1"/>
        </w:rPr>
        <w:t xml:space="preserve">. Αλλά και οι επενδυτές απομακρύνονται από </w:t>
      </w:r>
      <w:commentRangeStart w:id="400"/>
      <w:del w:id="800" w:author="ProofreadAI" w:date="2026-02-23T15:51:42.322780Z">
        <w:r>
          <w:rPr>
            <w:rFonts w:cstheme="minorHAnsi"/>
            <w:color w:val="000000" w:themeColor="text1"/>
          </w:rPr>
          <w:delText xml:space="preserve">το ομόλογα</w:delText>
        </w:r>
      </w:del>
      <w:ins w:id="801" w:author="ProofreadAI" w:date="2026-02-23T15:51:42.322780Z">
        <w:r>
          <w:rPr>
            <w:rFonts w:cstheme="minorHAnsi"/>
            <w:color w:val="000000" w:themeColor="text1"/>
          </w:rPr>
          <w:t xml:space="preserve">τα ομόλογα</w:t>
        </w:r>
      </w:ins>
      <w:commentRangeEnd w:id="400"/>
      <w:r>
        <w:commentReference w:id="400"/>
      </w:r>
      <w:r>
        <w:rPr>
          <w:rFonts w:cstheme="minorHAnsi"/>
          <w:color w:val="000000" w:themeColor="text1"/>
        </w:rPr>
        <w:t xml:space="preserve"> ΗΠΑ και αναζητούν στον χρυσό την προστασία του πλούτου τους.</w:t>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του χρέους, θα μπορούσε να έχει συστημικό χαρακτήρα και να επηρεάσει όλες τις χώρες του κόσμου, καθώς θα μπορούσε να</w:t>
      </w:r>
      <w:r w:rsidR="00A012F2">
        <w:rPr>
          <w:rStyle w:val="aa"/>
          <w:rFonts w:eastAsiaTheme="majorEastAsia" w:cstheme="minorHAnsi"/>
          <w:color w:val="000000" w:themeColor="text1"/>
        </w:rPr>
        <w:t xml:space="preserve"> </w:t>
      </w:r>
      <w:r w:rsidRPr="00021283">
        <w:rPr>
          <w:rStyle w:val="aa"/>
          <w:rFonts w:eastAsiaTheme="majorEastAsia" w:cstheme="minorHAnsi"/>
          <w:color w:val="000000" w:themeColor="text1"/>
        </w:rPr>
        <w:t>αποσταθεροποιήσει τις διεθνείς αγορές</w:t>
      </w:r>
      <w:r w:rsidRPr="00021283">
        <w:rPr>
          <w:rFonts w:cstheme="minorHAnsi"/>
          <w:color w:val="000000" w:themeColor="text1"/>
        </w:rPr>
        <w:t xml:space="preserve">,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w:t>
      </w:r>
      <w:proofErr w:type="spellStart"/>
      <w:r w:rsidRPr="00021283">
        <w:rPr>
          <w:rFonts w:cstheme="minorHAnsi"/>
          <w:color w:val="000000" w:themeColor="text1"/>
        </w:rPr>
        <w:t>διακράτησαν</w:t>
      </w:r>
      <w:proofErr w:type="spellEnd"/>
      <w:r w:rsidRPr="00021283">
        <w:rPr>
          <w:rFonts w:cstheme="minorHAnsi"/>
          <w:color w:val="000000" w:themeColor="text1"/>
        </w:rPr>
        <w:t xml:space="preserve">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 xml:space="preserve">είχαν ζημίες της τάξης του 45% σε σχέση με επενδύσεις σε </w:t>
      </w:r>
      <w:proofErr w:type="spellStart"/>
      <w:r w:rsidRPr="00021283">
        <w:rPr>
          <w:rStyle w:val="aa"/>
          <w:rFonts w:eastAsiaTheme="majorEastAsia" w:cstheme="minorHAnsi"/>
          <w:color w:val="000000" w:themeColor="text1"/>
        </w:rPr>
        <w:t>δολαριακά</w:t>
      </w:r>
      <w:proofErr w:type="spellEnd"/>
      <w:r w:rsidRPr="00021283">
        <w:rPr>
          <w:rStyle w:val="aa"/>
          <w:rFonts w:eastAsiaTheme="majorEastAsia" w:cstheme="minorHAnsi"/>
          <w:color w:val="000000" w:themeColor="text1"/>
        </w:rPr>
        <w:t xml:space="preserve">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υπάρχουν προβλήματα, ο κόσμος τρέχει στον χρυσό. Για τις ΗΠΑ δεν φαίνονται τόσο δύσκολα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proofErr w:type="spellStart"/>
      <w:commentRangeStart w:id="401"/>
      <w:del w:id="802" w:author="ProofreadAI" w:date="2026-02-23T15:51:42.322780Z">
        <w:r>
          <w:rPr>
            <w:rFonts w:asciiTheme="minorHAnsi" w:hAnsiTheme="minorHAnsi" w:cstheme="minorHAnsi"/>
            <w:color w:val="000000" w:themeColor="text1"/>
          </w:rPr>
          <w:delText xml:space="preserve">ητιμή</w:delText>
        </w:r>
      </w:del>
      <w:ins w:id="803" w:author="ProofreadAI" w:date="2026-02-23T15:51:42.322780Z">
        <w:r>
          <w:rPr>
            <w:rFonts w:asciiTheme="minorHAnsi" w:hAnsiTheme="minorHAnsi" w:cstheme="minorHAnsi"/>
            <w:color w:val="000000" w:themeColor="text1"/>
          </w:rPr>
          <w:t xml:space="preserve">η τιμή</w:t>
        </w:r>
      </w:ins>
      <w:commentRangeEnd w:id="401"/>
      <w:r>
        <w:commentReference w:id="401"/>
      </w:r>
      <w:proofErr w:type="spellEnd"/>
      <w:r w:rsidRPr="00021283">
        <w:rPr>
          <w:rFonts w:asciiTheme="minorHAnsi" w:hAnsiTheme="minorHAnsi" w:cstheme="minorHAnsi"/>
          <w:color w:val="000000" w:themeColor="text1"/>
        </w:rPr>
        <w:t xml:space="preserve"> του χρυσού να μειωθεί.</w:t>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επενδύσεις που γίνονται τώρα στις ΗΠΑ είναι πάνω από</w:t>
      </w:r>
      <w:r w:rsidR="00A012F2">
        <w:rPr>
          <w:rFonts w:cstheme="minorHAnsi"/>
          <w:color w:val="000000" w:themeColor="text1"/>
        </w:rPr>
        <w:t xml:space="preserve"> </w:t>
      </w:r>
      <w:r w:rsidRPr="00021283">
        <w:rPr>
          <w:rFonts w:cstheme="minorHAnsi"/>
          <w:color w:val="000000" w:themeColor="text1"/>
        </w:rPr>
        <w:t xml:space="preserve">$7 </w:t>
      </w:r>
      <w:proofErr w:type="spellStart"/>
      <w:r w:rsidRPr="00021283">
        <w:rPr>
          <w:rFonts w:cstheme="minorHAnsi"/>
          <w:color w:val="000000" w:themeColor="text1"/>
        </w:rPr>
        <w:t>τρισ</w:t>
      </w:r>
      <w:proofErr w:type="spellEnd"/>
      <w:r w:rsidRPr="00021283">
        <w:rPr>
          <w:rFonts w:cstheme="minorHAnsi"/>
          <w:color w:val="000000" w:themeColor="text1"/>
        </w:rPr>
        <w:t xml:space="preserve">.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w:t>
      </w:r>
      <w:proofErr w:type="spellStart"/>
      <w:r w:rsidRPr="00021283">
        <w:rPr>
          <w:rFonts w:cstheme="minorHAnsi"/>
          <w:color w:val="000000" w:themeColor="text1"/>
        </w:rPr>
        <w:t>αδειοδότησης</w:t>
      </w:r>
      <w:proofErr w:type="spellEnd"/>
      <w:r w:rsidRPr="00021283">
        <w:rPr>
          <w:rFonts w:cstheme="minorHAnsi"/>
          <w:color w:val="000000" w:themeColor="text1"/>
        </w:rPr>
        <w:t xml:space="preserve"> επιχειρήσεων</w:t>
      </w:r>
      <w:r w:rsidR="00A012F2">
        <w:rPr>
          <w:rFonts w:cstheme="minorHAnsi"/>
          <w:color w:val="000000" w:themeColor="text1"/>
        </w:rPr>
        <w:t xml:space="preserve"> </w:t>
      </w:r>
      <w:r w:rsidRPr="00021283">
        <w:rPr>
          <w:rFonts w:cstheme="minorHAnsi"/>
          <w:color w:val="000000" w:themeColor="text1"/>
        </w:rPr>
        <w:t>αφαιρείται σημαντικό κόστος από την οικονομία.</w:t>
      </w:r>
      <w:r w:rsidR="00A012F2">
        <w:rPr>
          <w:rFonts w:cstheme="minorHAnsi"/>
          <w:color w:val="000000" w:themeColor="text1"/>
        </w:rPr>
        <w:t xml:space="preserve"> </w:t>
      </w:r>
      <w:r w:rsidRPr="00021283">
        <w:rPr>
          <w:rFonts w:cstheme="minorHAnsi"/>
          <w:color w:val="000000" w:themeColor="text1"/>
        </w:rPr>
        <w:t>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w:t>
      </w:r>
      <w:r w:rsidR="00A012F2">
        <w:rPr>
          <w:rFonts w:cstheme="minorHAnsi"/>
          <w:color w:val="000000" w:themeColor="text1"/>
        </w:rPr>
        <w:t xml:space="preserve"> </w:t>
      </w:r>
      <w:r w:rsidRPr="00021283">
        <w:rPr>
          <w:rFonts w:cstheme="minorHAnsi"/>
          <w:color w:val="000000" w:themeColor="text1"/>
        </w:rPr>
        <w:t>Όλα αυτά είναι αναπτυξιακά, οπότε αναμένεται</w:t>
      </w:r>
      <w:r w:rsidR="00A012F2">
        <w:rPr>
          <w:rFonts w:cstheme="minorHAnsi"/>
          <w:color w:val="000000" w:themeColor="text1"/>
        </w:rPr>
        <w:t xml:space="preserve"> </w:t>
      </w:r>
      <w:r w:rsidRPr="00021283">
        <w:rPr>
          <w:rFonts w:cstheme="minorHAnsi"/>
          <w:color w:val="000000" w:themeColor="text1"/>
        </w:rPr>
        <w:t xml:space="preserve">αρκετή </w:t>
      </w:r>
      <w:proofErr w:type="spellStart"/>
      <w:r w:rsidRPr="00021283">
        <w:rPr>
          <w:rFonts w:cstheme="minorHAnsi"/>
          <w:color w:val="000000" w:themeColor="text1"/>
        </w:rPr>
        <w:t>αισιόδοξία</w:t>
      </w:r>
      <w:proofErr w:type="spellEnd"/>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w:t>
      </w:r>
      <w:r w:rsidR="00A012F2">
        <w:rPr>
          <w:rFonts w:cstheme="minorHAnsi"/>
          <w:color w:val="000000" w:themeColor="text1"/>
        </w:rPr>
        <w:t xml:space="preserve"> </w:t>
      </w:r>
      <w:r w:rsidRPr="00021283">
        <w:rPr>
          <w:rFonts w:cstheme="minorHAnsi"/>
          <w:color w:val="000000" w:themeColor="text1"/>
        </w:rPr>
        <w:t>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Ενώ τα χρηματιστήρια</w:t>
      </w:r>
      <w:r w:rsidR="00A012F2">
        <w:rPr>
          <w:rFonts w:cstheme="minorHAnsi"/>
          <w:color w:val="000000" w:themeColor="text1"/>
        </w:rPr>
        <w:t xml:space="preserve"> </w:t>
      </w:r>
      <w:r w:rsidRPr="00021283">
        <w:rPr>
          <w:rFonts w:cstheme="minorHAnsi"/>
          <w:color w:val="000000" w:themeColor="text1"/>
        </w:rPr>
        <w:t xml:space="preserve">ανεβαίνουν θα έπρεπε η τιμή του χρυσού να μειώνεται, πράγμα το οποίο δεν συμβαίνει. </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w:t>
      </w:r>
      <w:r w:rsidR="00A012F2">
        <w:rPr>
          <w:rFonts w:cstheme="minorHAnsi"/>
          <w:color w:val="000000" w:themeColor="text1"/>
        </w:rPr>
        <w:t xml:space="preserve"> </w:t>
      </w:r>
      <w:r w:rsidRPr="00021283">
        <w:rPr>
          <w:rFonts w:cstheme="minorHAnsi"/>
          <w:color w:val="000000" w:themeColor="text1"/>
        </w:rPr>
        <w:t>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w:t>
      </w:r>
      <w:r w:rsidR="00A012F2">
        <w:rPr>
          <w:rFonts w:cstheme="minorHAnsi"/>
          <w:color w:val="000000" w:themeColor="text1"/>
        </w:rPr>
        <w:t xml:space="preserve"> </w:t>
      </w:r>
      <w:r w:rsidRPr="00021283">
        <w:rPr>
          <w:rFonts w:cstheme="minorHAnsi"/>
          <w:color w:val="000000" w:themeColor="text1"/>
        </w:rPr>
        <w:t>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w:t>
      </w:r>
      <w:r w:rsidR="00A012F2">
        <w:rPr>
          <w:rFonts w:cstheme="minorHAnsi"/>
          <w:color w:val="000000" w:themeColor="text1"/>
        </w:rPr>
        <w:t xml:space="preserve"> </w:t>
      </w:r>
      <w:r w:rsidRPr="00021283">
        <w:rPr>
          <w:rFonts w:cstheme="minorHAnsi"/>
          <w:color w:val="000000" w:themeColor="text1"/>
        </w:rPr>
        <w:t>να μειωθεί το αμερικανικό έλλειμμα κατά τρόπο συμμετρικό, να αναγεννηθεί η βιομηχανία χωρίς χονδροειδή προστατευτισμό και</w:t>
      </w:r>
      <w:r w:rsidR="00A012F2">
        <w:rPr>
          <w:rFonts w:cstheme="minorHAnsi"/>
          <w:color w:val="000000" w:themeColor="text1"/>
        </w:rPr>
        <w:t xml:space="preserve"> </w:t>
      </w:r>
      <w:r w:rsidRPr="00021283">
        <w:rPr>
          <w:rFonts w:cstheme="minorHAnsi"/>
          <w:color w:val="000000" w:themeColor="text1"/>
        </w:rPr>
        <w:t>να απαγκιστρωθούν οι ΗΠΑ από τον ξένο δανεισμό.</w:t>
      </w:r>
      <w:r w:rsidR="00A012F2">
        <w:rPr>
          <w:rFonts w:cstheme="minorHAnsi"/>
          <w:color w:val="000000" w:themeColor="text1"/>
        </w:rPr>
        <w:t xml:space="preserve"> </w:t>
      </w:r>
      <w:r w:rsidRPr="00021283">
        <w:rPr>
          <w:rFonts w:cstheme="minorHAnsi"/>
          <w:color w:val="000000" w:themeColor="text1"/>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w:t>
      </w:r>
      <w:r w:rsidR="00A012F2">
        <w:rPr>
          <w:rFonts w:cstheme="minorHAnsi"/>
          <w:color w:val="000000" w:themeColor="text1"/>
        </w:rPr>
        <w:t xml:space="preserve"> </w:t>
      </w:r>
      <w:r w:rsidRPr="00021283">
        <w:rPr>
          <w:rFonts w:cstheme="minorHAnsi"/>
          <w:color w:val="000000" w:themeColor="text1"/>
        </w:rPr>
        <w:t>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w:t>
      </w:r>
      <w:r w:rsidR="00A012F2">
        <w:rPr>
          <w:rFonts w:cstheme="minorHAnsi"/>
          <w:color w:val="000000" w:themeColor="text1"/>
        </w:rPr>
        <w:t xml:space="preserve"> </w:t>
      </w:r>
      <w:r w:rsidRPr="00021283">
        <w:rPr>
          <w:rFonts w:cstheme="minorHAnsi"/>
          <w:color w:val="000000" w:themeColor="text1"/>
        </w:rPr>
        <w:t>αρκετά έντονα τα επόμενα χρόνια, λόγω της</w:t>
      </w:r>
      <w:r w:rsidR="00A012F2">
        <w:rPr>
          <w:rFonts w:cstheme="minorHAnsi"/>
          <w:color w:val="000000" w:themeColor="text1"/>
        </w:rPr>
        <w:t xml:space="preserve"> </w:t>
      </w:r>
      <w:r w:rsidRPr="00021283">
        <w:rPr>
          <w:rFonts w:cstheme="minorHAnsi"/>
          <w:color w:val="000000" w:themeColor="text1"/>
        </w:rPr>
        <w:t>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w:t>
      </w:r>
      <w:r w:rsidR="00A012F2">
        <w:rPr>
          <w:rFonts w:cstheme="minorHAnsi"/>
          <w:color w:val="000000" w:themeColor="text1"/>
        </w:rPr>
        <w:t xml:space="preserve"> </w:t>
      </w:r>
      <w:r w:rsidRPr="00021283">
        <w:rPr>
          <w:rFonts w:cstheme="minorHAnsi"/>
          <w:color w:val="000000" w:themeColor="text1"/>
        </w:rPr>
        <w:t xml:space="preserve">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w:t>
      </w:r>
      <w:commentRangeStart w:id="402"/>
      <w:del w:id="804" w:author="ProofreadAI" w:date="2026-02-23T15:51:42.322780Z">
        <w:r>
          <w:rPr>
            <w:rFonts w:cstheme="minorHAnsi"/>
            <w:color w:val="000000" w:themeColor="text1"/>
          </w:rPr>
          <w:delText xml:space="preserve">την οποία κατάφερναν επιτυχώς να την ξεπεράσουν</w:delText>
        </w:r>
      </w:del>
      <w:ins w:id="805" w:author="ProofreadAI" w:date="2026-02-23T15:51:42.322780Z">
        <w:r>
          <w:rPr>
            <w:rFonts w:cstheme="minorHAnsi"/>
            <w:color w:val="000000" w:themeColor="text1"/>
          </w:rPr>
          <w:t xml:space="preserve">την οποία κατάφερναν επιτυχώς να ξεπεράσουν</w:t>
        </w:r>
      </w:ins>
      <w:commentRangeEnd w:id="402"/>
      <w:r>
        <w:commentReference w:id="402"/>
      </w:r>
      <w:r>
        <w:rPr>
          <w:rFonts w:cstheme="minorHAnsi"/>
          <w:color w:val="000000" w:themeColor="text1"/>
        </w:rPr>
        <w:t xml:space="preserve">.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commentRangeStart w:id="403"/>
      <w:del w:id="806" w:author="ProofreadAI" w:date="2026-02-23T15:51:42.322780Z">
        <w:r>
          <w:rPr>
            <w:rFonts w:cstheme="minorHAnsi"/>
            <w:color w:val="000000" w:themeColor="text1"/>
          </w:rPr>
          <w:delText xml:space="preserve">Πολυτεχνείου Κρήτης Εργαστήριο Επιστημονικών Δεδομένων</w:delText>
        </w:r>
      </w:del>
      <w:ins w:id="807" w:author="ProofreadAI" w:date="2026-02-23T15:51:42.322780Z">
        <w:r>
          <w:rPr>
            <w:rFonts w:cstheme="minorHAnsi"/>
            <w:color w:val="000000" w:themeColor="text1"/>
          </w:rPr>
          <w:t xml:space="preserve">Πολυτεχνείου Κρήτης, Εργαστήριο Επιστημονικών Δεδομένων</w:t>
        </w:r>
      </w:ins>
      <w:commentRangeEnd w:id="403"/>
      <w:r>
        <w:commentReference w:id="403"/>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w:t>
      </w:r>
      <w:commentRangeStart w:id="404"/>
      <w:del w:id="808" w:author="ProofreadAI" w:date="2026-02-23T15:51:42.322780Z">
        <w:r>
          <w:rPr>
            <w:rFonts w:eastAsia="Times New Roman" w:cstheme="minorHAnsi"/>
            <w:color w:val="000000"/>
            <w:kern w:val="0"/>
            <w:lang w:eastAsia="en-GB"/>
            <w14:ligatures w14:val="none"/>
          </w:rPr>
          <w:delText xml:space="preserve">Νατοϊκού</w:delText>
        </w:r>
      </w:del>
      <w:ins w:id="809" w:author="ProofreadAI" w:date="2026-02-23T15:51:42.322780Z">
        <w:r>
          <w:rPr>
            <w:rFonts w:eastAsia="Times New Roman" w:cstheme="minorHAnsi"/>
            <w:color w:val="000000"/>
            <w:kern w:val="0"/>
            <w:lang w:eastAsia="en-GB"/>
            <w14:ligatures w14:val="none"/>
          </w:rPr>
          <w:t xml:space="preserve">νατοϊκού</w:t>
        </w:r>
      </w:ins>
      <w:commentRangeEnd w:id="404"/>
      <w:r>
        <w:commentReference w:id="404"/>
      </w:r>
      <w:r>
        <w:rPr>
          <w:rFonts w:eastAsia="Times New Roman" w:cstheme="minorHAnsi"/>
          <w:color w:val="000000"/>
          <w:kern w:val="0"/>
          <w:lang w:eastAsia="en-GB"/>
          <w14:ligatures w14:val="none"/>
        </w:rPr>
        <w:t xml:space="preserve"> εφοδιασμού και, εν τέλει, επιδείνωση μακροοικονομικών δεικτών. Η γεωπολιτική αυτή </w:t>
      </w:r>
      <w:proofErr w:type="spellStart"/>
      <w:r w:rsidRPr="00021283">
        <w:rPr>
          <w:rFonts w:eastAsia="Times New Roman" w:cstheme="minorHAnsi"/>
          <w:color w:val="000000"/>
          <w:kern w:val="0"/>
          <w:lang w:eastAsia="en-GB"/>
          <w14:ligatures w14:val="none"/>
        </w:rPr>
        <w:t>ευαλωτότητα</w:t>
      </w:r>
      <w:proofErr w:type="spellEnd"/>
      <w:r w:rsidRPr="00021283">
        <w:rPr>
          <w:rFonts w:eastAsia="Times New Roman" w:cstheme="minorHAnsi"/>
          <w:color w:val="000000"/>
          <w:kern w:val="0"/>
          <w:lang w:eastAsia="en-GB"/>
          <w14:ligatures w14:val="none"/>
        </w:rPr>
        <w:t xml:space="preserve">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w:t>
      </w:r>
      <w:proofErr w:type="spellStart"/>
      <w:r w:rsidRPr="00021283">
        <w:rPr>
          <w:rFonts w:eastAsia="Times New Roman" w:cstheme="minorHAnsi"/>
          <w:color w:val="000000"/>
          <w:kern w:val="0"/>
          <w:lang w:eastAsia="en-GB"/>
          <w14:ligatures w14:val="none"/>
        </w:rPr>
        <w:t>Tomahawk</w:t>
      </w:r>
      <w:proofErr w:type="spellEnd"/>
      <w:r w:rsidRPr="00021283">
        <w:rPr>
          <w:rFonts w:eastAsia="Times New Roman" w:cstheme="minorHAnsi"/>
          <w:color w:val="000000"/>
          <w:kern w:val="0"/>
          <w:lang w:eastAsia="en-GB"/>
          <w14:ligatures w14:val="none"/>
        </w:rPr>
        <w:t>»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Βενεζουέλα) που όπως υποστηρίζουν οι ΗΠΑ δρουν </w:t>
      </w:r>
      <w:commentRangeStart w:id="405"/>
      <w:del w:id="810" w:author="ProofreadAI" w:date="2026-02-23T15:51:42.322780Z">
        <w:r>
          <w:rPr>
            <w:rFonts w:eastAsia="Times New Roman" w:cstheme="minorHAnsi"/>
            <w:color w:val="000000"/>
            <w:kern w:val="0"/>
            <w:lang w:eastAsia="en-GB"/>
            <w14:ligatures w14:val="none"/>
          </w:rPr>
          <w:delText xml:space="preserve">ανεξέλικτα</w:delText>
        </w:r>
      </w:del>
      <w:ins w:id="811" w:author="ProofreadAI" w:date="2026-02-23T15:51:42.322780Z">
        <w:r>
          <w:rPr>
            <w:rFonts w:eastAsia="Times New Roman" w:cstheme="minorHAnsi"/>
            <w:color w:val="000000"/>
            <w:kern w:val="0"/>
            <w:lang w:eastAsia="en-GB"/>
            <w14:ligatures w14:val="none"/>
          </w:rPr>
          <w:t xml:space="preserve">ανεξέλεγκτα</w:t>
        </w:r>
      </w:ins>
      <w:commentRangeEnd w:id="405"/>
      <w:r>
        <w:commentReference w:id="405"/>
      </w:r>
      <w:r>
        <w:rPr>
          <w:rFonts w:eastAsia="Times New Roman" w:cstheme="minorHAnsi"/>
          <w:color w:val="000000"/>
          <w:kern w:val="0"/>
          <w:lang w:eastAsia="en-GB"/>
          <w14:ligatures w14:val="none"/>
        </w:rPr>
        <w:t xml:space="preserve"> εντός των ΗΠΑ μπορεί να αποσταθεροποιήσει και να επιτείνει την οικονομική αβεβαιότητα. Τα καρτέλ δεν είναι μόνο ζήτημα έννομης τάξεως.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εισβολή τους σε εγχώριες αγορές, η διείσδυσή τους σε </w:t>
      </w:r>
      <w:proofErr w:type="spellStart"/>
      <w:r w:rsidRPr="00021283">
        <w:rPr>
          <w:rFonts w:eastAsia="Times New Roman" w:cstheme="minorHAnsi"/>
          <w:color w:val="000000"/>
          <w:kern w:val="0"/>
          <w:lang w:eastAsia="en-GB"/>
          <w14:ligatures w14:val="none"/>
        </w:rPr>
        <w:t>μικροδίκτυα</w:t>
      </w:r>
      <w:proofErr w:type="spellEnd"/>
      <w:r w:rsidRPr="00021283">
        <w:rPr>
          <w:rFonts w:eastAsia="Times New Roman" w:cstheme="minorHAnsi"/>
          <w:color w:val="000000"/>
          <w:kern w:val="0"/>
          <w:lang w:eastAsia="en-GB"/>
          <w14:ligatures w14:val="none"/>
        </w:rPr>
        <w:t xml:space="preserve">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 xml:space="preserve">που παραβιάζουν το </w:t>
      </w:r>
      <w:commentRangeStart w:id="406"/>
      <w:del w:id="812" w:author="ProofreadAI" w:date="2026-02-23T15:51:42.322780Z">
        <w:r>
          <w:rPr>
            <w:rFonts w:cstheme="minorHAnsi"/>
            <w:color w:val="000000"/>
          </w:rPr>
          <w:delText xml:space="preserve">δόγμα Μονρόε</w:delText>
        </w:r>
      </w:del>
      <w:ins w:id="813" w:author="ProofreadAI" w:date="2026-02-23T15:51:42.322780Z">
        <w:r>
          <w:rPr>
            <w:rFonts w:cstheme="minorHAnsi"/>
            <w:color w:val="000000"/>
          </w:rPr>
          <w:t xml:space="preserve">Δόγμα Μονρόε</w:t>
        </w:r>
      </w:ins>
      <w:commentRangeEnd w:id="406"/>
      <w:r>
        <w:commentReference w:id="406"/>
      </w:r>
      <w:r w:rsidRPr="00021283">
        <w:rPr>
          <w:rFonts w:cstheme="minorHAnsi"/>
          <w:b/>
          <w:bCs/>
          <w:color w:val="000000"/>
        </w:rPr>
        <w:t xml:space="preserve"> </w:t>
      </w:r>
      <w:r w:rsidRPr="00021283">
        <w:rPr>
          <w:rFonts w:cstheme="minorHAnsi"/>
          <w:color w:val="000000" w:themeColor="text1"/>
        </w:rPr>
        <w:t>προσπαθούν να αποτρέψουν οι ΗΠΑ,</w:t>
      </w:r>
      <w:r w:rsidR="00A012F2">
        <w:rPr>
          <w:rFonts w:cstheme="minorHAnsi"/>
          <w:color w:val="000000" w:themeColor="text1"/>
        </w:rPr>
        <w:t xml:space="preserve"> </w:t>
      </w:r>
      <w:r w:rsidRPr="00021283">
        <w:rPr>
          <w:rFonts w:cstheme="minorHAnsi"/>
          <w:color w:val="000000" w:themeColor="text1"/>
        </w:rPr>
        <w:t>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w:t>
      </w:r>
      <w:r w:rsidR="00A012F2">
        <w:rPr>
          <w:rFonts w:cstheme="minorHAnsi"/>
          <w:color w:val="000000" w:themeColor="text1"/>
        </w:rPr>
        <w:t xml:space="preserve"> </w:t>
      </w:r>
      <w:r w:rsidRPr="00021283">
        <w:rPr>
          <w:rFonts w:cstheme="minorHAnsi"/>
          <w:color w:val="000000" w:themeColor="text1"/>
        </w:rPr>
        <w:t>αποκόπτουν τα καρτέλ από τη δράση τους ώστε να μην μπορούν να εφοδιάζονται τα καρτέλ εντός των</w:t>
      </w:r>
      <w:r w:rsidR="00A012F2">
        <w:rPr>
          <w:rFonts w:cstheme="minorHAnsi"/>
          <w:color w:val="000000" w:themeColor="text1"/>
        </w:rPr>
        <w:t xml:space="preserve"> </w:t>
      </w:r>
      <w:r w:rsidRPr="00021283">
        <w:rPr>
          <w:rFonts w:cstheme="minorHAnsi"/>
          <w:color w:val="000000" w:themeColor="text1"/>
        </w:rPr>
        <w:t xml:space="preserve">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Μονρόε αντιστοιχεί σε μια διαρκή προσπάθεια των ΗΠΑ να διασφαλίσουν τις οικονομικές τους υποδομές, τις ενεργειακές </w:t>
      </w:r>
      <w:commentRangeStart w:id="407"/>
      <w:del w:id="814" w:author="ProofreadAI" w:date="2026-02-23T15:51:42.322780Z">
        <w:r>
          <w:rPr>
            <w:rFonts w:eastAsia="Times New Roman" w:cstheme="minorHAnsi"/>
            <w:color w:val="000000"/>
            <w:kern w:val="0"/>
            <w:lang w:eastAsia="en-GB"/>
            <w14:ligatures w14:val="none"/>
          </w:rPr>
          <w:delText xml:space="preserve">ροές και ναυτικές οδούς</w:delText>
        </w:r>
      </w:del>
      <w:ins w:id="815" w:author="ProofreadAI" w:date="2026-02-23T15:51:42.322780Z">
        <w:r>
          <w:rPr>
            <w:rFonts w:eastAsia="Times New Roman" w:cstheme="minorHAnsi"/>
            <w:color w:val="000000"/>
            <w:kern w:val="0"/>
            <w:lang w:eastAsia="en-GB"/>
            <w14:ligatures w14:val="none"/>
          </w:rPr>
          <w:t xml:space="preserve">ροές και τις ναυτικές οδούς</w:t>
        </w:r>
      </w:ins>
      <w:commentRangeEnd w:id="407"/>
      <w:r>
        <w:commentReference w:id="407"/>
      </w:r>
      <w:r>
        <w:rPr>
          <w:rFonts w:eastAsia="Times New Roman" w:cstheme="minorHAnsi"/>
          <w:color w:val="000000"/>
          <w:kern w:val="0"/>
          <w:lang w:eastAsia="en-GB"/>
          <w14:ligatures w14:val="none"/>
        </w:rPr>
        <w:t xml:space="preserve">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w:t>
      </w:r>
      <w:proofErr w:type="spellStart"/>
      <w:r w:rsidRPr="00021283">
        <w:rPr>
          <w:rFonts w:asciiTheme="minorHAnsi" w:hAnsiTheme="minorHAnsi" w:cstheme="minorHAnsi"/>
          <w:color w:val="000000"/>
        </w:rPr>
        <w:t>Tomahawk</w:t>
      </w:r>
      <w:proofErr w:type="spellEnd"/>
      <w:r w:rsidRPr="00021283">
        <w:rPr>
          <w:rFonts w:asciiTheme="minorHAnsi" w:hAnsiTheme="minorHAnsi" w:cstheme="minorHAnsi"/>
          <w:color w:val="000000"/>
        </w:rPr>
        <w:t xml:space="preserve">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w:t>
      </w:r>
      <w:r w:rsidR="00A012F2">
        <w:rPr>
          <w:rFonts w:asciiTheme="minorHAnsi" w:hAnsiTheme="minorHAnsi" w:cstheme="minorHAnsi"/>
          <w:color w:val="000000"/>
        </w:rPr>
        <w:t xml:space="preserve"> </w:t>
      </w:r>
      <w:r w:rsidRPr="00021283">
        <w:rPr>
          <w:rFonts w:asciiTheme="minorHAnsi" w:hAnsiTheme="minorHAnsi" w:cstheme="minorHAnsi"/>
          <w:color w:val="000000"/>
        </w:rPr>
        <w:t>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w:t>
      </w:r>
      <w:proofErr w:type="spellStart"/>
      <w:r w:rsidRPr="00021283">
        <w:rPr>
          <w:rFonts w:asciiTheme="minorHAnsi" w:hAnsiTheme="minorHAnsi" w:cstheme="minorHAnsi"/>
          <w:color w:val="000000"/>
        </w:rPr>
        <w:t>Tomahawk</w:t>
      </w:r>
      <w:proofErr w:type="spellEnd"/>
      <w:r w:rsidRPr="00021283">
        <w:rPr>
          <w:rFonts w:asciiTheme="minorHAnsi" w:hAnsiTheme="minorHAnsi" w:cstheme="minorHAnsi"/>
          <w:color w:val="000000"/>
        </w:rPr>
        <w:t xml:space="preserve"> σε περιοχές πλησίον της Ρωσίας θα μπορούσε να θεωρηθεί ως προσπάθεια επέκτασης της ικανότητας χτυπήματος και άσκησης πίεσης.</w:t>
      </w:r>
      <w:r w:rsidR="00A012F2">
        <w:rPr>
          <w:rFonts w:asciiTheme="minorHAnsi" w:hAnsiTheme="minorHAnsi" w:cstheme="minorHAnsi"/>
          <w:color w:val="000000"/>
        </w:rPr>
        <w:t xml:space="preserve"> </w:t>
      </w:r>
      <w:r w:rsidRPr="00021283">
        <w:rPr>
          <w:rFonts w:asciiTheme="minorHAnsi" w:hAnsiTheme="minorHAnsi" w:cstheme="minorHAnsi"/>
          <w:color w:val="000000"/>
        </w:rPr>
        <w:t>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w:t>
      </w:r>
      <w:commentRangeStart w:id="408"/>
      <w:del w:id="816" w:author="ProofreadAI" w:date="2026-02-23T15:51:42.322780Z">
        <w:r>
          <w:rPr>
            <w:rFonts w:asciiTheme="minorHAnsi" w:hAnsiTheme="minorHAnsi" w:cstheme="minorHAnsi"/>
            <w:color w:val="000000"/>
          </w:rPr>
          <w:delText xml:space="preserve">οντοτήτων</w:delText>
        </w:r>
      </w:del>
      <w:ins w:id="817" w:author="ProofreadAI" w:date="2026-02-23T15:51:42.322780Z">
        <w:r>
          <w:rPr>
            <w:rFonts w:asciiTheme="minorHAnsi" w:hAnsiTheme="minorHAnsi" w:cstheme="minorHAnsi"/>
            <w:color w:val="000000"/>
          </w:rPr>
          <w:t xml:space="preserve">οντοτήτων</w:t>
        </w:r>
      </w:ins>
      <w:commentRangeEnd w:id="408"/>
      <w:r>
        <w:commentReference w:id="408"/>
      </w:r>
      <w:r>
        <w:rPr>
          <w:rFonts w:asciiTheme="minorHAnsi" w:hAnsiTheme="minorHAnsi" w:cstheme="minorHAnsi"/>
          <w:color w:val="000000"/>
        </w:rPr>
        <w:t xml:space="preserve">, όπως τα καρτέλ ναρκωτικών ή ένοπλες παραστρατιωτικές ομάδες,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w:t>
      </w:r>
      <w:proofErr w:type="spellStart"/>
      <w:r w:rsidRPr="00021283">
        <w:rPr>
          <w:rFonts w:asciiTheme="minorHAnsi" w:hAnsiTheme="minorHAnsi" w:cstheme="minorHAnsi"/>
          <w:color w:val="000000"/>
        </w:rPr>
        <w:t>αλληλεπιδρούν</w:t>
      </w:r>
      <w:proofErr w:type="spellEnd"/>
      <w:r w:rsidRPr="00021283">
        <w:rPr>
          <w:rFonts w:asciiTheme="minorHAnsi" w:hAnsiTheme="minorHAnsi" w:cstheme="minorHAnsi"/>
          <w:color w:val="000000"/>
        </w:rPr>
        <w:t>,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Απέναντι σε αυτό το πλαίσιο, η διαμόρφωση πολιτικής απαιτεί </w:t>
      </w:r>
      <w:proofErr w:type="spellStart"/>
      <w:r w:rsidRPr="00021283">
        <w:rPr>
          <w:rFonts w:asciiTheme="minorHAnsi" w:hAnsiTheme="minorHAnsi" w:cstheme="minorHAnsi"/>
          <w:color w:val="000000"/>
        </w:rPr>
        <w:t>πολυεπίπεδη</w:t>
      </w:r>
      <w:proofErr w:type="spellEnd"/>
      <w:r w:rsidRPr="00021283">
        <w:rPr>
          <w:rFonts w:asciiTheme="minorHAnsi" w:hAnsiTheme="minorHAnsi" w:cstheme="minorHAnsi"/>
          <w:color w:val="000000"/>
        </w:rPr>
        <w:t xml:space="preserve">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w:t>
      </w:r>
      <w:proofErr w:type="spellStart"/>
      <w:r w:rsidRPr="00021283">
        <w:rPr>
          <w:rFonts w:asciiTheme="minorHAnsi" w:hAnsiTheme="minorHAnsi" w:cstheme="minorHAnsi"/>
          <w:color w:val="000000"/>
        </w:rPr>
        <w:t>υπερφιλόδοξους</w:t>
      </w:r>
      <w:proofErr w:type="spellEnd"/>
      <w:r w:rsidRPr="00021283">
        <w:rPr>
          <w:rFonts w:asciiTheme="minorHAnsi" w:hAnsiTheme="minorHAnsi" w:cstheme="minorHAnsi"/>
          <w:color w:val="000000"/>
        </w:rPr>
        <w:t xml:space="preserve">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w:t>
      </w:r>
      <w:proofErr w:type="spellStart"/>
      <w:r w:rsidRPr="00021283">
        <w:rPr>
          <w:rFonts w:asciiTheme="minorHAnsi" w:hAnsiTheme="minorHAnsi" w:cstheme="minorHAnsi"/>
          <w:color w:val="000000"/>
        </w:rPr>
        <w:t>ανασυσταθεί</w:t>
      </w:r>
      <w:proofErr w:type="spellEnd"/>
      <w:r w:rsidRPr="00021283">
        <w:rPr>
          <w:rFonts w:asciiTheme="minorHAnsi" w:hAnsiTheme="minorHAnsi" w:cstheme="minorHAnsi"/>
          <w:color w:val="000000"/>
        </w:rPr>
        <w:t xml:space="preserve">.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w:t>
      </w:r>
      <w:proofErr w:type="spellStart"/>
      <w:r w:rsidRPr="00021283">
        <w:rPr>
          <w:rFonts w:asciiTheme="minorHAnsi" w:hAnsiTheme="minorHAnsi" w:cstheme="minorHAnsi"/>
          <w:b/>
          <w:bCs/>
          <w:color w:val="000000" w:themeColor="text1"/>
        </w:rPr>
        <w:t>πολυκεντρικότητα</w:t>
      </w:r>
      <w:proofErr w:type="spellEnd"/>
      <w:r w:rsidRPr="00021283">
        <w:rPr>
          <w:rFonts w:asciiTheme="minorHAnsi" w:hAnsiTheme="minorHAnsi" w:cstheme="minorHAnsi"/>
          <w:b/>
          <w:bCs/>
          <w:color w:val="000000" w:themeColor="text1"/>
        </w:rPr>
        <w:t xml:space="preserve"> και όχι η </w:t>
      </w:r>
      <w:proofErr w:type="spellStart"/>
      <w:r w:rsidRPr="00021283">
        <w:rPr>
          <w:rFonts w:asciiTheme="minorHAnsi" w:hAnsiTheme="minorHAnsi" w:cstheme="minorHAnsi"/>
          <w:b/>
          <w:bCs/>
          <w:color w:val="000000" w:themeColor="text1"/>
        </w:rPr>
        <w:t>πολυπολικότητα</w:t>
      </w:r>
      <w:proofErr w:type="spellEnd"/>
      <w:r w:rsidRPr="00021283">
        <w:rPr>
          <w:rFonts w:asciiTheme="minorHAnsi" w:hAnsiTheme="minorHAnsi" w:cstheme="minorHAnsi"/>
          <w:b/>
          <w:bCs/>
          <w:color w:val="000000" w:themeColor="text1"/>
        </w:rPr>
        <w:t xml:space="preserve"> οδηγεί την παγκόσμια </w:t>
      </w:r>
      <w:commentRangeStart w:id="409"/>
      <w:del w:id="818" w:author="ProofreadAI" w:date="2026-02-23T15:51:42.322780Z">
        <w:r>
          <w:rPr>
            <w:rFonts w:asciiTheme="minorHAnsi" w:hAnsiTheme="minorHAnsi" w:cstheme="minorHAnsi"/>
            <w:b/>
            <w:bCs/>
            <w:color w:val="000000" w:themeColor="text1"/>
          </w:rPr>
          <w:delText xml:space="preserve">οικονομία</w:delText>
        </w:r>
      </w:del>
      <w:ins w:id="819" w:author="ProofreadAI" w:date="2026-02-23T15:51:42.322780Z">
        <w:r>
          <w:rPr>
            <w:rFonts w:asciiTheme="minorHAnsi" w:hAnsiTheme="minorHAnsi" w:cstheme="minorHAnsi"/>
            <w:b/>
            <w:bCs/>
            <w:color w:val="000000" w:themeColor="text1"/>
          </w:rPr>
          <w:t xml:space="preserve">οικονομία.</w:t>
        </w:r>
      </w:ins>
      <w:commentRangeEnd w:id="409"/>
      <w:r>
        <w:commentReference w:id="409"/>
      </w:r>
      <w:r>
        <w:rPr>
          <w:rFonts w:asciiTheme="minorHAnsi" w:hAnsiTheme="minorHAnsi" w:cstheme="minorHAnsi"/>
          <w:b/>
          <w:bCs/>
          <w:color w:val="000000" w:themeColor="text1"/>
        </w:rPr>
        <w:t xml:space="preserve">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w:t>
      </w:r>
      <w:proofErr w:type="spellStart"/>
      <w:r w:rsidRPr="00021283">
        <w:rPr>
          <w:rFonts w:asciiTheme="minorHAnsi" w:hAnsiTheme="minorHAnsi" w:cstheme="minorHAnsi"/>
          <w:color w:val="000000"/>
        </w:rPr>
        <w:t>μονοπολικότητας</w:t>
      </w:r>
      <w:proofErr w:type="spellEnd"/>
      <w:r w:rsidRPr="00021283">
        <w:rPr>
          <w:rFonts w:asciiTheme="minorHAnsi" w:hAnsiTheme="minorHAnsi" w:cstheme="minorHAnsi"/>
          <w:color w:val="000000"/>
        </w:rPr>
        <w:t xml:space="preserve">. Στο πλαίσιο αυτό, συγκρούονται δύο έννοιες που επιχειρούν να περιγράψουν τη μετάβαση: 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και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ταυτίζεται με την ιδέα ότι η ισχύς κατανέμεται σχετικώς συμμετρικά. Οι συμμαχίες, οι </w:t>
      </w:r>
      <w:proofErr w:type="spellStart"/>
      <w:r w:rsidRPr="00021283">
        <w:rPr>
          <w:rFonts w:asciiTheme="minorHAnsi" w:hAnsiTheme="minorHAnsi" w:cstheme="minorHAnsi"/>
          <w:color w:val="000000"/>
        </w:rPr>
        <w:t>αντισυμμαχίες</w:t>
      </w:r>
      <w:proofErr w:type="spellEnd"/>
      <w:r w:rsidRPr="00021283">
        <w:rPr>
          <w:rFonts w:asciiTheme="minorHAnsi" w:hAnsiTheme="minorHAnsi" w:cstheme="minorHAnsi"/>
          <w:color w:val="000000"/>
        </w:rPr>
        <w:t xml:space="preserve">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w:t>
      </w:r>
      <w:commentRangeStart w:id="410"/>
      <w:del w:id="820" w:author="ProofreadAI" w:date="2026-02-23T15:51:42.322780Z">
        <w:r>
          <w:rPr>
            <w:rFonts w:asciiTheme="minorHAnsi" w:hAnsiTheme="minorHAnsi" w:cstheme="minorHAnsi"/>
            <w:color w:val="000000"/>
          </w:rPr>
          <w:delText xml:space="preserve">και</w:delText>
        </w:r>
      </w:del>
      <w:ins w:id="821" w:author="ProofreadAI" w:date="2026-02-23T15:51:42.322780Z">
        <w:r>
          <w:rPr>
            <w:rFonts w:asciiTheme="minorHAnsi" w:hAnsiTheme="minorHAnsi" w:cstheme="minorHAnsi"/>
            <w:color w:val="000000"/>
          </w:rPr>
          <w:t xml:space="preserve">και.</w:t>
        </w:r>
      </w:ins>
      <w:commentRangeEnd w:id="410"/>
      <w:r>
        <w:commentReference w:id="410"/>
      </w:r>
      <w:r>
        <w:rPr>
          <w:rFonts w:asciiTheme="minorHAnsi" w:hAnsiTheme="minorHAnsi" w:cstheme="minorHAnsi"/>
          <w:color w:val="000000"/>
        </w:rPr>
        <w:t xml:space="preserve">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Εστιάζοντας αποκλειστικά σε ισχυρούς, </w:t>
      </w:r>
      <w:proofErr w:type="spellStart"/>
      <w:r w:rsidRPr="00021283">
        <w:rPr>
          <w:rFonts w:asciiTheme="minorHAnsi" w:hAnsiTheme="minorHAnsi" w:cstheme="minorHAnsi"/>
          <w:color w:val="000000"/>
        </w:rPr>
        <w:t>κρατοκεντρικούς</w:t>
      </w:r>
      <w:proofErr w:type="spellEnd"/>
      <w:r w:rsidRPr="00021283">
        <w:rPr>
          <w:rFonts w:asciiTheme="minorHAnsi" w:hAnsiTheme="minorHAnsi" w:cstheme="minorHAnsi"/>
          <w:color w:val="000000"/>
        </w:rPr>
        <w:t xml:space="preserve"> πόλους, η έννοια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είναι πιο κατάλληλος.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w:t>
      </w:r>
      <w:proofErr w:type="spellStart"/>
      <w:r w:rsidRPr="00021283">
        <w:rPr>
          <w:rFonts w:asciiTheme="minorHAnsi" w:hAnsiTheme="minorHAnsi" w:cstheme="minorHAnsi"/>
          <w:color w:val="000000"/>
        </w:rPr>
        <w:t>ομοίων</w:t>
      </w:r>
      <w:proofErr w:type="spellEnd"/>
      <w:r w:rsidRPr="00021283">
        <w:rPr>
          <w:rFonts w:asciiTheme="minorHAnsi" w:hAnsiTheme="minorHAnsi" w:cstheme="minorHAnsi"/>
          <w:color w:val="000000"/>
        </w:rPr>
        <w:t xml:space="preserve">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w:t>
      </w:r>
      <w:commentRangeStart w:id="411"/>
      <w:del w:id="822" w:author="ProofreadAI" w:date="2026-02-23T15:51:42.322780Z">
        <w:r>
          <w:rPr>
            <w:rFonts w:asciiTheme="minorHAnsi" w:hAnsiTheme="minorHAnsi" w:cstheme="minorHAnsi"/>
            <w:color w:val="000000"/>
          </w:rPr>
          <w:delText xml:space="preserve">δημιουργούν</w:delText>
        </w:r>
      </w:del>
      <w:ins w:id="823" w:author="ProofreadAI" w:date="2026-02-23T15:51:42.322780Z">
        <w:r>
          <w:rPr>
            <w:rFonts w:asciiTheme="minorHAnsi" w:hAnsiTheme="minorHAnsi" w:cstheme="minorHAnsi"/>
            <w:color w:val="000000"/>
          </w:rPr>
          <w:t xml:space="preserve">αποτελούν</w:t>
        </w:r>
      </w:ins>
      <w:commentRangeEnd w:id="411"/>
      <w:r>
        <w:commentReference w:id="411"/>
      </w:r>
      <w:r>
        <w:rPr>
          <w:rFonts w:asciiTheme="minorHAnsi" w:hAnsiTheme="minorHAnsi" w:cstheme="minorHAnsi"/>
          <w:color w:val="000000"/>
        </w:rPr>
        <w:t xml:space="preserve">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xml:space="preserve">, </w:t>
      </w:r>
      <w:commentRangeStart w:id="412"/>
      <w:del w:id="824" w:author="ProofreadAI" w:date="2026-02-23T15:51:42.322780Z">
        <w:r>
          <w:rPr>
            <w:rFonts w:asciiTheme="minorHAnsi" w:hAnsiTheme="minorHAnsi" w:cstheme="minorHAnsi"/>
            <w:color w:val="000000"/>
          </w:rPr>
          <w:delText xml:space="preserve">κλπ.</w:delText>
        </w:r>
      </w:del>
      <w:ins w:id="825" w:author="ProofreadAI" w:date="2026-02-23T15:51:42.322780Z">
        <w:r>
          <w:rPr>
            <w:rFonts w:asciiTheme="minorHAnsi" w:hAnsiTheme="minorHAnsi" w:cstheme="minorHAnsi"/>
            <w:color w:val="000000"/>
          </w:rPr>
          <w:t xml:space="preserve">κ.λπ.</w:t>
        </w:r>
      </w:ins>
      <w:commentRangeEnd w:id="412"/>
      <w:r>
        <w:commentReference w:id="412"/>
      </w:r>
      <w:r>
        <w:rPr>
          <w:rFonts w:asciiTheme="minorHAnsi" w:hAnsiTheme="minorHAnsi" w:cstheme="minorHAnsi"/>
          <w:color w:val="000000"/>
        </w:rPr>
        <w:t xml:space="preserve">), τα διεθνή μέσα ενημέρωσης, και διακρατικές τεχνολογικές εταιρείες.</w:t>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w:t>
      </w:r>
      <w:proofErr w:type="spellStart"/>
      <w:r w:rsidRPr="00021283">
        <w:rPr>
          <w:rFonts w:asciiTheme="minorHAnsi" w:hAnsiTheme="minorHAnsi" w:cstheme="minorHAnsi"/>
          <w:color w:val="000000"/>
        </w:rPr>
        <w:t>τεχνοστρατηγική</w:t>
      </w:r>
      <w:proofErr w:type="spellEnd"/>
      <w:r w:rsidRPr="00021283">
        <w:rPr>
          <w:rFonts w:asciiTheme="minorHAnsi" w:hAnsiTheme="minorHAnsi" w:cstheme="minorHAnsi"/>
          <w:color w:val="000000"/>
        </w:rPr>
        <w:t xml:space="preserve">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w:t>
      </w:r>
      <w:proofErr w:type="spellStart"/>
      <w:r w:rsidRPr="00021283">
        <w:rPr>
          <w:rFonts w:asciiTheme="minorHAnsi" w:hAnsiTheme="minorHAnsi" w:cstheme="minorHAnsi"/>
          <w:color w:val="000000"/>
        </w:rPr>
        <w:t>Silicon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Valley</w:t>
      </w:r>
      <w:proofErr w:type="spellEnd"/>
      <w:r w:rsidRPr="00021283">
        <w:rPr>
          <w:rFonts w:asciiTheme="minorHAnsi" w:hAnsiTheme="minorHAnsi" w:cstheme="minorHAnsi"/>
          <w:color w:val="000000"/>
        </w:rPr>
        <w:t xml:space="preserve">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w:t>
      </w:r>
      <w:commentRangeStart w:id="413"/>
      <w:del w:id="826" w:author="ProofreadAI" w:date="2026-02-23T15:51:42.322780Z">
        <w:r>
          <w:rPr>
            <w:rFonts w:asciiTheme="minorHAnsi" w:hAnsiTheme="minorHAnsi" w:cstheme="minorHAnsi"/>
            <w:color w:val="000000"/>
          </w:rPr>
          <w:delText xml:space="preserve">κλπ.</w:delText>
        </w:r>
      </w:del>
      <w:ins w:id="827" w:author="ProofreadAI" w:date="2026-02-23T15:51:42.322780Z">
        <w:r>
          <w:rPr>
            <w:rFonts w:asciiTheme="minorHAnsi" w:hAnsiTheme="minorHAnsi" w:cstheme="minorHAnsi"/>
            <w:color w:val="000000"/>
          </w:rPr>
          <w:t xml:space="preserve">κ.λπ.</w:t>
        </w:r>
      </w:ins>
      <w:commentRangeEnd w:id="413"/>
      <w:r>
        <w:commentReference w:id="413"/>
      </w:r>
      <w:r>
        <w:rPr>
          <w:rFonts w:asciiTheme="minorHAnsi" w:hAnsiTheme="minorHAnsi" w:cstheme="minorHAnsi"/>
          <w:color w:val="000000"/>
        </w:rPr>
        <w:t xml:space="preserve">, απαιτεί </w:t>
      </w:r>
      <w:proofErr w:type="spellStart"/>
      <w:r w:rsidRPr="00021283">
        <w:rPr>
          <w:rFonts w:asciiTheme="minorHAnsi" w:hAnsiTheme="minorHAnsi" w:cstheme="minorHAnsi"/>
          <w:color w:val="000000"/>
        </w:rPr>
        <w:t>διατομεακές</w:t>
      </w:r>
      <w:proofErr w:type="spellEnd"/>
      <w:r w:rsidRPr="00021283">
        <w:rPr>
          <w:rFonts w:asciiTheme="minorHAnsi" w:hAnsiTheme="minorHAnsi" w:cstheme="minorHAnsi"/>
          <w:color w:val="000000"/>
        </w:rPr>
        <w:t xml:space="preserve">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 xml:space="preserve">εντάσεις. Επίσης, η δυνατότητα κρατών ή ιδιωτικών φορέων να ασκήσουν επιρροή μέσω οικονομικών εξαρτήσεων ή ψηφιακών </w:t>
      </w:r>
      <w:proofErr w:type="spellStart"/>
      <w:r w:rsidRPr="00021283">
        <w:rPr>
          <w:rFonts w:asciiTheme="minorHAnsi" w:hAnsiTheme="minorHAnsi" w:cstheme="minorHAnsi"/>
          <w:color w:val="000000"/>
        </w:rPr>
        <w:t>πλατφορμών</w:t>
      </w:r>
      <w:proofErr w:type="spellEnd"/>
      <w:r w:rsidRPr="00021283">
        <w:rPr>
          <w:rFonts w:asciiTheme="minorHAnsi" w:hAnsiTheme="minorHAnsi" w:cstheme="minorHAnsi"/>
          <w:color w:val="000000"/>
        </w:rPr>
        <w:t xml:space="preserve">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 xml:space="preserve">Επιπλέον, χωρίς μια </w:t>
      </w:r>
      <w:proofErr w:type="spellStart"/>
      <w:r w:rsidRPr="00021283">
        <w:rPr>
          <w:rFonts w:asciiTheme="minorHAnsi" w:hAnsiTheme="minorHAnsi" w:cstheme="minorHAnsi"/>
          <w:color w:val="000000" w:themeColor="text1"/>
        </w:rPr>
        <w:t>μονοκεντρική</w:t>
      </w:r>
      <w:proofErr w:type="spellEnd"/>
      <w:r w:rsidRPr="00021283">
        <w:rPr>
          <w:rFonts w:asciiTheme="minorHAnsi" w:hAnsiTheme="minorHAnsi" w:cstheme="minorHAnsi"/>
          <w:color w:val="000000" w:themeColor="text1"/>
        </w:rPr>
        <w:t xml:space="preserve">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οικονομίας και τάξης απαιτεί μετατόπιση από την απλουστευτική εικόνα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στην πιο ευέλικτη και ρεαλιστική έννοια του </w:t>
      </w:r>
      <w:proofErr w:type="spellStart"/>
      <w:r w:rsidRPr="00021283">
        <w:rPr>
          <w:rFonts w:asciiTheme="minorHAnsi" w:hAnsiTheme="minorHAnsi" w:cstheme="minorHAnsi"/>
          <w:color w:val="000000"/>
        </w:rPr>
        <w:t>πολυκεντρισμού</w:t>
      </w:r>
      <w:proofErr w:type="spellEnd"/>
      <w:r w:rsidRPr="00021283">
        <w:rPr>
          <w:rFonts w:asciiTheme="minorHAnsi" w:hAnsiTheme="minorHAnsi" w:cstheme="minorHAnsi"/>
          <w:color w:val="000000"/>
        </w:rPr>
        <w:t>.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δημιουργία του Ινδικού «Δρόμου του Μεταξιού», του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Μεσανατολικο</w:t>
      </w:r>
      <w:proofErr w:type="spellEnd"/>
      <w:r w:rsidRPr="00021283">
        <w:rPr>
          <w:rFonts w:eastAsia="Times New Roman" w:cstheme="minorHAnsi"/>
          <w:color w:val="000000"/>
          <w:kern w:val="0"/>
          <w:lang w:eastAsia="en-GB"/>
          <w14:ligatures w14:val="none"/>
        </w:rPr>
        <w:t>-Ευρωπαϊκού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αναδιάταξη των εμπορικών ροών μεταξύ Ασίας και Ευρώπης, επιβάλλεται από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καθώς η Ευρώπη αναζητεί ασφαλείς προμηθευτές και ασφαλείς διαδρομές μετά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εμφάνιση των κάθε είδους </w:t>
      </w:r>
      <w:proofErr w:type="spellStart"/>
      <w:r w:rsidRPr="00021283">
        <w:rPr>
          <w:rFonts w:eastAsia="Times New Roman" w:cstheme="minorHAnsi"/>
          <w:color w:val="000000"/>
          <w:kern w:val="0"/>
          <w:lang w:eastAsia="en-GB"/>
          <w14:ligatures w14:val="none"/>
        </w:rPr>
        <w:t>Χούθι</w:t>
      </w:r>
      <w:proofErr w:type="spellEnd"/>
      <w:r w:rsidRPr="00021283">
        <w:rPr>
          <w:rFonts w:eastAsia="Times New Roman" w:cstheme="minorHAnsi"/>
          <w:color w:val="000000"/>
          <w:kern w:val="0"/>
          <w:lang w:eastAsia="en-GB"/>
          <w14:ligatures w14:val="none"/>
        </w:rPr>
        <w:t xml:space="preserve"> που διαταράσσουν τους εμπορικούς διαδρόμους, αλλά και την </w:t>
      </w:r>
      <w:proofErr w:type="spellStart"/>
      <w:r w:rsidRPr="00021283">
        <w:rPr>
          <w:rFonts w:eastAsia="Times New Roman" w:cstheme="minorHAnsi"/>
          <w:color w:val="000000"/>
          <w:kern w:val="0"/>
          <w:lang w:eastAsia="en-GB"/>
          <w14:ligatures w14:val="none"/>
        </w:rPr>
        <w:t>οπλοποίηση</w:t>
      </w:r>
      <w:proofErr w:type="spellEnd"/>
      <w:r w:rsidRPr="00021283">
        <w:rPr>
          <w:rFonts w:eastAsia="Times New Roman" w:cstheme="minorHAnsi"/>
          <w:color w:val="000000"/>
          <w:kern w:val="0"/>
          <w:lang w:eastAsia="en-GB"/>
          <w14:ligatures w14:val="none"/>
        </w:rPr>
        <w:t xml:space="preserve">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t xml:space="preserve"> </w:t>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κυριαρχία της </w:t>
      </w:r>
      <w:commentRangeStart w:id="414"/>
      <w:del w:id="828" w:author="ProofreadAI" w:date="2026-02-23T15:51:42.322780Z">
        <w:r>
          <w:rPr>
            <w:rFonts w:eastAsia="Times New Roman" w:cstheme="minorHAnsi"/>
            <w:color w:val="000000"/>
            <w:kern w:val="0"/>
            <w:lang w:eastAsia="en-GB"/>
            <w14:ligatures w14:val="none"/>
          </w:rPr>
          <w:delText xml:space="preserve">Ελλάδος</w:delText>
        </w:r>
      </w:del>
      <w:ins w:id="829" w:author="ProofreadAI" w:date="2026-02-23T15:51:42.322780Z">
        <w:r>
          <w:rPr>
            <w:rFonts w:eastAsia="Times New Roman" w:cstheme="minorHAnsi"/>
            <w:color w:val="000000"/>
            <w:kern w:val="0"/>
            <w:lang w:eastAsia="en-GB"/>
            <w14:ligatures w14:val="none"/>
          </w:rPr>
          <w:t xml:space="preserve">Ελλάδας</w:t>
        </w:r>
      </w:ins>
      <w:commentRangeEnd w:id="414"/>
      <w:r>
        <w:commentReference w:id="414"/>
      </w:r>
      <w:r>
        <w:rPr>
          <w:rFonts w:eastAsia="Times New Roman" w:cstheme="minorHAnsi"/>
          <w:color w:val="000000"/>
          <w:kern w:val="0"/>
          <w:lang w:eastAsia="en-GB"/>
          <w14:ligatures w14:val="none"/>
        </w:rPr>
        <w:t xml:space="preserve"> στη ναυτιλία με μερίδιο πάνω από 20% στη διακίνηση του παγκόσμιου εμπορίου μπορεί να αποτελέσει ένα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w:t>
      </w:r>
      <w:commentRangeStart w:id="415"/>
      <w:del w:id="830" w:author="ProofreadAI" w:date="2026-02-23T15:51:42.322780Z">
        <w:r>
          <w:rPr>
            <w:rFonts w:eastAsia="Times New Roman" w:cstheme="minorHAnsi"/>
            <w:color w:val="000000"/>
            <w:kern w:val="0"/>
            <w:lang w:eastAsia="en-GB"/>
            <w14:ligatures w14:val="none"/>
          </w:rPr>
          <w:delText xml:space="preserve">δια θαλάσσης</w:delText>
        </w:r>
      </w:del>
      <w:ins w:id="831" w:author="ProofreadAI" w:date="2026-02-23T15:51:42.322780Z">
        <w:r>
          <w:rPr>
            <w:rFonts w:eastAsia="Times New Roman" w:cstheme="minorHAnsi"/>
            <w:color w:val="000000"/>
            <w:kern w:val="0"/>
            <w:lang w:eastAsia="en-GB"/>
            <w14:ligatures w14:val="none"/>
          </w:rPr>
          <w:t xml:space="preserve">διά θαλάσσης</w:t>
        </w:r>
      </w:ins>
      <w:commentRangeEnd w:id="415"/>
      <w:r>
        <w:commentReference w:id="415"/>
      </w:r>
      <w:r>
        <w:rPr>
          <w:rFonts w:eastAsia="Times New Roman" w:cstheme="minorHAnsi"/>
          <w:color w:val="000000"/>
          <w:kern w:val="0"/>
          <w:lang w:eastAsia="en-GB"/>
          <w14:ligatures w14:val="none"/>
        </w:rPr>
        <w:t xml:space="preserve">,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w:t>
      </w:r>
      <w:proofErr w:type="spellStart"/>
      <w:r w:rsidRPr="00021283">
        <w:rPr>
          <w:rFonts w:eastAsia="Times New Roman" w:cstheme="minorHAnsi"/>
          <w:color w:val="000000"/>
          <w:kern w:val="0"/>
          <w:lang w:eastAsia="en-GB"/>
          <w14:ligatures w14:val="none"/>
        </w:rPr>
        <w:t>απεξαρτηθεί</w:t>
      </w:r>
      <w:proofErr w:type="spellEnd"/>
      <w:r w:rsidRPr="00021283">
        <w:rPr>
          <w:rFonts w:eastAsia="Times New Roman" w:cstheme="minorHAnsi"/>
          <w:color w:val="000000"/>
          <w:kern w:val="0"/>
          <w:lang w:eastAsia="en-GB"/>
          <w14:ligatures w14:val="none"/>
        </w:rPr>
        <w:t xml:space="preserve">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Κίνα παράγει φθηνά προϊόντα επειδή χρησιμοποιεί τον φθηνό άνθρακα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 xml:space="preserve">Η γεωγραφική θέση της Ελλάδας και η σταθερότητά της την καθιστούν ιδανική και για την ανάπτυξη ενός ψηφιακού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 xml:space="preserve">ασφαλή κόμβο φιλοξενίας καλωδίων και </w:t>
      </w:r>
      <w:proofErr w:type="spellStart"/>
      <w:r w:rsidRPr="00021283">
        <w:rPr>
          <w:rFonts w:eastAsia="Times New Roman" w:cstheme="minorHAnsi"/>
          <w:color w:val="000000" w:themeColor="text1"/>
          <w:kern w:val="0"/>
          <w:lang w:eastAsia="en-GB"/>
          <w14:ligatures w14:val="none"/>
        </w:rPr>
        <w:t>data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centers</w:t>
      </w:r>
      <w:proofErr w:type="spellEnd"/>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Amazon</w:t>
      </w:r>
      <w:proofErr w:type="spellEnd"/>
      <w:r w:rsidRPr="00021283">
        <w:rPr>
          <w:rFonts w:eastAsia="Times New Roman" w:cstheme="minorHAnsi"/>
          <w:color w:val="000000"/>
          <w:kern w:val="0"/>
          <w:lang w:eastAsia="en-GB"/>
          <w14:ligatures w14:val="none"/>
        </w:rPr>
        <w:t xml:space="preserve">, Web Services) και ενισχύοντας τη θέση της ως τεχνολογικό </w:t>
      </w:r>
      <w:proofErr w:type="spellStart"/>
      <w:r w:rsidRPr="00021283">
        <w:rPr>
          <w:rFonts w:eastAsia="Times New Roman" w:cstheme="minorHAnsi"/>
          <w:color w:val="000000"/>
          <w:kern w:val="0"/>
          <w:lang w:eastAsia="en-GB"/>
          <w14:ligatures w14:val="none"/>
        </w:rPr>
        <w:t>hub</w:t>
      </w:r>
      <w:proofErr w:type="spellEnd"/>
      <w:r w:rsidRPr="00021283">
        <w:rPr>
          <w:rFonts w:eastAsia="Times New Roman" w:cstheme="minorHAnsi"/>
          <w:color w:val="000000"/>
          <w:kern w:val="0"/>
          <w:lang w:eastAsia="en-GB"/>
          <w14:ligatures w14:val="none"/>
        </w:rPr>
        <w:t xml:space="preserve">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w:t>
      </w:r>
      <w:commentRangeStart w:id="416"/>
      <w:del w:id="832" w:author="ProofreadAI" w:date="2026-02-23T15:51:42.322780Z">
        <w:r>
          <w:rPr>
            <w:rFonts w:eastAsia="Times New Roman" w:cstheme="minorHAnsi"/>
            <w:color w:val="000000"/>
            <w:kern w:val="0"/>
            <w:lang w:eastAsia="en-GB"/>
            <w14:ligatures w14:val="none"/>
          </w:rPr>
          <w:delText xml:space="preserve">Κινέζικων</w:delText>
        </w:r>
      </w:del>
      <w:ins w:id="833" w:author="ProofreadAI" w:date="2026-02-23T15:51:42.322780Z">
        <w:r>
          <w:rPr>
            <w:rFonts w:eastAsia="Times New Roman" w:cstheme="minorHAnsi"/>
            <w:color w:val="000000"/>
            <w:kern w:val="0"/>
            <w:lang w:eastAsia="en-GB"/>
            <w14:ligatures w14:val="none"/>
          </w:rPr>
          <w:t xml:space="preserve">Κινεζικών</w:t>
        </w:r>
      </w:ins>
      <w:commentRangeEnd w:id="416"/>
      <w:r>
        <w:commentReference w:id="416"/>
      </w:r>
      <w:r>
        <w:rPr>
          <w:rFonts w:eastAsia="Times New Roman" w:cstheme="minorHAnsi"/>
          <w:color w:val="000000"/>
          <w:kern w:val="0"/>
          <w:lang w:eastAsia="en-GB"/>
          <w14:ligatures w14:val="none"/>
        </w:rPr>
        <w:t xml:space="preserve">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w:t>
      </w:r>
      <w:proofErr w:type="spellStart"/>
      <w:r w:rsidRPr="00021283">
        <w:rPr>
          <w:rFonts w:eastAsia="Times New Roman" w:cstheme="minorHAnsi"/>
          <w:color w:val="000000"/>
          <w:kern w:val="0"/>
          <w:lang w:eastAsia="en-GB"/>
          <w14:ligatures w14:val="none"/>
        </w:rPr>
        <w:t>Global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Gateway</w:t>
      </w:r>
      <w:proofErr w:type="spellEnd"/>
      <w:r w:rsidRPr="00021283">
        <w:rPr>
          <w:rFonts w:eastAsia="Times New Roman" w:cstheme="minorHAnsi"/>
          <w:color w:val="000000"/>
          <w:kern w:val="0"/>
          <w:lang w:eastAsia="en-GB"/>
          <w14:ligatures w14:val="none"/>
        </w:rPr>
        <w:t xml:space="preserve">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w:t>
      </w:r>
      <w:commentRangeStart w:id="417"/>
      <w:del w:id="834" w:author="ProofreadAI" w:date="2026-02-23T15:51:42.322780Z">
        <w:r>
          <w:rPr>
            <w:rFonts w:eastAsia="Times New Roman" w:cstheme="minorHAnsi"/>
            <w:color w:val="000000"/>
            <w:kern w:val="0"/>
            <w:lang w:eastAsia="en-GB"/>
            <w14:ligatures w14:val="none"/>
          </w:rPr>
          <w:delText xml:space="preserve">, μπορεί</w:delText>
        </w:r>
      </w:del>
      <w:ins w:id="835" w:author="ProofreadAI" w:date="2026-02-23T15:51:42.322780Z">
        <w:r>
          <w:rPr>
            <w:rFonts w:eastAsia="Times New Roman" w:cstheme="minorHAnsi"/>
            <w:color w:val="000000"/>
            <w:kern w:val="0"/>
            <w:lang w:eastAsia="en-GB"/>
            <w14:ligatures w14:val="none"/>
          </w:rPr>
          <w:t xml:space="preserve">, και μπορεί</w:t>
        </w:r>
      </w:ins>
      <w:commentRangeEnd w:id="417"/>
      <w:r>
        <w:commentReference w:id="417"/>
      </w:r>
      <w:r>
        <w:rPr>
          <w:rFonts w:eastAsia="Times New Roman" w:cstheme="minorHAnsi"/>
          <w:color w:val="000000"/>
          <w:kern w:val="0"/>
          <w:lang w:eastAsia="en-GB"/>
          <w14:ligatures w14:val="none"/>
        </w:rPr>
        <w:t xml:space="preserve">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w:t>
      </w:r>
      <w:commentRangeStart w:id="418"/>
      <w:del w:id="836" w:author="ProofreadAI" w:date="2026-02-23T15:51:42.322780Z">
        <w:r>
          <w:rPr>
            <w:rFonts w:eastAsia="Times New Roman" w:cstheme="minorHAnsi"/>
            <w:color w:val="000000"/>
            <w:kern w:val="0"/>
            <w:lang w:eastAsia="en-GB"/>
            <w14:ligatures w14:val="none"/>
          </w:rPr>
          <w:delText xml:space="preserve">να ήρθε</w:delText>
        </w:r>
      </w:del>
      <w:ins w:id="837" w:author="ProofreadAI" w:date="2026-02-23T15:51:42.322780Z">
        <w:r>
          <w:rPr>
            <w:rFonts w:eastAsia="Times New Roman" w:cstheme="minorHAnsi"/>
            <w:color w:val="000000"/>
            <w:kern w:val="0"/>
            <w:lang w:eastAsia="en-GB"/>
            <w14:ligatures w14:val="none"/>
          </w:rPr>
          <w:t xml:space="preserve">να έρθει</w:t>
        </w:r>
      </w:ins>
      <w:commentRangeEnd w:id="418"/>
      <w:r>
        <w:commentReference w:id="418"/>
      </w:r>
      <w:r>
        <w:rPr>
          <w:rFonts w:eastAsia="Times New Roman" w:cstheme="minorHAnsi"/>
          <w:color w:val="000000"/>
          <w:kern w:val="0"/>
          <w:lang w:eastAsia="en-GB"/>
          <w14:ligatures w14:val="none"/>
        </w:rPr>
        <w:t xml:space="preserve">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commentRangeStart w:id="419"/>
      <w:del w:id="838" w:author="ProofreadAI" w:date="2026-02-23T15:51:42.322780Z">
        <w:r>
          <w:rPr>
            <w:rFonts w:cstheme="minorHAnsi"/>
            <w:color w:val="000000" w:themeColor="text1"/>
          </w:rPr>
          <w:delText xml:space="preserve">Πολυτεχνείου Κρήτης Εργαστήριο</w:delText>
        </w:r>
      </w:del>
      <w:ins w:id="839" w:author="ProofreadAI" w:date="2026-02-23T15:51:42.322780Z">
        <w:r>
          <w:rPr>
            <w:rFonts w:cstheme="minorHAnsi"/>
            <w:color w:val="000000" w:themeColor="text1"/>
          </w:rPr>
          <w:t xml:space="preserve">Πολυτεχνείο Κρήτης, Εργαστήριο</w:t>
        </w:r>
      </w:ins>
      <w:commentRangeEnd w:id="419"/>
      <w:r>
        <w:commentReference w:id="419"/>
      </w:r>
      <w:r>
        <w:rPr>
          <w:rFonts w:cstheme="minorHAnsi"/>
          <w:color w:val="000000" w:themeColor="text1"/>
        </w:rPr>
        <w:t xml:space="preserve">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w:t>
      </w:r>
      <w:proofErr w:type="spellStart"/>
      <w:r w:rsidRPr="00021283">
        <w:rPr>
          <w:rFonts w:asciiTheme="minorHAnsi" w:hAnsiTheme="minorHAnsi" w:cstheme="minorHAnsi"/>
          <w:color w:val="000000"/>
        </w:rPr>
        <w:t>πολυεπίπεδες</w:t>
      </w:r>
      <w:proofErr w:type="spellEnd"/>
      <w:r w:rsidRPr="00021283">
        <w:rPr>
          <w:rFonts w:asciiTheme="minorHAnsi" w:hAnsiTheme="minorHAnsi" w:cstheme="minorHAnsi"/>
          <w:color w:val="000000"/>
        </w:rPr>
        <w:t>.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roofErr w:type="spellStart"/>
      <w:r w:rsidRPr="00021283">
        <w:rPr>
          <w:rFonts w:asciiTheme="minorHAnsi" w:hAnsiTheme="minorHAnsi" w:cstheme="minorHAnsi"/>
          <w:color w:val="000000"/>
        </w:rPr>
        <w:t>Πέμπτον</w:t>
      </w:r>
      <w:proofErr w:type="spellEnd"/>
      <w:r w:rsidRPr="00021283">
        <w:rPr>
          <w:rFonts w:asciiTheme="minorHAnsi" w:hAnsiTheme="minorHAnsi" w:cstheme="minorHAnsi"/>
          <w:color w:val="000000"/>
        </w:rPr>
        <w:t>, παρότι οι ΗΠΑ είναι πρόθυμες να συναλλαχθούν επιχειρηματικά με την Κίνα, αυτό το «</w:t>
      </w:r>
      <w:proofErr w:type="spellStart"/>
      <w:r w:rsidRPr="00021283">
        <w:rPr>
          <w:rFonts w:asciiTheme="minorHAnsi" w:hAnsiTheme="minorHAnsi" w:cstheme="minorHAnsi"/>
          <w:color w:val="000000"/>
        </w:rPr>
        <w:t>επιχειρείν</w:t>
      </w:r>
      <w:proofErr w:type="spellEnd"/>
      <w:r w:rsidRPr="00021283">
        <w:rPr>
          <w:rFonts w:asciiTheme="minorHAnsi" w:hAnsiTheme="minorHAnsi" w:cstheme="minorHAnsi"/>
          <w:color w:val="000000"/>
        </w:rPr>
        <w:t xml:space="preserve"> μαζί και </w:t>
      </w:r>
      <w:proofErr w:type="spellStart"/>
      <w:r w:rsidRPr="00021283">
        <w:rPr>
          <w:rFonts w:asciiTheme="minorHAnsi" w:hAnsiTheme="minorHAnsi" w:cstheme="minorHAnsi"/>
          <w:color w:val="000000"/>
        </w:rPr>
        <w:t>ανταγωνίζεσθαι</w:t>
      </w:r>
      <w:proofErr w:type="spellEnd"/>
      <w:r w:rsidRPr="00021283">
        <w:rPr>
          <w:rFonts w:asciiTheme="minorHAnsi" w:hAnsiTheme="minorHAnsi" w:cstheme="minorHAnsi"/>
          <w:color w:val="000000"/>
        </w:rPr>
        <w:t xml:space="preserve">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w:t>
      </w:r>
      <w:proofErr w:type="spellStart"/>
      <w:r w:rsidRPr="00021283">
        <w:rPr>
          <w:rFonts w:asciiTheme="minorHAnsi" w:hAnsiTheme="minorHAnsi" w:cstheme="minorHAnsi"/>
          <w:color w:val="000000"/>
        </w:rPr>
        <w:t>στοχευμένοι</w:t>
      </w:r>
      <w:proofErr w:type="spellEnd"/>
      <w:r w:rsidRPr="00021283">
        <w:rPr>
          <w:rFonts w:asciiTheme="minorHAnsi" w:hAnsiTheme="minorHAnsi" w:cstheme="minorHAnsi"/>
          <w:color w:val="000000"/>
        </w:rPr>
        <w:t xml:space="preserve">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Όμως πρέπει να ληφθεί υπόψη ότι το διεθνές σύστημα δεν είναι πλέον μία </w:t>
      </w:r>
      <w:proofErr w:type="spellStart"/>
      <w:r w:rsidRPr="00021283">
        <w:rPr>
          <w:rFonts w:asciiTheme="minorHAnsi" w:hAnsiTheme="minorHAnsi" w:cstheme="minorHAnsi"/>
          <w:color w:val="000000"/>
        </w:rPr>
        <w:t>πολυπολική</w:t>
      </w:r>
      <w:proofErr w:type="spellEnd"/>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w:t>
      </w:r>
      <w:commentRangeStart w:id="420"/>
      <w:del w:id="840" w:author="ProofreadAI" w:date="2026-02-23T15:51:42.322780Z">
        <w:r>
          <w:rPr>
            <w:rFonts w:asciiTheme="minorHAnsi" w:hAnsiTheme="minorHAnsi" w:cstheme="minorHAnsi"/>
            <w:color w:val="000000"/>
          </w:rPr>
          <w:delText xml:space="preserve">Είναι</w:delText>
        </w:r>
      </w:del>
      <w:ins w:id="841" w:author="ProofreadAI" w:date="2026-02-23T15:51:42.322780Z">
        <w:r>
          <w:rPr>
            <w:rFonts w:asciiTheme="minorHAnsi" w:hAnsiTheme="minorHAnsi" w:cstheme="minorHAnsi"/>
            <w:color w:val="000000"/>
          </w:rPr>
          <w:t xml:space="preserve">είναι</w:t>
        </w:r>
      </w:ins>
      <w:commentRangeEnd w:id="420"/>
      <w:r>
        <w:commentReference w:id="420"/>
      </w:r>
      <w:r>
        <w:rPr>
          <w:rFonts w:asciiTheme="minorHAnsi" w:hAnsiTheme="minorHAnsi" w:cstheme="minorHAnsi"/>
          <w:color w:val="000000"/>
        </w:rPr>
        <w:t xml:space="preserve">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Τεχνολογικά και πολιτισμικά κέντρα (μη-κρατικοί δρώντες): </w:t>
      </w:r>
      <w:commentRangeStart w:id="421"/>
      <w:del w:id="842" w:author="ProofreadAI" w:date="2026-02-23T15:51:42.322780Z">
        <w:r>
          <w:rPr>
            <w:rFonts w:asciiTheme="minorHAnsi" w:hAnsiTheme="minorHAnsi" w:cstheme="minorHAnsi"/>
            <w:color w:val="000000"/>
          </w:rPr>
          <w:delText xml:space="preserve">Οι</w:delText>
        </w:r>
      </w:del>
      <w:ins w:id="843" w:author="ProofreadAI" w:date="2026-02-23T15:51:42.322780Z">
        <w:r>
          <w:rPr>
            <w:rFonts w:asciiTheme="minorHAnsi" w:hAnsiTheme="minorHAnsi" w:cstheme="minorHAnsi"/>
            <w:color w:val="000000"/>
          </w:rPr>
          <w:t xml:space="preserve">οι</w:t>
        </w:r>
      </w:ins>
      <w:commentRangeEnd w:id="421"/>
      <w:r>
        <w:commentReference w:id="421"/>
      </w:r>
      <w:r>
        <w:rPr>
          <w:rFonts w:asciiTheme="minorHAnsi" w:hAnsiTheme="minorHAnsi" w:cstheme="minorHAnsi"/>
          <w:color w:val="000000"/>
        </w:rPr>
        <w:t xml:space="preserve"> μεγάλες τεχνολογικές πλατφόρμες και εταιρείες (π.χ. </w:t>
      </w:r>
      <w:proofErr w:type="spellStart"/>
      <w:r w:rsidRPr="00021283">
        <w:rPr>
          <w:rFonts w:asciiTheme="minorHAnsi" w:hAnsiTheme="minorHAnsi" w:cstheme="minorHAnsi"/>
          <w:color w:val="000000"/>
        </w:rPr>
        <w:t>Tesla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Nvidia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Amazon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Google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OpenAI</w:t>
      </w:r>
      <w:proofErr w:type="spellEnd"/>
      <w:r w:rsidRPr="00021283">
        <w:rPr>
          <w:rFonts w:asciiTheme="minorHAnsi" w:hAnsiTheme="minorHAnsi" w:cstheme="minorHAnsi"/>
          <w:color w:val="000000"/>
        </w:rPr>
        <w:t>,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w:t>
      </w:r>
      <w:proofErr w:type="spellStart"/>
      <w:r w:rsidRPr="00021283">
        <w:rPr>
          <w:rFonts w:asciiTheme="minorHAnsi" w:hAnsiTheme="minorHAnsi" w:cstheme="minorHAnsi"/>
          <w:color w:val="000000"/>
        </w:rPr>
        <w:t>τεχνοπολιτικό</w:t>
      </w:r>
      <w:proofErr w:type="spellEnd"/>
      <w:r w:rsidRPr="00021283">
        <w:rPr>
          <w:rFonts w:asciiTheme="minorHAnsi" w:hAnsiTheme="minorHAnsi" w:cstheme="minorHAnsi"/>
          <w:color w:val="000000"/>
        </w:rPr>
        <w:t>—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w:t>
      </w:r>
      <w:proofErr w:type="spellStart"/>
      <w:r w:rsidRPr="00021283">
        <w:rPr>
          <w:rFonts w:asciiTheme="minorHAnsi" w:hAnsiTheme="minorHAnsi" w:cstheme="minorHAnsi"/>
          <w:color w:val="000000"/>
        </w:rPr>
        <w:t>πολιτικοστρατιωτικούς</w:t>
      </w:r>
      <w:proofErr w:type="spellEnd"/>
      <w:r w:rsidRPr="00021283">
        <w:rPr>
          <w:rFonts w:asciiTheme="minorHAnsi" w:hAnsiTheme="minorHAnsi" w:cstheme="minorHAnsi"/>
          <w:color w:val="000000"/>
        </w:rPr>
        <w:t xml:space="preserve"> όρους. Η προοπτική μιας «υβριδικής συνύπαρξης», όπου οικονομική συνεργασία και </w:t>
      </w:r>
      <w:proofErr w:type="spellStart"/>
      <w:r w:rsidRPr="00021283">
        <w:rPr>
          <w:rFonts w:asciiTheme="minorHAnsi" w:hAnsiTheme="minorHAnsi" w:cstheme="minorHAnsi"/>
          <w:color w:val="000000"/>
        </w:rPr>
        <w:t>γεωστρατηγικός</w:t>
      </w:r>
      <w:proofErr w:type="spellEnd"/>
      <w:r w:rsidRPr="00021283">
        <w:rPr>
          <w:rFonts w:asciiTheme="minorHAnsi" w:hAnsiTheme="minorHAnsi" w:cstheme="minorHAnsi"/>
          <w:color w:val="000000"/>
        </w:rPr>
        <w:t xml:space="preserve">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commentRangeStart w:id="422"/>
      <w:del w:id="844" w:author="ProofreadAI" w:date="2026-02-23T15:51:42.322780Z">
        <w:r>
          <w:rPr>
            <w:rFonts w:cstheme="minorHAnsi"/>
            <w:color w:val="000000" w:themeColor="text1"/>
          </w:rPr>
          <w:delText xml:space="preserve">Πολυτεχνείου Κρήτης Εργαστήριο</w:delText>
        </w:r>
      </w:del>
      <w:ins w:id="845" w:author="ProofreadAI" w:date="2026-02-23T15:51:42.322780Z">
        <w:r>
          <w:rPr>
            <w:rFonts w:cstheme="minorHAnsi"/>
            <w:color w:val="000000" w:themeColor="text1"/>
          </w:rPr>
          <w:t xml:space="preserve">Πολυτεχνείου Κρήτης, Εργαστήριο</w:t>
        </w:r>
      </w:ins>
      <w:commentRangeEnd w:id="422"/>
      <w:r>
        <w:commentReference w:id="422"/>
      </w:r>
      <w:r>
        <w:rPr>
          <w:rFonts w:cstheme="minorHAnsi"/>
          <w:color w:val="000000" w:themeColor="text1"/>
        </w:rPr>
        <w:t xml:space="preserve">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 xml:space="preserve">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w:t>
      </w:r>
      <w:proofErr w:type="spellStart"/>
      <w:r w:rsidRPr="00021283">
        <w:rPr>
          <w:rFonts w:cstheme="minorHAnsi"/>
          <w:color w:val="000000"/>
        </w:rPr>
        <w:t>πρόβλεψη</w:t>
      </w:r>
      <w:bookmarkStart w:id="66" w:name="OLE_LINK36"/>
      <w:r w:rsidRPr="00021283">
        <w:rPr>
          <w:rFonts w:cstheme="minorHAnsi"/>
          <w:color w:val="000000"/>
        </w:rPr>
        <w:t>κ.λπ</w:t>
      </w:r>
      <w:proofErr w:type="spellEnd"/>
      <w:r w:rsidRPr="00021283">
        <w:rPr>
          <w:rFonts w:cstheme="minorHAnsi"/>
          <w:color w:val="000000"/>
        </w:rPr>
        <w:t>.</w:t>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w:t>
      </w:r>
      <w:proofErr w:type="spellStart"/>
      <w:r w:rsidRPr="00021283">
        <w:rPr>
          <w:rFonts w:cstheme="minorHAnsi"/>
          <w:color w:val="000000"/>
        </w:rPr>
        <w:t>Deep</w:t>
      </w:r>
      <w:proofErr w:type="spellEnd"/>
      <w:r w:rsidRPr="00021283">
        <w:rPr>
          <w:rFonts w:cstheme="minorHAnsi"/>
          <w:color w:val="000000"/>
        </w:rPr>
        <w:t xml:space="preserve"> </w:t>
      </w:r>
      <w:proofErr w:type="spellStart"/>
      <w:r w:rsidRPr="00021283">
        <w:rPr>
          <w:rFonts w:cstheme="minorHAnsi"/>
          <w:color w:val="000000"/>
        </w:rPr>
        <w:t>Learning</w:t>
      </w:r>
      <w:proofErr w:type="spellEnd"/>
      <w:r w:rsidRPr="00021283">
        <w:rPr>
          <w:rFonts w:cstheme="minorHAnsi"/>
          <w:color w:val="000000"/>
        </w:rPr>
        <w:t>)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w:t>
      </w:r>
      <w:proofErr w:type="spellStart"/>
      <w:r w:rsidRPr="00021283">
        <w:rPr>
          <w:rFonts w:asciiTheme="minorHAnsi" w:hAnsiTheme="minorHAnsi" w:cstheme="minorHAnsi"/>
          <w:color w:val="000000"/>
        </w:rPr>
        <w:t>μοντελοποίηση</w:t>
      </w:r>
      <w:proofErr w:type="spellEnd"/>
      <w:r w:rsidRPr="00021283">
        <w:rPr>
          <w:rFonts w:asciiTheme="minorHAnsi" w:hAnsiTheme="minorHAnsi" w:cstheme="minorHAnsi"/>
          <w:color w:val="000000"/>
        </w:rPr>
        <w:t xml:space="preserve">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w:t>
      </w:r>
      <w:proofErr w:type="spellStart"/>
      <w:r w:rsidRPr="00021283">
        <w:rPr>
          <w:rFonts w:cstheme="minorHAnsi"/>
          <w:color w:val="000000"/>
        </w:rPr>
        <w:t>νευρωνικά</w:t>
      </w:r>
      <w:proofErr w:type="spellEnd"/>
      <w:r w:rsidRPr="00021283">
        <w:rPr>
          <w:rFonts w:cstheme="minorHAnsi"/>
          <w:color w:val="000000"/>
        </w:rPr>
        <w:t xml:space="preserve"> δίκτυα -</w:t>
      </w:r>
      <w:proofErr w:type="spellStart"/>
      <w:r w:rsidRPr="00021283">
        <w:rPr>
          <w:rFonts w:cstheme="minorHAnsi"/>
          <w:color w:val="000000"/>
        </w:rPr>
        <w:t>deep</w:t>
      </w:r>
      <w:proofErr w:type="spellEnd"/>
      <w:r w:rsidRPr="00021283">
        <w:rPr>
          <w:rFonts w:cstheme="minorHAnsi"/>
          <w:color w:val="000000"/>
        </w:rPr>
        <w:t xml:space="preserve"> </w:t>
      </w:r>
      <w:proofErr w:type="spellStart"/>
      <w:r w:rsidRPr="00021283">
        <w:rPr>
          <w:rFonts w:cstheme="minorHAnsi"/>
          <w:color w:val="000000"/>
        </w:rPr>
        <w:t>neural</w:t>
      </w:r>
      <w:proofErr w:type="spellEnd"/>
      <w:r w:rsidRPr="00021283">
        <w:rPr>
          <w:rFonts w:cstheme="minorHAnsi"/>
          <w:color w:val="000000"/>
        </w:rPr>
        <w:t xml:space="preserve"> </w:t>
      </w:r>
      <w:proofErr w:type="spellStart"/>
      <w:r w:rsidRPr="00021283">
        <w:rPr>
          <w:rFonts w:cstheme="minorHAnsi"/>
          <w:color w:val="000000"/>
        </w:rPr>
        <w:t>networks</w:t>
      </w:r>
      <w:proofErr w:type="spellEnd"/>
      <w:r w:rsidRPr="00021283">
        <w:rPr>
          <w:rFonts w:cstheme="minorHAnsi"/>
          <w:color w:val="000000"/>
        </w:rPr>
        <w:t>), λειτουργούν ως «μαύρα κουτιά» (</w:t>
      </w:r>
      <w:bookmarkStart w:id="67" w:name="OLE_LINK142"/>
      <w:proofErr w:type="spellStart"/>
      <w:r w:rsidRPr="00021283">
        <w:rPr>
          <w:rFonts w:cstheme="minorHAnsi"/>
          <w:color w:val="000000"/>
        </w:rPr>
        <w:t>black</w:t>
      </w:r>
      <w:proofErr w:type="spellEnd"/>
      <w:r w:rsidRPr="00021283">
        <w:rPr>
          <w:rFonts w:cstheme="minorHAnsi"/>
          <w:color w:val="000000"/>
        </w:rPr>
        <w:t xml:space="preserve"> </w:t>
      </w:r>
      <w:proofErr w:type="spellStart"/>
      <w:r w:rsidRPr="00021283">
        <w:rPr>
          <w:rFonts w:cstheme="minorHAnsi"/>
          <w:color w:val="000000"/>
        </w:rPr>
        <w:t>box</w:t>
      </w:r>
      <w:proofErr w:type="spellEnd"/>
      <w:r w:rsidRPr="00021283">
        <w:rPr>
          <w:rFonts w:cstheme="minorHAnsi"/>
          <w:color w:val="000000"/>
        </w:rPr>
        <w:t xml:space="preserve"> </w:t>
      </w:r>
      <w:proofErr w:type="spellStart"/>
      <w:r w:rsidRPr="00021283">
        <w:rPr>
          <w:rFonts w:cstheme="minorHAnsi"/>
          <w:color w:val="000000"/>
        </w:rPr>
        <w:t>models</w:t>
      </w:r>
      <w:bookmarkEnd w:id="67"/>
      <w:proofErr w:type="spellEnd"/>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w:t>
      </w:r>
      <w:r w:rsidR="00A012F2">
        <w:rPr>
          <w:rFonts w:cstheme="minorHAnsi"/>
          <w:color w:val="000000"/>
        </w:rPr>
        <w:t xml:space="preserve"> </w:t>
      </w:r>
      <w:r w:rsidRPr="00021283">
        <w:rPr>
          <w:rFonts w:cstheme="minorHAnsi"/>
          <w:color w:val="000000"/>
        </w:rPr>
        <w:t>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w:t>
      </w:r>
      <w:proofErr w:type="spellStart"/>
      <w:r w:rsidRPr="00021283">
        <w:rPr>
          <w:rFonts w:cstheme="minorHAnsi"/>
          <w:color w:val="000000"/>
        </w:rPr>
        <w:t>ερμηνευσιμότητα</w:t>
      </w:r>
      <w:proofErr w:type="spellEnd"/>
      <w:r w:rsidRPr="00021283">
        <w:rPr>
          <w:rFonts w:cstheme="minorHAnsi"/>
          <w:color w:val="000000"/>
        </w:rPr>
        <w:t xml:space="preserve">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w:t>
      </w:r>
      <w:r w:rsidR="00A012F2">
        <w:rPr>
          <w:rFonts w:cstheme="minorHAnsi"/>
          <w:color w:val="000000"/>
        </w:rPr>
        <w:t xml:space="preserve"> </w:t>
      </w:r>
      <w:r w:rsidRPr="00021283">
        <w:rPr>
          <w:rFonts w:cstheme="minorHAnsi"/>
          <w:color w:val="000000"/>
        </w:rPr>
        <w:t xml:space="preserve">Η έλλειψη </w:t>
      </w:r>
      <w:proofErr w:type="spellStart"/>
      <w:r w:rsidRPr="00021283">
        <w:rPr>
          <w:rFonts w:cstheme="minorHAnsi"/>
          <w:color w:val="000000"/>
        </w:rPr>
        <w:t>ερμηνευσιμότητας</w:t>
      </w:r>
      <w:proofErr w:type="spellEnd"/>
      <w:r w:rsidRPr="00021283">
        <w:rPr>
          <w:rFonts w:cstheme="minorHAnsi"/>
          <w:color w:val="000000"/>
        </w:rPr>
        <w:t xml:space="preserve">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w:t>
      </w:r>
      <w:proofErr w:type="spellStart"/>
      <w:r w:rsidRPr="00021283">
        <w:rPr>
          <w:rFonts w:cstheme="minorHAnsi"/>
          <w:color w:val="000000"/>
        </w:rPr>
        <w:t>bias</w:t>
      </w:r>
      <w:proofErr w:type="spellEnd"/>
      <w:r w:rsidRPr="00021283">
        <w:rPr>
          <w:rFonts w:cstheme="minorHAnsi"/>
          <w:color w:val="000000"/>
        </w:rPr>
        <w:t>),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xml:space="preserve"> των συστημάτων. Η </w:t>
      </w:r>
      <w:proofErr w:type="spellStart"/>
      <w:r w:rsidRPr="00021283">
        <w:rPr>
          <w:rFonts w:cstheme="minorHAnsi"/>
          <w:color w:val="000000"/>
        </w:rPr>
        <w:t>ερμηνευσιμότητα</w:t>
      </w:r>
      <w:proofErr w:type="spellEnd"/>
      <w:r w:rsidRPr="00021283">
        <w:rPr>
          <w:rFonts w:cstheme="minorHAnsi"/>
          <w:color w:val="000000"/>
        </w:rPr>
        <w:t xml:space="preserve">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proofErr w:type="spellStart"/>
      <w:r w:rsidRPr="00021283">
        <w:rPr>
          <w:rFonts w:cstheme="minorHAnsi"/>
          <w:color w:val="000000"/>
        </w:rPr>
        <w:t>Επεξηγήσιμη</w:t>
      </w:r>
      <w:proofErr w:type="spellEnd"/>
      <w:r w:rsidRPr="00021283">
        <w:rPr>
          <w:rFonts w:cstheme="minorHAnsi"/>
          <w:color w:val="000000"/>
        </w:rPr>
        <w:t xml:space="preserve"> Τεχνητή Νοημοσύνη (</w:t>
      </w:r>
      <w:proofErr w:type="spellStart"/>
      <w:r w:rsidRPr="00021283">
        <w:rPr>
          <w:rFonts w:cstheme="minorHAnsi"/>
          <w:color w:val="000000"/>
        </w:rPr>
        <w:t>Explainable</w:t>
      </w:r>
      <w:proofErr w:type="spellEnd"/>
      <w:r w:rsidRPr="00021283">
        <w:rPr>
          <w:rFonts w:cstheme="minorHAnsi"/>
          <w:color w:val="000000"/>
        </w:rPr>
        <w:t xml:space="preserve"> </w:t>
      </w:r>
      <w:proofErr w:type="spellStart"/>
      <w:r w:rsidRPr="00021283">
        <w:rPr>
          <w:rFonts w:cstheme="minorHAnsi"/>
          <w:color w:val="000000"/>
        </w:rPr>
        <w:t>Artificial</w:t>
      </w:r>
      <w:proofErr w:type="spellEnd"/>
      <w:r w:rsidRPr="00021283">
        <w:rPr>
          <w:rFonts w:cstheme="minorHAnsi"/>
          <w:color w:val="000000"/>
        </w:rPr>
        <w:t xml:space="preserve"> </w:t>
      </w:r>
      <w:proofErr w:type="spellStart"/>
      <w:r w:rsidRPr="00021283">
        <w:rPr>
          <w:rFonts w:cstheme="minorHAnsi"/>
          <w:color w:val="000000"/>
        </w:rPr>
        <w:t>Intelligence</w:t>
      </w:r>
      <w:proofErr w:type="spellEnd"/>
      <w:r w:rsidRPr="00021283">
        <w:rPr>
          <w:rFonts w:cstheme="minorHAnsi"/>
          <w:color w:val="000000"/>
        </w:rPr>
        <w:t xml:space="preserv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w:t>
      </w:r>
      <w:proofErr w:type="spellStart"/>
      <w:r w:rsidRPr="00021283">
        <w:rPr>
          <w:rFonts w:cstheme="minorHAnsi"/>
          <w:color w:val="000000"/>
        </w:rPr>
        <w:t>μετα</w:t>
      </w:r>
      <w:proofErr w:type="spellEnd"/>
      <w:r w:rsidRPr="00021283">
        <w:rPr>
          <w:rFonts w:cstheme="minorHAnsi"/>
          <w:color w:val="000000"/>
        </w:rPr>
        <w:t xml:space="preserve">-ερμηνευτικές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proofErr w:type="spellStart"/>
      <w:r w:rsidRPr="00021283">
        <w:rPr>
          <w:rFonts w:cstheme="minorHAnsi"/>
          <w:color w:val="1F1F1F"/>
        </w:rPr>
        <w:t>Local</w:t>
      </w:r>
      <w:proofErr w:type="spellEnd"/>
      <w:r w:rsidRPr="00021283">
        <w:rPr>
          <w:rFonts w:cstheme="minorHAnsi"/>
          <w:color w:val="1F1F1F"/>
        </w:rPr>
        <w:t xml:space="preserve"> </w:t>
      </w:r>
      <w:proofErr w:type="spellStart"/>
      <w:r w:rsidRPr="00021283">
        <w:rPr>
          <w:rFonts w:cstheme="minorHAnsi"/>
          <w:color w:val="1F1F1F"/>
        </w:rPr>
        <w:t>Interpretable</w:t>
      </w:r>
      <w:proofErr w:type="spellEnd"/>
      <w:r w:rsidRPr="00021283">
        <w:rPr>
          <w:rFonts w:cstheme="minorHAnsi"/>
          <w:color w:val="1F1F1F"/>
        </w:rPr>
        <w:t xml:space="preserve"> </w:t>
      </w:r>
      <w:proofErr w:type="spellStart"/>
      <w:r w:rsidRPr="00021283">
        <w:rPr>
          <w:rFonts w:cstheme="minorHAnsi"/>
          <w:color w:val="1F1F1F"/>
        </w:rPr>
        <w:t>model-agnostic</w:t>
      </w:r>
      <w:proofErr w:type="spellEnd"/>
      <w:r w:rsidRPr="00021283">
        <w:rPr>
          <w:rFonts w:cstheme="minorHAnsi"/>
          <w:color w:val="1F1F1F"/>
        </w:rPr>
        <w:t xml:space="preserve"> </w:t>
      </w:r>
      <w:proofErr w:type="spellStart"/>
      <w:r w:rsidRPr="00021283">
        <w:rPr>
          <w:rFonts w:cstheme="minorHAnsi"/>
          <w:color w:val="1F1F1F"/>
        </w:rPr>
        <w:t>explanation</w:t>
      </w:r>
      <w:proofErr w:type="spellEnd"/>
      <w:r w:rsidRPr="00021283">
        <w:rPr>
          <w:rFonts w:cstheme="minorHAnsi"/>
          <w:color w:val="1F1F1F"/>
        </w:rPr>
        <w:t xml:space="preserve"> (LIME) και η </w:t>
      </w:r>
      <w:proofErr w:type="spellStart"/>
      <w:r w:rsidRPr="00021283">
        <w:rPr>
          <w:rFonts w:cstheme="minorHAnsi"/>
          <w:color w:val="1F1F1F"/>
        </w:rPr>
        <w:t>SHapley</w:t>
      </w:r>
      <w:proofErr w:type="spellEnd"/>
      <w:r w:rsidRPr="00021283">
        <w:rPr>
          <w:rFonts w:cstheme="minorHAnsi"/>
          <w:color w:val="1F1F1F"/>
        </w:rPr>
        <w:t xml:space="preserve"> </w:t>
      </w:r>
      <w:proofErr w:type="spellStart"/>
      <w:r w:rsidRPr="00021283">
        <w:rPr>
          <w:rFonts w:cstheme="minorHAnsi"/>
          <w:color w:val="1F1F1F"/>
        </w:rPr>
        <w:t>Additive</w:t>
      </w:r>
      <w:proofErr w:type="spellEnd"/>
      <w:r w:rsidRPr="00021283">
        <w:rPr>
          <w:rFonts w:cstheme="minorHAnsi"/>
          <w:color w:val="1F1F1F"/>
        </w:rPr>
        <w:t xml:space="preserve"> </w:t>
      </w:r>
      <w:proofErr w:type="spellStart"/>
      <w:r w:rsidRPr="00021283">
        <w:rPr>
          <w:rFonts w:cstheme="minorHAnsi"/>
          <w:color w:val="1F1F1F"/>
        </w:rPr>
        <w:t>exPlanations</w:t>
      </w:r>
      <w:proofErr w:type="spellEnd"/>
      <w:r w:rsidRPr="00021283">
        <w:rPr>
          <w:rFonts w:cstheme="minorHAnsi"/>
          <w:color w:val="1F1F1F"/>
        </w:rPr>
        <w:t xml:space="preserve">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w:t>
      </w:r>
      <w:proofErr w:type="spellStart"/>
      <w:r w:rsidRPr="00021283">
        <w:rPr>
          <w:rFonts w:cstheme="minorHAnsi"/>
          <w:color w:val="000000"/>
        </w:rPr>
        <w:t>μετα</w:t>
      </w:r>
      <w:proofErr w:type="spellEnd"/>
      <w:r w:rsidRPr="00021283">
        <w:rPr>
          <w:rFonts w:cstheme="minorHAnsi"/>
          <w:color w:val="000000"/>
        </w:rPr>
        <w:t xml:space="preserve">-ερμηνευτικές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xml:space="preserve">, </w:t>
      </w:r>
      <w:proofErr w:type="spellStart"/>
      <w:commentRangeStart w:id="423"/>
      <w:del w:id="846" w:author="ProofreadAI" w:date="2026-02-23T15:51:42.322780Z">
        <w:r>
          <w:rPr>
            <w:rFonts w:cstheme="minorHAnsi"/>
            <w:color w:val="000000"/>
          </w:rPr>
          <w:delText xml:space="preserve">όπώς</w:delText>
        </w:r>
      </w:del>
      <w:ins w:id="847" w:author="ProofreadAI" w:date="2026-02-23T15:51:42.322780Z">
        <w:r>
          <w:rPr>
            <w:rFonts w:cstheme="minorHAnsi"/>
            <w:color w:val="000000"/>
          </w:rPr>
          <w:t xml:space="preserve">όπως</w:t>
        </w:r>
      </w:ins>
      <w:commentRangeEnd w:id="423"/>
      <w:r>
        <w:commentReference w:id="423"/>
      </w:r>
      <w:proofErr w:type="spellEnd"/>
      <w:r w:rsidRPr="00021283">
        <w:rPr>
          <w:rFonts w:cstheme="minorHAnsi"/>
          <w:color w:val="000000"/>
        </w:rPr>
        <w:t xml:space="preserve">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proofErr w:type="spellStart"/>
      <w:r w:rsidRPr="00021283">
        <w:rPr>
          <w:rFonts w:cstheme="minorHAnsi"/>
          <w:b/>
          <w:bCs/>
          <w:color w:val="000000"/>
        </w:rPr>
        <w:t>Adaptive</w:t>
      </w:r>
      <w:proofErr w:type="spellEnd"/>
      <w:r w:rsidRPr="00021283">
        <w:rPr>
          <w:rFonts w:cstheme="minorHAnsi"/>
          <w:b/>
          <w:bCs/>
          <w:color w:val="000000"/>
        </w:rPr>
        <w:t xml:space="preserve"> </w:t>
      </w:r>
      <w:proofErr w:type="spellStart"/>
      <w:r w:rsidRPr="00021283">
        <w:rPr>
          <w:rFonts w:cstheme="minorHAnsi"/>
          <w:b/>
          <w:bCs/>
          <w:color w:val="000000"/>
        </w:rPr>
        <w:t>Neuro-Fuzzy</w:t>
      </w:r>
      <w:proofErr w:type="spellEnd"/>
      <w:r w:rsidRPr="00021283">
        <w:rPr>
          <w:rFonts w:cstheme="minorHAnsi"/>
          <w:b/>
          <w:bCs/>
          <w:color w:val="000000"/>
        </w:rPr>
        <w:t xml:space="preserve"> </w:t>
      </w:r>
      <w:proofErr w:type="spellStart"/>
      <w:r w:rsidRPr="00021283">
        <w:rPr>
          <w:rFonts w:cstheme="minorHAnsi"/>
          <w:b/>
          <w:bCs/>
          <w:color w:val="000000"/>
        </w:rPr>
        <w:t>Inference</w:t>
      </w:r>
      <w:proofErr w:type="spellEnd"/>
      <w:r w:rsidRPr="00021283">
        <w:rPr>
          <w:rFonts w:cstheme="minorHAnsi"/>
          <w:b/>
          <w:bCs/>
          <w:color w:val="000000"/>
        </w:rPr>
        <w:t xml:space="preserve"> </w:t>
      </w:r>
      <w:proofErr w:type="spellStart"/>
      <w:r w:rsidRPr="00021283">
        <w:rPr>
          <w:rFonts w:cstheme="minorHAnsi"/>
          <w:b/>
          <w:bCs/>
          <w:color w:val="000000"/>
        </w:rPr>
        <w:t>System</w:t>
      </w:r>
      <w:proofErr w:type="spellEnd"/>
      <w:r w:rsidRPr="00021283">
        <w:rPr>
          <w:rFonts w:cstheme="minorHAnsi"/>
          <w:b/>
          <w:bCs/>
          <w:color w:val="000000"/>
        </w:rPr>
        <w:t xml:space="preserve"> (ANFIS)</w:t>
      </w:r>
      <w:r w:rsidRPr="00021283">
        <w:rPr>
          <w:rFonts w:cstheme="minorHAnsi"/>
          <w:color w:val="000000"/>
        </w:rPr>
        <w:t xml:space="preserve"> είναι μια εγγενώς ερμηνεύσιμη τεχνική για το </w:t>
      </w:r>
      <w:commentRangeStart w:id="424"/>
      <w:del w:id="848" w:author="ProofreadAI" w:date="2026-02-23T15:51:42.322780Z">
        <w:r>
          <w:rPr>
            <w:rFonts w:cstheme="minorHAnsi"/>
            <w:color w:val="000000"/>
          </w:rPr>
          <w:delText xml:space="preserve">πως</w:delText>
        </w:r>
      </w:del>
      <w:ins w:id="849" w:author="ProofreadAI" w:date="2026-02-23T15:51:42.322780Z">
        <w:r>
          <w:rPr>
            <w:rFonts w:cstheme="minorHAnsi"/>
            <w:color w:val="000000"/>
          </w:rPr>
          <w:t xml:space="preserve">πώς</w:t>
        </w:r>
      </w:ins>
      <w:commentRangeEnd w:id="424"/>
      <w:r>
        <w:commentReference w:id="424"/>
      </w:r>
      <w:r>
        <w:rPr>
          <w:rFonts w:cstheme="minorHAnsi"/>
          <w:color w:val="000000"/>
        </w:rPr>
        <w:t xml:space="preserve">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w:t>
      </w:r>
      <w:proofErr w:type="spellStart"/>
      <w:r w:rsidRPr="00021283">
        <w:rPr>
          <w:rFonts w:cstheme="minorHAnsi"/>
          <w:color w:val="000000"/>
        </w:rPr>
        <w:t>νευρωνικών</w:t>
      </w:r>
      <w:proofErr w:type="spellEnd"/>
      <w:r w:rsidRPr="00021283">
        <w:rPr>
          <w:rFonts w:cstheme="minorHAnsi"/>
          <w:color w:val="000000"/>
        </w:rPr>
        <w:t xml:space="preserve"> δικτύων με τη διαφάνεια και την </w:t>
      </w:r>
      <w:proofErr w:type="spellStart"/>
      <w:r w:rsidRPr="00021283">
        <w:rPr>
          <w:rFonts w:cstheme="minorHAnsi"/>
          <w:color w:val="000000"/>
        </w:rPr>
        <w:t>ερμηνευσιμότητα</w:t>
      </w:r>
      <w:proofErr w:type="spellEnd"/>
      <w:r w:rsidRPr="00021283">
        <w:rPr>
          <w:rFonts w:cstheme="minorHAnsi"/>
          <w:color w:val="000000"/>
        </w:rPr>
        <w:t xml:space="preserve">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 xml:space="preserve">Από τη μια, τα Τεχνητά </w:t>
      </w:r>
      <w:proofErr w:type="spellStart"/>
      <w:r w:rsidRPr="00021283">
        <w:rPr>
          <w:rFonts w:cstheme="minorHAnsi"/>
          <w:color w:val="000000"/>
        </w:rPr>
        <w:t>Νευρωνικά</w:t>
      </w:r>
      <w:proofErr w:type="spellEnd"/>
      <w:r w:rsidRPr="00021283">
        <w:rPr>
          <w:rFonts w:cstheme="minorHAnsi"/>
          <w:color w:val="000000"/>
        </w:rPr>
        <w:t xml:space="preserve">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w:t>
      </w:r>
      <w:proofErr w:type="spellStart"/>
      <w:r w:rsidRPr="00021283">
        <w:rPr>
          <w:rFonts w:cstheme="minorHAnsi"/>
          <w:color w:val="000000"/>
        </w:rPr>
        <w:t>Fuzzy</w:t>
      </w:r>
      <w:proofErr w:type="spellEnd"/>
      <w:r w:rsidRPr="00021283">
        <w:rPr>
          <w:rFonts w:cstheme="minorHAnsi"/>
          <w:color w:val="000000"/>
        </w:rPr>
        <w:t xml:space="preserve">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w:t>
      </w:r>
      <w:proofErr w:type="spellStart"/>
      <w:r w:rsidRPr="00021283">
        <w:rPr>
          <w:rFonts w:cstheme="minorHAnsi"/>
          <w:color w:val="000000"/>
        </w:rPr>
        <w:t>membership</w:t>
      </w:r>
      <w:proofErr w:type="spellEnd"/>
      <w:r w:rsidRPr="00021283">
        <w:rPr>
          <w:rFonts w:cstheme="minorHAnsi"/>
          <w:color w:val="000000"/>
        </w:rPr>
        <w:t xml:space="preserve"> </w:t>
      </w:r>
      <w:proofErr w:type="spellStart"/>
      <w:r w:rsidRPr="00021283">
        <w:rPr>
          <w:rFonts w:cstheme="minorHAnsi"/>
          <w:color w:val="000000"/>
        </w:rPr>
        <w:t>functions</w:t>
      </w:r>
      <w:proofErr w:type="spellEnd"/>
      <w:r w:rsidRPr="00021283">
        <w:rPr>
          <w:rFonts w:cstheme="minorHAnsi"/>
          <w:color w:val="000000"/>
        </w:rPr>
        <w:t>),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οι οποίοι μετατρέπουν τις ασαφείς εισόδους σε συμπεράσματα μέσω ενός συστήματος συμπερασμού (</w:t>
      </w:r>
      <w:proofErr w:type="spellStart"/>
      <w:r w:rsidRPr="00021283">
        <w:rPr>
          <w:rFonts w:cstheme="minorHAnsi"/>
          <w:color w:val="000000"/>
        </w:rPr>
        <w:t>inference</w:t>
      </w:r>
      <w:proofErr w:type="spellEnd"/>
      <w:r w:rsidRPr="00021283">
        <w:rPr>
          <w:rFonts w:cstheme="minorHAnsi"/>
          <w:color w:val="000000"/>
        </w:rPr>
        <w:t xml:space="preserve"> </w:t>
      </w:r>
      <w:proofErr w:type="spellStart"/>
      <w:r w:rsidRPr="00021283">
        <w:rPr>
          <w:rFonts w:cstheme="minorHAnsi"/>
          <w:color w:val="000000"/>
        </w:rPr>
        <w:t>system</w:t>
      </w:r>
      <w:proofErr w:type="spellEnd"/>
      <w:r w:rsidRPr="00021283">
        <w:rPr>
          <w:rFonts w:cstheme="minorHAnsi"/>
          <w:color w:val="000000"/>
        </w:rPr>
        <w:t xml:space="preserve">).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ευελιξία και η </w:t>
      </w:r>
      <w:proofErr w:type="spellStart"/>
      <w:r w:rsidRPr="00021283">
        <w:rPr>
          <w:rFonts w:cstheme="minorHAnsi"/>
          <w:color w:val="000000"/>
        </w:rPr>
        <w:t>ερμηνευσιμότητα</w:t>
      </w:r>
      <w:proofErr w:type="spellEnd"/>
      <w:r w:rsidRPr="00021283">
        <w:rPr>
          <w:rFonts w:cstheme="minorHAnsi"/>
          <w:color w:val="000000"/>
        </w:rPr>
        <w:t xml:space="preserve">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Το μέρος IF (εάν) ενός ασαφούς κανόνα αποτελεί την προϋπόθεση (</w:t>
      </w:r>
      <w:proofErr w:type="spellStart"/>
      <w:r w:rsidRPr="00021283">
        <w:rPr>
          <w:rFonts w:asciiTheme="minorHAnsi" w:hAnsiTheme="minorHAnsi" w:cstheme="minorHAnsi"/>
          <w:color w:val="000000" w:themeColor="text1"/>
        </w:rPr>
        <w:t>condition</w:t>
      </w:r>
      <w:proofErr w:type="spellEnd"/>
      <w:r w:rsidRPr="00021283">
        <w:rPr>
          <w:rFonts w:asciiTheme="minorHAnsi" w:hAnsiTheme="minorHAnsi" w:cstheme="minorHAnsi"/>
          <w:color w:val="000000" w:themeColor="text1"/>
        </w:rPr>
        <w:t xml:space="preserve">) και το μέρος THEN (τότε) είναι το </w:t>
      </w:r>
      <w:proofErr w:type="spellStart"/>
      <w:r w:rsidRPr="00021283">
        <w:rPr>
          <w:rFonts w:asciiTheme="minorHAnsi" w:hAnsiTheme="minorHAnsi" w:cstheme="minorHAnsi"/>
          <w:color w:val="000000" w:themeColor="text1"/>
        </w:rPr>
        <w:t>consequent</w:t>
      </w:r>
      <w:proofErr w:type="spellEnd"/>
      <w:r w:rsidRPr="00021283">
        <w:rPr>
          <w:rFonts w:asciiTheme="minorHAnsi" w:hAnsiTheme="minorHAnsi" w:cstheme="minorHAnsi"/>
          <w:color w:val="000000" w:themeColor="text1"/>
        </w:rPr>
        <w:t xml:space="preserve">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ΕΑΝ το δολάριο διολισθαίνει</w:t>
      </w:r>
      <w:r w:rsidR="00A012F2">
        <w:rPr>
          <w:rFonts w:asciiTheme="minorHAnsi" w:hAnsiTheme="minorHAnsi" w:cstheme="minorHAnsi"/>
          <w:b/>
          <w:bCs/>
          <w:i/>
          <w:iCs/>
          <w:color w:val="000000" w:themeColor="text1"/>
        </w:rPr>
        <w:t xml:space="preserve"> </w:t>
      </w:r>
      <w:commentRangeStart w:id="425"/>
      <w:del w:id="850" w:author="ProofreadAI" w:date="2026-02-23T15:51:42.322780Z">
        <w:r>
          <w:rPr>
            <w:rFonts w:asciiTheme="minorHAnsi" w:hAnsiTheme="minorHAnsi" w:cstheme="minorHAnsi"/>
            <w:b/>
            <w:bCs/>
            <w:i/>
            <w:iCs/>
            <w:color w:val="000000" w:themeColor="text1"/>
          </w:rPr>
          <w:delText xml:space="preserve">«ελαφρώς »</w:delText>
        </w:r>
      </w:del>
      <w:ins w:id="851" w:author="ProofreadAI" w:date="2026-02-23T15:51:42.322780Z">
        <w:r>
          <w:rPr>
            <w:rFonts w:asciiTheme="minorHAnsi" w:hAnsiTheme="minorHAnsi" w:cstheme="minorHAnsi"/>
            <w:b/>
            <w:bCs/>
            <w:i/>
            <w:iCs/>
            <w:color w:val="000000" w:themeColor="text1"/>
          </w:rPr>
          <w:t xml:space="preserve">«ελαφρώς»</w:t>
        </w:r>
      </w:ins>
      <w:commentRangeEnd w:id="425"/>
      <w:r>
        <w:commentReference w:id="425"/>
      </w:r>
      <w:r>
        <w:rPr>
          <w:rFonts w:asciiTheme="minorHAnsi" w:hAnsiTheme="minorHAnsi" w:cstheme="minorHAnsi"/>
          <w:b/>
          <w:bCs/>
          <w:i/>
          <w:iCs/>
          <w:color w:val="000000" w:themeColor="text1"/>
        </w:rPr>
        <w:t xml:space="preserve"> ΚΑΙ το χρηματιστήριο βρίσκεται «πολύ υψηλά», ΚΑΙ τα επιτόκια μειώνονται «λίγο», ΤΟΤΕ η τιμή του χρυσού θα είναι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 xml:space="preserve">«λίγο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proofErr w:type="spellStart"/>
      <w:r w:rsidRPr="00021283">
        <w:rPr>
          <w:rStyle w:val="aa"/>
          <w:rFonts w:asciiTheme="minorHAnsi" w:eastAsiaTheme="majorEastAsia" w:hAnsiTheme="minorHAnsi" w:cstheme="minorHAnsi"/>
          <w:b w:val="0"/>
          <w:bCs w:val="0"/>
          <w:color w:val="000000"/>
        </w:rPr>
        <w:t>ερμηνευσιμότητα</w:t>
      </w:r>
      <w:proofErr w:type="spellEnd"/>
      <w:r w:rsidRPr="00021283">
        <w:rPr>
          <w:rStyle w:val="aa"/>
          <w:rFonts w:asciiTheme="minorHAnsi" w:eastAsiaTheme="majorEastAsia" w:hAnsiTheme="minorHAnsi" w:cstheme="minorHAnsi"/>
          <w:b w:val="0"/>
          <w:bCs w:val="0"/>
          <w:color w:val="000000"/>
        </w:rPr>
        <w:t xml:space="preserve"> (</w:t>
      </w:r>
      <w:proofErr w:type="spellStart"/>
      <w:r w:rsidRPr="00021283">
        <w:rPr>
          <w:rStyle w:val="aa"/>
          <w:rFonts w:asciiTheme="minorHAnsi" w:eastAsiaTheme="majorEastAsia" w:hAnsiTheme="minorHAnsi" w:cstheme="minorHAnsi"/>
          <w:b w:val="0"/>
          <w:bCs w:val="0"/>
          <w:color w:val="000000"/>
        </w:rPr>
        <w:t>interpretability</w:t>
      </w:r>
      <w:proofErr w:type="spellEnd"/>
      <w:r w:rsidRPr="00021283">
        <w:rPr>
          <w:rStyle w:val="aa"/>
          <w:rFonts w:asciiTheme="minorHAnsi" w:eastAsiaTheme="majorEastAsia" w:hAnsiTheme="minorHAnsi" w:cstheme="minorHAnsi"/>
          <w:b w:val="0"/>
          <w:bCs w:val="0"/>
          <w:color w:val="000000"/>
        </w:rPr>
        <w:t>)</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w:t>
      </w:r>
      <w:proofErr w:type="spellStart"/>
      <w:r w:rsidRPr="00021283">
        <w:rPr>
          <w:rFonts w:asciiTheme="minorHAnsi" w:hAnsiTheme="minorHAnsi" w:cstheme="minorHAnsi"/>
          <w:color w:val="000000"/>
        </w:rPr>
        <w:t>μετα</w:t>
      </w:r>
      <w:proofErr w:type="spellEnd"/>
      <w:r w:rsidRPr="00021283">
        <w:rPr>
          <w:rFonts w:asciiTheme="minorHAnsi" w:hAnsiTheme="minorHAnsi" w:cstheme="minorHAnsi"/>
          <w:color w:val="000000"/>
        </w:rPr>
        <w:t xml:space="preserve">-ερμηνευτικές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proofErr w:type="spellStart"/>
      <w:r w:rsidRPr="00021283">
        <w:rPr>
          <w:rStyle w:val="aa"/>
          <w:rFonts w:asciiTheme="minorHAnsi" w:eastAsiaTheme="majorEastAsia" w:hAnsiTheme="minorHAnsi" w:cstheme="minorHAnsi"/>
          <w:b w:val="0"/>
          <w:bCs w:val="0"/>
          <w:color w:val="000000"/>
        </w:rPr>
        <w:t>deep</w:t>
      </w:r>
      <w:proofErr w:type="spellEnd"/>
      <w:r w:rsidRPr="00021283">
        <w:rPr>
          <w:rStyle w:val="aa"/>
          <w:rFonts w:asciiTheme="minorHAnsi" w:eastAsiaTheme="majorEastAsia" w:hAnsiTheme="minorHAnsi" w:cstheme="minorHAnsi"/>
          <w:b w:val="0"/>
          <w:bCs w:val="0"/>
          <w:color w:val="000000"/>
        </w:rPr>
        <w:t xml:space="preserve"> </w:t>
      </w:r>
      <w:proofErr w:type="spellStart"/>
      <w:r w:rsidRPr="00021283">
        <w:rPr>
          <w:rStyle w:val="aa"/>
          <w:rFonts w:asciiTheme="minorHAnsi" w:eastAsiaTheme="majorEastAsia" w:hAnsiTheme="minorHAnsi" w:cstheme="minorHAnsi"/>
          <w:b w:val="0"/>
          <w:bCs w:val="0"/>
          <w:color w:val="000000"/>
        </w:rPr>
        <w:t>learning</w:t>
      </w:r>
      <w:proofErr w:type="spellEnd"/>
      <w:r w:rsidRPr="00021283">
        <w:rPr>
          <w:rStyle w:val="aa"/>
          <w:rFonts w:asciiTheme="minorHAnsi" w:eastAsiaTheme="majorEastAsia" w:hAnsiTheme="minorHAnsi" w:cstheme="minorHAnsi"/>
          <w:b w:val="0"/>
          <w:bCs w:val="0"/>
          <w:color w:val="000000"/>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μοντέλα δείχνει ότι, παρόλο που το ANFIS δεν μπορεί πάντα να επιτύχει την ίδια ακρίβεια </w:t>
      </w:r>
      <w:commentRangeStart w:id="426"/>
      <w:del w:id="852" w:author="ProofreadAI" w:date="2026-02-23T15:51:42.322780Z">
        <w:r>
          <w:rPr>
            <w:rFonts w:asciiTheme="minorHAnsi" w:hAnsiTheme="minorHAnsi" w:cstheme="minorHAnsi"/>
            <w:color w:val="000000"/>
          </w:rPr>
          <w:delText xml:space="preserve">σε μεγάλης κλίμακας δεδομένα</w:delText>
        </w:r>
      </w:del>
      <w:ins w:id="853" w:author="ProofreadAI" w:date="2026-02-23T15:51:42.322780Z">
        <w:r>
          <w:rPr>
            <w:rFonts w:asciiTheme="minorHAnsi" w:hAnsiTheme="minorHAnsi" w:cstheme="minorHAnsi"/>
            <w:color w:val="000000"/>
          </w:rPr>
          <w:t xml:space="preserve">σε δεδομένα μεγάλης κλίμακας</w:t>
        </w:r>
      </w:ins>
      <w:commentRangeEnd w:id="426"/>
      <w:r>
        <w:commentReference w:id="426"/>
      </w:r>
      <w:r>
        <w:rPr>
          <w:rFonts w:asciiTheme="minorHAnsi" w:hAnsiTheme="minorHAnsi" w:cstheme="minorHAnsi"/>
          <w:color w:val="000000"/>
        </w:rPr>
        <w:t xml:space="preserve">, υπερτερεί στην</w:t>
      </w:r>
      <w:r w:rsidRPr="00021283">
        <w:rPr>
          <w:rStyle w:val="apple-converted-space"/>
          <w:rFonts w:asciiTheme="minorHAnsi" w:eastAsiaTheme="majorEastAsia" w:hAnsiTheme="minorHAnsi" w:cstheme="minorHAnsi"/>
          <w:color w:val="000000"/>
        </w:rPr>
        <w:t> </w:t>
      </w:r>
      <w:proofErr w:type="spellStart"/>
      <w:r w:rsidRPr="00021283">
        <w:rPr>
          <w:rStyle w:val="aa"/>
          <w:rFonts w:asciiTheme="minorHAnsi" w:eastAsiaTheme="majorEastAsia" w:hAnsiTheme="minorHAnsi" w:cstheme="minorHAnsi"/>
          <w:color w:val="000000"/>
        </w:rPr>
        <w:t>ερμηνευσιμότητα</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w:t>
      </w:r>
      <w:proofErr w:type="spellStart"/>
      <w:r w:rsidRPr="00021283">
        <w:rPr>
          <w:rFonts w:cstheme="minorHAnsi"/>
          <w:color w:val="000000"/>
        </w:rPr>
        <w:t>OpenAI</w:t>
      </w:r>
      <w:proofErr w:type="spellEnd"/>
      <w:r w:rsidRPr="00021283">
        <w:rPr>
          <w:rFonts w:cstheme="minorHAnsi"/>
          <w:color w:val="000000"/>
        </w:rPr>
        <w:t xml:space="preserve">, </w:t>
      </w:r>
      <w:proofErr w:type="spellStart"/>
      <w:r w:rsidRPr="00021283">
        <w:rPr>
          <w:rFonts w:cstheme="minorHAnsi"/>
          <w:color w:val="000000"/>
        </w:rPr>
        <w:t>Sarah</w:t>
      </w:r>
      <w:proofErr w:type="spellEnd"/>
      <w:r w:rsidRPr="00021283">
        <w:rPr>
          <w:rFonts w:cstheme="minorHAnsi"/>
          <w:color w:val="000000"/>
        </w:rPr>
        <w:t xml:space="preserve">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w:t>
      </w:r>
      <w:proofErr w:type="spellStart"/>
      <w:r w:rsidRPr="00021283">
        <w:rPr>
          <w:rFonts w:cstheme="minorHAnsi"/>
          <w:color w:val="000000"/>
        </w:rPr>
        <w:t>τρισ</w:t>
      </w:r>
      <w:proofErr w:type="spellEnd"/>
      <w:r w:rsidRPr="00021283">
        <w:rPr>
          <w:rFonts w:cstheme="minorHAnsi"/>
          <w:color w:val="000000"/>
        </w:rPr>
        <w:t>.,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w:t>
      </w:r>
      <w:proofErr w:type="spellStart"/>
      <w:r w:rsidRPr="00021283">
        <w:rPr>
          <w:rFonts w:eastAsia="Times New Roman" w:cstheme="minorHAnsi"/>
          <w:color w:val="000000"/>
          <w:kern w:val="0"/>
          <w:lang w:eastAsia="en-GB"/>
          <w14:ligatures w14:val="none"/>
        </w:rPr>
        <w:t>υπερψηλές</w:t>
      </w:r>
      <w:proofErr w:type="spellEnd"/>
      <w:r w:rsidRPr="00021283">
        <w:rPr>
          <w:rFonts w:eastAsia="Times New Roman" w:cstheme="minorHAnsi"/>
          <w:color w:val="000000"/>
          <w:kern w:val="0"/>
          <w:lang w:eastAsia="en-GB"/>
          <w14:ligatures w14:val="none"/>
        </w:rPr>
        <w:t xml:space="preserve"> αποτιμήσεις εταιρειών τεχνητής νοημοσύνης (ΤΝ) μπορεί να συνιστούν φούσκα που, αν σκάσει, θα προκαλέσει σοβαρές ζημιές στις χρηματιστηριακές αγορές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proofErr w:type="spellStart"/>
      <w:r w:rsidRPr="00021283">
        <w:rPr>
          <w:rFonts w:eastAsia="Times New Roman" w:cstheme="minorHAnsi"/>
          <w:color w:val="000000" w:themeColor="text1"/>
          <w:kern w:val="0"/>
          <w:lang w:eastAsia="en-GB"/>
          <w14:ligatures w14:val="none"/>
        </w:rPr>
        <w:t>essenger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Google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maps</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Snapchat</w:t>
      </w:r>
      <w:proofErr w:type="spellEnd"/>
      <w:r w:rsidRPr="00021283">
        <w:rPr>
          <w:rFonts w:eastAsia="Times New Roman" w:cstheme="minorHAnsi"/>
          <w:color w:val="000000" w:themeColor="text1"/>
          <w:kern w:val="0"/>
          <w:lang w:eastAsia="en-GB"/>
          <w14:ligatures w14:val="none"/>
        </w:rPr>
        <w:t xml:space="preserve">, LinkedIn, Skype, </w:t>
      </w:r>
      <w:proofErr w:type="spellStart"/>
      <w:r w:rsidRPr="00021283">
        <w:rPr>
          <w:rFonts w:eastAsia="Times New Roman" w:cstheme="minorHAnsi"/>
          <w:color w:val="000000" w:themeColor="text1"/>
          <w:kern w:val="0"/>
          <w:lang w:eastAsia="en-GB"/>
          <w14:ligatures w14:val="none"/>
        </w:rPr>
        <w:t>Airbnb</w:t>
      </w:r>
      <w:proofErr w:type="spellEnd"/>
      <w:r w:rsidRPr="00021283">
        <w:rPr>
          <w:rFonts w:eastAsia="Times New Roman" w:cstheme="minorHAnsi"/>
          <w:color w:val="000000" w:themeColor="text1"/>
          <w:kern w:val="0"/>
          <w:lang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Οι φούσκες, με ιστορικά παραδείγματα όπως οι τουλίπες, το 1990s </w:t>
      </w:r>
      <w:proofErr w:type="spellStart"/>
      <w:r w:rsidRPr="00021283">
        <w:rPr>
          <w:rFonts w:eastAsia="Times New Roman" w:cstheme="minorHAnsi"/>
          <w:color w:val="000000"/>
          <w:kern w:val="0"/>
          <w:lang w:eastAsia="en-GB"/>
          <w14:ligatures w14:val="none"/>
        </w:rPr>
        <w:t>dot</w:t>
      </w:r>
      <w:proofErr w:type="spellEnd"/>
      <w:r w:rsidRPr="00021283">
        <w:rPr>
          <w:rFonts w:eastAsia="Times New Roman" w:cstheme="minorHAnsi"/>
          <w:color w:val="000000"/>
          <w:kern w:val="0"/>
          <w:lang w:eastAsia="en-GB"/>
          <w14:ligatures w14:val="none"/>
        </w:rPr>
        <w:t xml:space="preserve">-com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w:t>
      </w:r>
      <w:commentRangeStart w:id="427"/>
      <w:del w:id="854" w:author="ProofreadAI" w:date="2026-02-23T15:51:42.322780Z">
        <w:r>
          <w:rPr>
            <w:rFonts w:eastAsia="Times New Roman" w:cstheme="minorHAnsi"/>
            <w:color w:val="000000"/>
            <w:kern w:val="0"/>
            <w:lang w:eastAsia="en-GB"/>
            <w14:ligatures w14:val="none"/>
          </w:rPr>
          <w:delText xml:space="preserve">Τ.Ν.</w:delText>
        </w:r>
      </w:del>
      <w:ins w:id="855" w:author="ProofreadAI" w:date="2026-02-23T15:51:42.322780Z">
        <w:r>
          <w:rPr>
            <w:rFonts w:eastAsia="Times New Roman" w:cstheme="minorHAnsi"/>
            <w:color w:val="000000"/>
            <w:kern w:val="0"/>
            <w:lang w:eastAsia="en-GB"/>
            <w14:ligatures w14:val="none"/>
          </w:rPr>
          <w:t xml:space="preserve">ΤΝ</w:t>
        </w:r>
      </w:ins>
      <w:commentRangeEnd w:id="427"/>
      <w:r>
        <w:commentReference w:id="427"/>
      </w:r>
      <w:r>
        <w:rPr>
          <w:rFonts w:eastAsia="Times New Roman" w:cstheme="minorHAnsi"/>
          <w:color w:val="000000"/>
          <w:kern w:val="0"/>
          <w:lang w:eastAsia="en-GB"/>
          <w14:ligatures w14:val="none"/>
        </w:rPr>
        <w:t xml:space="preserve">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δομή της βιομηχανίας ΤΝ με ισχυρά δίπολα (π.χ. μερικές πλατφόρμες/παραγωγοί υπολογιστικής ισχύος και πολλοί </w:t>
      </w:r>
      <w:proofErr w:type="spellStart"/>
      <w:r w:rsidRPr="00021283">
        <w:rPr>
          <w:rFonts w:eastAsia="Times New Roman" w:cstheme="minorHAnsi"/>
          <w:color w:val="000000"/>
          <w:kern w:val="0"/>
          <w:lang w:eastAsia="en-GB"/>
          <w14:ligatures w14:val="none"/>
        </w:rPr>
        <w:t>επιδιώκοντες</w:t>
      </w:r>
      <w:proofErr w:type="spellEnd"/>
      <w:r w:rsidRPr="00021283">
        <w:rPr>
          <w:rFonts w:eastAsia="Times New Roman" w:cstheme="minorHAnsi"/>
          <w:color w:val="000000"/>
          <w:kern w:val="0"/>
          <w:lang w:eastAsia="en-GB"/>
          <w14:ligatures w14:val="none"/>
        </w:rPr>
        <w:t xml:space="preserve"> χρήστες/εφαρμογές), υψηλό κόστος επένδυσης σε υποδομές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centers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GPUs</w:t>
      </w:r>
      <w:proofErr w:type="spellEnd"/>
      <w:r w:rsidRPr="00021283">
        <w:rPr>
          <w:rFonts w:eastAsia="Times New Roman" w:cstheme="minorHAnsi"/>
          <w:color w:val="000000"/>
          <w:kern w:val="0"/>
          <w:lang w:eastAsia="en-GB"/>
          <w14:ligatures w14:val="none"/>
        </w:rPr>
        <w:t>) και δικλείδες αποκλεισμού (</w:t>
      </w:r>
      <w:proofErr w:type="spellStart"/>
      <w:r w:rsidRPr="00021283">
        <w:rPr>
          <w:rFonts w:eastAsia="Times New Roman" w:cstheme="minorHAnsi"/>
          <w:color w:val="000000"/>
          <w:kern w:val="0"/>
          <w:lang w:eastAsia="en-GB"/>
          <w14:ligatures w14:val="none"/>
        </w:rPr>
        <w:t>network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effects</w:t>
      </w:r>
      <w:proofErr w:type="spellEnd"/>
      <w:r w:rsidRPr="00021283">
        <w:rPr>
          <w:rFonts w:eastAsia="Times New Roman" w:cstheme="minorHAnsi"/>
          <w:color w:val="000000"/>
          <w:kern w:val="0"/>
          <w:lang w:eastAsia="en-GB"/>
          <w14:ligatures w14:val="none"/>
        </w:rPr>
        <w:t>,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w:t>
      </w:r>
      <w:proofErr w:type="spellStart"/>
      <w:r w:rsidRPr="00021283">
        <w:rPr>
          <w:rFonts w:eastAsia="Times New Roman" w:cstheme="minorHAnsi"/>
          <w:color w:val="000000"/>
          <w:kern w:val="0"/>
          <w:lang w:eastAsia="en-GB"/>
          <w14:ligatures w14:val="none"/>
        </w:rPr>
        <w:t>Michael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Spence</w:t>
      </w:r>
      <w:proofErr w:type="spellEnd"/>
      <w:r w:rsidRPr="00021283">
        <w:rPr>
          <w:rFonts w:eastAsia="Times New Roman" w:cstheme="minorHAnsi"/>
          <w:color w:val="000000"/>
          <w:kern w:val="0"/>
          <w:lang w:eastAsia="en-GB"/>
          <w14:ligatures w14:val="none"/>
        </w:rPr>
        <w:t xml:space="preserv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w:t>
      </w:r>
      <w:proofErr w:type="spellStart"/>
      <w:r w:rsidRPr="00021283">
        <w:rPr>
          <w:rFonts w:eastAsia="Times New Roman" w:cstheme="minorHAnsi"/>
          <w:color w:val="000000"/>
          <w:kern w:val="0"/>
          <w:lang w:eastAsia="en-GB"/>
          <w14:ligatures w14:val="none"/>
        </w:rPr>
        <w:t>very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large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upside</w:t>
      </w:r>
      <w:proofErr w:type="spellEnd"/>
      <w:r w:rsidRPr="00021283">
        <w:rPr>
          <w:rFonts w:eastAsia="Times New Roman" w:cstheme="minorHAnsi"/>
          <w:color w:val="000000"/>
          <w:kern w:val="0"/>
          <w:lang w:eastAsia="en-GB"/>
          <w14:ligatures w14:val="none"/>
        </w:rPr>
        <w:t xml:space="preserve">), και συνεπώς είναι διατεθειμένοι να ρισκάρουν κεφάλαια σε ένα πλήθος μικρών ή μεσαίων «στοιχημάτων» με την ελπίδα ότι λίγα θα εξελιχθούν σε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w:t>
      </w:r>
      <w:proofErr w:type="spellStart"/>
      <w:commentRangeStart w:id="428"/>
      <w:del w:id="856" w:author="ProofreadAI" w:date="2026-02-23T15:51:42.322780Z">
        <w:r>
          <w:rPr>
            <w:rFonts w:eastAsia="Times New Roman" w:cstheme="minorHAnsi"/>
            <w:color w:val="000000"/>
            <w:kern w:val="0"/>
            <w:lang w:eastAsia="en-GB"/>
            <w14:ligatures w14:val="none"/>
          </w:rPr>
          <w:delText xml:space="preserve">κινδύνωνκαι</w:delText>
        </w:r>
      </w:del>
      <w:ins w:id="857" w:author="ProofreadAI" w:date="2026-02-23T15:51:42.322780Z">
        <w:r>
          <w:rPr>
            <w:rFonts w:eastAsia="Times New Roman" w:cstheme="minorHAnsi"/>
            <w:color w:val="000000"/>
            <w:kern w:val="0"/>
            <w:lang w:eastAsia="en-GB"/>
            <w14:ligatures w14:val="none"/>
          </w:rPr>
          <w:t xml:space="preserve">κινδύνων και</w:t>
        </w:r>
      </w:ins>
      <w:commentRangeEnd w:id="428"/>
      <w:r>
        <w:commentReference w:id="428"/>
      </w:r>
      <w:proofErr w:type="spellEnd"/>
      <w:r w:rsidRPr="00021283">
        <w:rPr>
          <w:rFonts w:eastAsia="Times New Roman" w:cstheme="minorHAnsi"/>
          <w:color w:val="000000"/>
          <w:kern w:val="0"/>
          <w:lang w:eastAsia="en-GB"/>
          <w14:ligatures w14:val="none"/>
        </w:rPr>
        <w:t xml:space="preserve">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w:t>
      </w:r>
      <w:proofErr w:type="spellStart"/>
      <w:r w:rsidRPr="00021283">
        <w:rPr>
          <w:rFonts w:asciiTheme="minorHAnsi" w:hAnsiTheme="minorHAnsi" w:cstheme="minorHAnsi"/>
          <w:color w:val="000000"/>
        </w:rPr>
        <w:t>general-purpose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technology</w:t>
      </w:r>
      <w:proofErr w:type="spellEnd"/>
      <w:r w:rsidRPr="00021283">
        <w:rPr>
          <w:rFonts w:asciiTheme="minorHAnsi" w:hAnsiTheme="minorHAnsi" w:cstheme="minorHAnsi"/>
          <w:color w:val="000000"/>
        </w:rPr>
        <w:t xml:space="preserve">)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w:t>
      </w:r>
      <w:proofErr w:type="spellStart"/>
      <w:r w:rsidRPr="00021283">
        <w:rPr>
          <w:rFonts w:asciiTheme="minorHAnsi" w:hAnsiTheme="minorHAnsi" w:cstheme="minorHAnsi"/>
          <w:color w:val="000000"/>
        </w:rPr>
        <w:t>ερμηνευσιμότητα</w:t>
      </w:r>
      <w:proofErr w:type="spellEnd"/>
      <w:r w:rsidRPr="00021283">
        <w:rPr>
          <w:rFonts w:asciiTheme="minorHAnsi" w:hAnsiTheme="minorHAnsi" w:cstheme="minorHAnsi"/>
          <w:color w:val="000000"/>
        </w:rPr>
        <w:t xml:space="preserve">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w:t>
      </w:r>
      <w:proofErr w:type="spellStart"/>
      <w:r w:rsidRPr="00021283">
        <w:rPr>
          <w:rFonts w:asciiTheme="minorHAnsi" w:hAnsiTheme="minorHAnsi" w:cstheme="minorHAnsi"/>
          <w:color w:val="000000"/>
        </w:rPr>
        <w:t>tokens</w:t>
      </w:r>
      <w:proofErr w:type="spellEnd"/>
      <w:r w:rsidRPr="00021283">
        <w:rPr>
          <w:rFonts w:asciiTheme="minorHAnsi" w:hAnsiTheme="minorHAnsi" w:cstheme="minorHAnsi"/>
          <w:color w:val="000000"/>
        </w:rPr>
        <w:t xml:space="preserve"> και το άλλο για </w:t>
      </w:r>
      <w:proofErr w:type="spellStart"/>
      <w:r w:rsidRPr="00021283">
        <w:rPr>
          <w:rFonts w:asciiTheme="minorHAnsi" w:hAnsiTheme="minorHAnsi" w:cstheme="minorHAnsi"/>
          <w:color w:val="000000"/>
        </w:rPr>
        <w:t>agents</w:t>
      </w:r>
      <w:proofErr w:type="spellEnd"/>
      <w:r w:rsidRPr="00021283">
        <w:rPr>
          <w:rFonts w:asciiTheme="minorHAnsi" w:hAnsiTheme="minorHAnsi" w:cstheme="minorHAnsi"/>
          <w:color w:val="000000"/>
        </w:rPr>
        <w:t xml:space="preserve">. Τα </w:t>
      </w:r>
      <w:proofErr w:type="spellStart"/>
      <w:r w:rsidRPr="00021283">
        <w:rPr>
          <w:rFonts w:asciiTheme="minorHAnsi" w:hAnsiTheme="minorHAnsi" w:cstheme="minorHAnsi"/>
          <w:color w:val="000000"/>
        </w:rPr>
        <w:t>tokens</w:t>
      </w:r>
      <w:proofErr w:type="spellEnd"/>
      <w:r w:rsidRPr="00021283">
        <w:rPr>
          <w:rFonts w:asciiTheme="minorHAnsi" w:hAnsiTheme="minorHAnsi" w:cstheme="minorHAnsi"/>
          <w:color w:val="000000"/>
        </w:rPr>
        <w:t xml:space="preserve"> είναι το προϊόν των «νοητικών» </w:t>
      </w:r>
      <w:proofErr w:type="spellStart"/>
      <w:r w:rsidRPr="00021283">
        <w:rPr>
          <w:rFonts w:asciiTheme="minorHAnsi" w:hAnsiTheme="minorHAnsi" w:cstheme="minorHAnsi"/>
          <w:color w:val="000000"/>
        </w:rPr>
        <w:t>agents</w:t>
      </w:r>
      <w:proofErr w:type="spellEnd"/>
      <w:r w:rsidRPr="00021283">
        <w:rPr>
          <w:rFonts w:asciiTheme="minorHAnsi" w:hAnsiTheme="minorHAnsi" w:cstheme="minorHAnsi"/>
          <w:color w:val="000000"/>
        </w:rPr>
        <w:t>,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w:t>
      </w:r>
      <w:proofErr w:type="spellStart"/>
      <w:r w:rsidRPr="00021283">
        <w:rPr>
          <w:rFonts w:asciiTheme="minorHAnsi" w:hAnsiTheme="minorHAnsi" w:cstheme="minorHAnsi"/>
          <w:color w:val="000000" w:themeColor="text1"/>
        </w:rPr>
        <w:t>tokens</w:t>
      </w:r>
      <w:proofErr w:type="spellEnd"/>
      <w:r w:rsidRPr="00021283">
        <w:rPr>
          <w:rFonts w:asciiTheme="minorHAnsi" w:hAnsiTheme="minorHAnsi" w:cstheme="minorHAnsi"/>
          <w:color w:val="000000" w:themeColor="text1"/>
        </w:rPr>
        <w:t xml:space="preserve">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w:t>
      </w:r>
      <w:proofErr w:type="spellStart"/>
      <w:r w:rsidRPr="00021283">
        <w:rPr>
          <w:rStyle w:val="aa"/>
          <w:rFonts w:eastAsiaTheme="majorEastAsia" w:cstheme="minorHAnsi"/>
          <w:color w:val="000000"/>
        </w:rPr>
        <w:t>engineering</w:t>
      </w:r>
      <w:proofErr w:type="spellEnd"/>
      <w:r w:rsidRPr="00021283">
        <w:rPr>
          <w:rStyle w:val="aa"/>
          <w:rFonts w:eastAsiaTheme="majorEastAsia" w:cstheme="minorHAnsi"/>
          <w:color w:val="000000"/>
        </w:rPr>
        <w:t>)</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w:t>
      </w:r>
      <w:proofErr w:type="spellStart"/>
      <w:commentRangeStart w:id="429"/>
      <w:del w:id="858" w:author="ProofreadAI" w:date="2026-02-23T15:51:42.322780Z">
        <w:r>
          <w:rPr>
            <w:rFonts w:cstheme="minorHAnsi"/>
            <w:color w:val="000000" w:themeColor="text1"/>
          </w:rPr>
          <w:delText xml:space="preserve">Mπορεί</w:delText>
        </w:r>
      </w:del>
      <w:ins w:id="859" w:author="ProofreadAI" w:date="2026-02-23T15:51:42.322780Z">
        <w:r>
          <w:rPr>
            <w:rFonts w:cstheme="minorHAnsi"/>
            <w:color w:val="000000" w:themeColor="text1"/>
          </w:rPr>
          <w:t xml:space="preserve">Μπορεί</w:t>
        </w:r>
      </w:ins>
      <w:commentRangeEnd w:id="429"/>
      <w:r>
        <w:commentReference w:id="429"/>
      </w:r>
      <w:proofErr w:type="spellEnd"/>
      <w:r w:rsidRPr="00021283">
        <w:rPr>
          <w:rFonts w:cstheme="minorHAnsi"/>
          <w:color w:val="000000" w:themeColor="text1"/>
        </w:rPr>
        <w:t xml:space="preserve"> να συσσωρεύει τα οφέλη των προηγούμενων ετών, καθώς η συνεισφορά κάθε εταιρείας, κάθε ερευνητή, πολλαπλασιάζεται και </w:t>
      </w:r>
      <w:proofErr w:type="spellStart"/>
      <w:r w:rsidRPr="00021283">
        <w:rPr>
          <w:rFonts w:cstheme="minorHAnsi"/>
          <w:color w:val="000000" w:themeColor="text1"/>
        </w:rPr>
        <w:t>αλληλοενισχύεται</w:t>
      </w:r>
      <w:proofErr w:type="spellEnd"/>
      <w:r w:rsidRPr="00021283">
        <w:rPr>
          <w:rFonts w:cstheme="minorHAnsi"/>
          <w:color w:val="000000" w:themeColor="text1"/>
        </w:rPr>
        <w:t xml:space="preserve">.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w:t>
      </w:r>
      <w:proofErr w:type="spellStart"/>
      <w:r w:rsidRPr="00021283">
        <w:rPr>
          <w:rFonts w:eastAsia="Times New Roman" w:cstheme="minorHAnsi"/>
          <w:color w:val="000000"/>
          <w:kern w:val="0"/>
          <w:lang w:eastAsia="en-GB"/>
          <w14:ligatures w14:val="none"/>
        </w:rPr>
        <w:t>hardware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cloud</w:t>
      </w:r>
      <w:proofErr w:type="spellEnd"/>
      <w:r w:rsidRPr="00021283">
        <w:rPr>
          <w:rFonts w:eastAsia="Times New Roman" w:cstheme="minorHAnsi"/>
          <w:color w:val="000000"/>
          <w:kern w:val="0"/>
          <w:lang w:eastAsia="en-GB"/>
          <w14:ligatures w14:val="none"/>
        </w:rPr>
        <w:t>,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w:t>
      </w:r>
      <w:proofErr w:type="spellStart"/>
      <w:r w:rsidRPr="00021283">
        <w:rPr>
          <w:rFonts w:cstheme="minorHAnsi"/>
          <w:color w:val="000000" w:themeColor="text1"/>
        </w:rPr>
        <w:t>tech</w:t>
      </w:r>
      <w:proofErr w:type="spellEnd"/>
      <w:r w:rsidRPr="00021283">
        <w:rPr>
          <w:rFonts w:cstheme="minorHAnsi"/>
          <w:color w:val="000000" w:themeColor="text1"/>
        </w:rPr>
        <w:t xml:space="preserve"> </w:t>
      </w:r>
      <w:proofErr w:type="spellStart"/>
      <w:r w:rsidRPr="00021283">
        <w:rPr>
          <w:rFonts w:cstheme="minorHAnsi"/>
          <w:color w:val="000000" w:themeColor="text1"/>
        </w:rPr>
        <w:t>stack</w:t>
      </w:r>
      <w:proofErr w:type="spellEnd"/>
      <w:r w:rsidRPr="00021283">
        <w:rPr>
          <w:rFonts w:cstheme="minorHAnsi"/>
          <w:color w:val="000000" w:themeColor="text1"/>
        </w:rPr>
        <w:t>)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 xml:space="preserve">α τσιπ τεχνητής νοημοσύνης της </w:t>
      </w:r>
      <w:proofErr w:type="spellStart"/>
      <w:r w:rsidRPr="00021283">
        <w:rPr>
          <w:rFonts w:eastAsia="Times New Roman" w:cstheme="minorHAnsi"/>
          <w:color w:val="212121"/>
          <w:kern w:val="0"/>
          <w:lang w:eastAsia="en-GB"/>
          <w14:ligatures w14:val="none"/>
        </w:rPr>
        <w:t>Nvidia</w:t>
      </w:r>
      <w:proofErr w:type="spellEnd"/>
      <w:r w:rsidRPr="00021283">
        <w:rPr>
          <w:rFonts w:eastAsia="Times New Roman" w:cstheme="minorHAnsi"/>
          <w:color w:val="212121"/>
          <w:kern w:val="0"/>
          <w:lang w:eastAsia="en-GB"/>
          <w14:ligatures w14:val="none"/>
        </w:rPr>
        <w:t xml:space="preserve">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w:t>
      </w:r>
      <w:proofErr w:type="spellStart"/>
      <w:r w:rsidRPr="00021283">
        <w:rPr>
          <w:rFonts w:eastAsia="Times New Roman" w:cstheme="minorHAnsi"/>
          <w:color w:val="212121"/>
          <w:kern w:val="0"/>
          <w:lang w:eastAsia="en-GB"/>
          <w14:ligatures w14:val="none"/>
        </w:rPr>
        <w:t>drones</w:t>
      </w:r>
      <w:proofErr w:type="spellEnd"/>
      <w:r w:rsidRPr="00021283">
        <w:rPr>
          <w:rFonts w:eastAsia="Times New Roman" w:cstheme="minorHAnsi"/>
          <w:color w:val="212121"/>
          <w:kern w:val="0"/>
          <w:lang w:eastAsia="en-GB"/>
          <w14:ligatures w14:val="none"/>
        </w:rPr>
        <w:t xml:space="preserve">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 xml:space="preserve">-επενδύσεις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w:t>
      </w:r>
      <w:proofErr w:type="spellStart"/>
      <w:r w:rsidRPr="00021283">
        <w:rPr>
          <w:rFonts w:eastAsia="Times New Roman" w:cstheme="minorHAnsi"/>
          <w:color w:val="000000"/>
          <w:kern w:val="0"/>
          <w:lang w:eastAsia="en-GB"/>
          <w14:ligatures w14:val="none"/>
        </w:rPr>
        <w:t>περιγραφεί</w:t>
      </w:r>
      <w:proofErr w:type="spellEnd"/>
      <w:r w:rsidRPr="00021283">
        <w:rPr>
          <w:rFonts w:eastAsia="Times New Roman" w:cstheme="minorHAnsi"/>
          <w:color w:val="000000"/>
          <w:kern w:val="0"/>
          <w:lang w:eastAsia="en-GB"/>
          <w14:ligatures w14:val="none"/>
        </w:rPr>
        <w:t xml:space="preserve">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τεχνολογική έκρηξη που βιώνουμε σήμερα διαφοροποιείται ουσιωδώς από τη φούσκα των </w:t>
      </w:r>
      <w:proofErr w:type="spellStart"/>
      <w:r w:rsidRPr="00021283">
        <w:rPr>
          <w:rFonts w:asciiTheme="minorHAnsi" w:hAnsiTheme="minorHAnsi" w:cstheme="minorHAnsi"/>
          <w:color w:val="000000"/>
        </w:rPr>
        <w:t>dot</w:t>
      </w:r>
      <w:proofErr w:type="spellEnd"/>
      <w:r w:rsidRPr="00021283">
        <w:rPr>
          <w:rFonts w:asciiTheme="minorHAnsi" w:hAnsiTheme="minorHAnsi" w:cstheme="minorHAnsi"/>
          <w:color w:val="000000"/>
        </w:rPr>
        <w:t xml:space="preserve">-com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w:t>
      </w:r>
      <w:proofErr w:type="spellStart"/>
      <w:r w:rsidRPr="00021283">
        <w:rPr>
          <w:rFonts w:asciiTheme="minorHAnsi" w:hAnsiTheme="minorHAnsi" w:cstheme="minorHAnsi"/>
          <w:color w:val="000000"/>
        </w:rPr>
        <w:t>banner</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ads</w:t>
      </w:r>
      <w:proofErr w:type="spellEnd"/>
      <w:r w:rsidRPr="00021283">
        <w:rPr>
          <w:rFonts w:asciiTheme="minorHAnsi" w:hAnsiTheme="minorHAnsi" w:cstheme="minorHAnsi"/>
          <w:color w:val="000000"/>
        </w:rPr>
        <w:t xml:space="preserve">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w:t>
      </w:r>
      <w:proofErr w:type="spellStart"/>
      <w:r w:rsidRPr="00021283">
        <w:rPr>
          <w:rFonts w:asciiTheme="minorHAnsi" w:hAnsiTheme="minorHAnsi" w:cstheme="minorHAnsi"/>
          <w:color w:val="000000"/>
        </w:rPr>
        <w:t>Amazon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Google</w:t>
      </w:r>
      <w:proofErr w:type="spellEnd"/>
      <w:r w:rsidRPr="00021283">
        <w:rPr>
          <w:rFonts w:asciiTheme="minorHAnsi" w:hAnsiTheme="minorHAnsi" w:cstheme="minorHAnsi"/>
          <w:color w:val="000000"/>
        </w:rPr>
        <w:t xml:space="preserve"> και </w:t>
      </w:r>
      <w:proofErr w:type="spellStart"/>
      <w:r w:rsidRPr="00021283">
        <w:rPr>
          <w:rFonts w:asciiTheme="minorHAnsi" w:hAnsiTheme="minorHAnsi" w:cstheme="minorHAnsi"/>
          <w:color w:val="000000"/>
        </w:rPr>
        <w:t>Meta</w:t>
      </w:r>
      <w:proofErr w:type="spellEnd"/>
      <w:r w:rsidRPr="00021283">
        <w:rPr>
          <w:rFonts w:asciiTheme="minorHAnsi" w:hAnsiTheme="minorHAnsi" w:cstheme="minorHAnsi"/>
          <w:color w:val="000000"/>
        </w:rPr>
        <w:t xml:space="preserve">—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 xml:space="preserve">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commentRangeStart w:id="430"/>
      <w:del w:id="860" w:author="ProofreadAI" w:date="2026-02-23T15:51:42.322780Z">
        <w:r>
          <w:rPr>
            <w:rFonts w:cstheme="minorHAnsi"/>
            <w:color w:val="000000" w:themeColor="text1"/>
          </w:rPr>
          <w:delText xml:space="preserve">Πολυτεχνείου Κρήτης</w:delText>
        </w:r>
      </w:del>
      <w:ins w:id="861" w:author="ProofreadAI" w:date="2026-02-23T15:51:42.322780Z">
        <w:r>
          <w:rPr>
            <w:rFonts w:cstheme="minorHAnsi"/>
            <w:color w:val="000000" w:themeColor="text1"/>
          </w:rPr>
          <w:t xml:space="preserve">του Πολυτεχνείου Κρήτης</w:t>
        </w:r>
      </w:ins>
      <w:commentRangeEnd w:id="430"/>
      <w:r>
        <w:commentReference w:id="430"/>
      </w:r>
      <w:r>
        <w:rPr>
          <w:rFonts w:cstheme="minorHAnsi"/>
          <w:color w:val="000000" w:themeColor="text1"/>
        </w:rPr>
        <w:t xml:space="preserve">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(ΤΝ) δεν είναι μια «φούσκα» τεχνολογικού ενθουσιασμού αλλά</w:t>
      </w:r>
      <w:r w:rsidR="00A012F2">
        <w:rPr>
          <w:rFonts w:asciiTheme="minorHAnsi" w:hAnsiTheme="minorHAnsi" w:cstheme="minorHAnsi"/>
          <w:color w:val="000000"/>
        </w:rPr>
        <w:t xml:space="preserve"> </w:t>
      </w:r>
      <w:r w:rsidRPr="00021283">
        <w:rPr>
          <w:rFonts w:asciiTheme="minorHAnsi" w:hAnsiTheme="minorHAnsi" w:cstheme="minorHAnsi"/>
          <w:color w:val="000000"/>
        </w:rPr>
        <w:t>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δημιουργούν χρηματοδοτικά κενά, με απρόθυμες τράπεζες να δανειοδοτήσουν επενδύσεις σε ημιαγωγούς που τεχνολογικά μπορούν να </w:t>
      </w:r>
      <w:proofErr w:type="spellStart"/>
      <w:r w:rsidRPr="00021283">
        <w:rPr>
          <w:rFonts w:asciiTheme="minorHAnsi" w:hAnsiTheme="minorHAnsi" w:cstheme="minorHAnsi"/>
          <w:color w:val="000000"/>
        </w:rPr>
        <w:t>απομειωθούν</w:t>
      </w:r>
      <w:proofErr w:type="spellEnd"/>
      <w:r w:rsidRPr="00021283">
        <w:rPr>
          <w:rFonts w:asciiTheme="minorHAnsi" w:hAnsiTheme="minorHAnsi" w:cstheme="minorHAnsi"/>
          <w:color w:val="000000"/>
        </w:rPr>
        <w:t xml:space="preserve">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proofErr w:type="spellStart"/>
      <w:r w:rsidRPr="00021283">
        <w:rPr>
          <w:rFonts w:asciiTheme="minorHAnsi" w:hAnsiTheme="minorHAnsi" w:cstheme="minorHAnsi"/>
          <w:color w:val="000000"/>
          <w:lang w:val="en-US"/>
        </w:rPr>
        <w:t>penAI</w:t>
      </w:r>
      <w:proofErr w:type="spellEnd"/>
      <w:r w:rsidRPr="00021283">
        <w:rPr>
          <w:rFonts w:asciiTheme="minorHAnsi" w:hAnsiTheme="minorHAnsi" w:cstheme="minorHAnsi"/>
          <w:color w:val="000000"/>
        </w:rPr>
        <w:t xml:space="preserve">θα έχει ζημιές πάνω από 20 δισ. φέτος), οι συμφωνίες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και οι ταχείες απογειώσεις των τσιπ καθιστούν επικίνδυνη την </w:t>
      </w:r>
      <w:proofErr w:type="spellStart"/>
      <w:r w:rsidRPr="00021283">
        <w:rPr>
          <w:rFonts w:asciiTheme="minorHAnsi" w:hAnsiTheme="minorHAnsi" w:cstheme="minorHAnsi"/>
          <w:color w:val="000000"/>
        </w:rPr>
        <w:t>υπερεπέκταση</w:t>
      </w:r>
      <w:proofErr w:type="spellEnd"/>
      <w:r w:rsidRPr="00021283">
        <w:rPr>
          <w:rFonts w:asciiTheme="minorHAnsi" w:hAnsiTheme="minorHAnsi" w:cstheme="minorHAnsi"/>
          <w:color w:val="000000"/>
        </w:rPr>
        <w:t xml:space="preserve">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w:t>
      </w:r>
      <w:proofErr w:type="spellStart"/>
      <w:r w:rsidRPr="00021283">
        <w:rPr>
          <w:rFonts w:asciiTheme="minorHAnsi" w:hAnsiTheme="minorHAnsi" w:cstheme="minorHAnsi"/>
          <w:color w:val="000000"/>
        </w:rPr>
        <w:t>Σίλικον</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Βάλεϊ</w:t>
      </w:r>
      <w:proofErr w:type="spellEnd"/>
      <w:r w:rsidRPr="00021283">
        <w:rPr>
          <w:rFonts w:asciiTheme="minorHAnsi" w:hAnsiTheme="minorHAnsi" w:cstheme="minorHAnsi"/>
          <w:color w:val="000000"/>
        </w:rPr>
        <w:t xml:space="preserve">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w:t>
      </w:r>
      <w:proofErr w:type="spellStart"/>
      <w:r w:rsidRPr="00021283">
        <w:rPr>
          <w:rFonts w:asciiTheme="minorHAnsi" w:hAnsiTheme="minorHAnsi" w:cstheme="minorHAnsi"/>
          <w:color w:val="000000"/>
        </w:rPr>
        <w:t>inference</w:t>
      </w:r>
      <w:proofErr w:type="spellEnd"/>
      <w:r w:rsidRPr="00021283">
        <w:rPr>
          <w:rFonts w:asciiTheme="minorHAnsi" w:hAnsiTheme="minorHAnsi" w:cstheme="minorHAnsi"/>
          <w:color w:val="000000"/>
        </w:rPr>
        <w:t xml:space="preserv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w:t>
      </w:r>
      <w:proofErr w:type="spellStart"/>
      <w:r w:rsidRPr="00021283">
        <w:rPr>
          <w:rFonts w:asciiTheme="minorHAnsi" w:hAnsiTheme="minorHAnsi" w:cstheme="minorHAnsi"/>
          <w:color w:val="000000"/>
        </w:rPr>
        <w:t>απαξιούμενων</w:t>
      </w:r>
      <w:proofErr w:type="spellEnd"/>
      <w:r w:rsidRPr="00021283">
        <w:rPr>
          <w:rFonts w:asciiTheme="minorHAnsi" w:hAnsiTheme="minorHAnsi" w:cstheme="minorHAnsi"/>
          <w:color w:val="000000"/>
        </w:rPr>
        <w:t xml:space="preserve"> στοιχείων ενεργητικού (π.χ. </w:t>
      </w:r>
      <w:proofErr w:type="spellStart"/>
      <w:r w:rsidRPr="00021283">
        <w:rPr>
          <w:rFonts w:asciiTheme="minorHAnsi" w:hAnsiTheme="minorHAnsi" w:cstheme="minorHAnsi"/>
          <w:color w:val="000000"/>
        </w:rPr>
        <w:t>απομείωσης</w:t>
      </w:r>
      <w:proofErr w:type="spellEnd"/>
      <w:r w:rsidRPr="00021283">
        <w:rPr>
          <w:rFonts w:asciiTheme="minorHAnsi" w:hAnsiTheme="minorHAnsi" w:cstheme="minorHAnsi"/>
          <w:color w:val="000000"/>
        </w:rPr>
        <w:t xml:space="preserve"> GPU εντός 18 μηνών).</w:t>
      </w:r>
      <w:r w:rsidRPr="00021283">
        <w:rPr>
          <w:rStyle w:val="apple-converted-space"/>
          <w:rFonts w:asciiTheme="minorHAnsi" w:eastAsiaTheme="majorEastAsia" w:hAnsiTheme="minorHAnsi" w:cstheme="minorHAnsi"/>
          <w:color w:val="000000"/>
        </w:rPr>
        <w:t>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w:t>
      </w:r>
      <w:proofErr w:type="spellStart"/>
      <w:r w:rsidRPr="00021283">
        <w:rPr>
          <w:rFonts w:asciiTheme="minorHAnsi" w:hAnsiTheme="minorHAnsi" w:cstheme="minorHAnsi"/>
          <w:color w:val="000000" w:themeColor="text1"/>
        </w:rPr>
        <w:t>hardware</w:t>
      </w:r>
      <w:proofErr w:type="spellEnd"/>
      <w:r w:rsidRPr="00021283">
        <w:rPr>
          <w:rFonts w:asciiTheme="minorHAnsi" w:hAnsiTheme="minorHAnsi" w:cstheme="minorHAnsi"/>
          <w:color w:val="000000" w:themeColor="text1"/>
        </w:rPr>
        <w:t xml:space="preserve"> —η </w:t>
      </w:r>
      <w:proofErr w:type="spellStart"/>
      <w:r w:rsidRPr="00021283">
        <w:rPr>
          <w:rFonts w:asciiTheme="minorHAnsi" w:hAnsiTheme="minorHAnsi" w:cstheme="minorHAnsi"/>
          <w:color w:val="000000" w:themeColor="text1"/>
        </w:rPr>
        <w:t>OpenAI</w:t>
      </w:r>
      <w:proofErr w:type="spellEnd"/>
      <w:r w:rsidRPr="00021283">
        <w:rPr>
          <w:rFonts w:asciiTheme="minorHAnsi" w:hAnsiTheme="minorHAnsi" w:cstheme="minorHAnsi"/>
          <w:color w:val="000000" w:themeColor="text1"/>
        </w:rPr>
        <w:t xml:space="preserve">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w:t>
      </w:r>
      <w:proofErr w:type="spellStart"/>
      <w:r w:rsidRPr="00021283">
        <w:rPr>
          <w:rFonts w:asciiTheme="minorHAnsi" w:hAnsiTheme="minorHAnsi" w:cstheme="minorHAnsi"/>
          <w:color w:val="000000" w:themeColor="text1"/>
        </w:rPr>
        <w:t>Nvidia</w:t>
      </w:r>
      <w:proofErr w:type="spellEnd"/>
      <w:r w:rsidRPr="00021283">
        <w:rPr>
          <w:rFonts w:asciiTheme="minorHAnsi" w:hAnsiTheme="minorHAnsi" w:cstheme="minorHAnsi"/>
          <w:color w:val="000000" w:themeColor="text1"/>
        </w:rPr>
        <w:t xml:space="preserve">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μεταμορφώνουν εταιρείες που προηγουμένως θεωρούνταν «</w:t>
      </w:r>
      <w:proofErr w:type="spellStart"/>
      <w:r w:rsidRPr="00021283">
        <w:rPr>
          <w:rFonts w:asciiTheme="minorHAnsi" w:hAnsiTheme="minorHAnsi" w:cstheme="minorHAnsi"/>
          <w:color w:val="000000" w:themeColor="text1"/>
        </w:rPr>
        <w:t>αποϋλοποιημένες</w:t>
      </w:r>
      <w:proofErr w:type="spellEnd"/>
      <w:r w:rsidRPr="00021283">
        <w:rPr>
          <w:rFonts w:asciiTheme="minorHAnsi" w:hAnsiTheme="minorHAnsi" w:cstheme="minorHAnsi"/>
          <w:color w:val="000000" w:themeColor="text1"/>
        </w:rPr>
        <w:t>»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w:t>
      </w:r>
      <w:proofErr w:type="spellStart"/>
      <w:r w:rsidRPr="00021283">
        <w:rPr>
          <w:rFonts w:asciiTheme="minorHAnsi" w:hAnsiTheme="minorHAnsi" w:cstheme="minorHAnsi"/>
          <w:color w:val="000000"/>
        </w:rPr>
        <w:t>off-balance-sheet</w:t>
      </w:r>
      <w:proofErr w:type="spellEnd"/>
      <w:r w:rsidRPr="00021283">
        <w:rPr>
          <w:rFonts w:asciiTheme="minorHAnsi" w:hAnsiTheme="minorHAnsi" w:cstheme="minorHAnsi"/>
          <w:color w:val="000000"/>
        </w:rPr>
        <w:t xml:space="preserve"> δομές και </w:t>
      </w:r>
      <w:proofErr w:type="spellStart"/>
      <w:r w:rsidRPr="00021283">
        <w:rPr>
          <w:rFonts w:asciiTheme="minorHAnsi" w:hAnsiTheme="minorHAnsi" w:cstheme="minorHAnsi"/>
          <w:color w:val="000000"/>
        </w:rPr>
        <w:t>υπερεπενδυτές</w:t>
      </w:r>
      <w:proofErr w:type="spellEnd"/>
      <w:r w:rsidRPr="00021283">
        <w:rPr>
          <w:rFonts w:asciiTheme="minorHAnsi" w:hAnsiTheme="minorHAnsi" w:cstheme="minorHAnsi"/>
          <w:color w:val="000000"/>
        </w:rPr>
        <w:t xml:space="preserve">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Κάποιοι προειδοποιούν για το σενάριο «φούσκας» παρόμοιο με την εποχή </w:t>
      </w:r>
      <w:proofErr w:type="spellStart"/>
      <w:r w:rsidRPr="00021283">
        <w:rPr>
          <w:rFonts w:asciiTheme="minorHAnsi" w:hAnsiTheme="minorHAnsi" w:cstheme="minorHAnsi"/>
          <w:color w:val="000000"/>
        </w:rPr>
        <w:t>dot</w:t>
      </w:r>
      <w:proofErr w:type="spellEnd"/>
      <w:r w:rsidRPr="00021283">
        <w:rPr>
          <w:rFonts w:asciiTheme="minorHAnsi" w:hAnsiTheme="minorHAnsi" w:cstheme="minorHAnsi"/>
          <w:color w:val="000000"/>
        </w:rPr>
        <w:t xml:space="preserve">-com: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Απέναντι σε αυτά τα ρίσκα υπάρχουν και επιχειρήματα υπέρ της κρατικής παρέμβασης όπως επιδοτήσεις, φορολογικές πιστώσεις και «</w:t>
      </w:r>
      <w:proofErr w:type="spellStart"/>
      <w:r w:rsidRPr="00021283">
        <w:rPr>
          <w:rFonts w:cstheme="minorHAnsi"/>
          <w:color w:val="000000" w:themeColor="text1"/>
        </w:rPr>
        <w:t>backstops</w:t>
      </w:r>
      <w:proofErr w:type="spellEnd"/>
      <w:r w:rsidRPr="00021283">
        <w:rPr>
          <w:rFonts w:cstheme="minorHAnsi"/>
          <w:color w:val="000000" w:themeColor="text1"/>
        </w:rPr>
        <w:t xml:space="preserve">»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w:t>
      </w:r>
      <w:r w:rsidR="00A012F2">
        <w:rPr>
          <w:rFonts w:cstheme="minorHAnsi"/>
          <w:color w:val="000000" w:themeColor="text1"/>
        </w:rPr>
        <w:t xml:space="preserve"> </w:t>
      </w:r>
      <w:r w:rsidRPr="00021283">
        <w:rPr>
          <w:rFonts w:cstheme="minorHAnsi"/>
          <w:color w:val="000000" w:themeColor="text1"/>
        </w:rPr>
        <w:t xml:space="preserve">ως πολύ σημαντική για να αποτύχει, ένα κρατικά χρηματοδοτούμενο </w:t>
      </w:r>
      <w:proofErr w:type="spellStart"/>
      <w:r w:rsidRPr="00021283">
        <w:rPr>
          <w:rFonts w:cstheme="minorHAnsi"/>
          <w:color w:val="000000" w:themeColor="text1"/>
        </w:rPr>
        <w:t>backstop</w:t>
      </w:r>
      <w:proofErr w:type="spellEnd"/>
      <w:r w:rsidRPr="00021283">
        <w:rPr>
          <w:rFonts w:cstheme="minorHAnsi"/>
          <w:color w:val="000000" w:themeColor="text1"/>
        </w:rPr>
        <w:t xml:space="preserve">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OpenAI</w:t>
      </w:r>
      <w:proofErr w:type="spellEnd"/>
      <w:r w:rsidRPr="00021283">
        <w:rPr>
          <w:rFonts w:asciiTheme="minorHAnsi" w:hAnsiTheme="minorHAnsi" w:cstheme="minorHAnsi"/>
          <w:color w:val="000000"/>
        </w:rPr>
        <w:t xml:space="preserve">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w:t>
      </w:r>
      <w:proofErr w:type="spellStart"/>
      <w:r w:rsidRPr="00021283">
        <w:rPr>
          <w:rFonts w:asciiTheme="minorHAnsi" w:hAnsiTheme="minorHAnsi" w:cstheme="minorHAnsi"/>
          <w:color w:val="000000"/>
        </w:rPr>
        <w:t>στοχευμένη</w:t>
      </w:r>
      <w:proofErr w:type="spellEnd"/>
      <w:r w:rsidRPr="00021283">
        <w:rPr>
          <w:rFonts w:asciiTheme="minorHAnsi" w:hAnsiTheme="minorHAnsi" w:cstheme="minorHAnsi"/>
          <w:color w:val="000000"/>
        </w:rPr>
        <w:t xml:space="preserve">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για την ενέργεια και την υποδομή, με σαφείς όρους διαφάνειας και ειδικούς κανόνες </w:t>
      </w:r>
      <w:proofErr w:type="spellStart"/>
      <w:r w:rsidRPr="00021283">
        <w:rPr>
          <w:rFonts w:asciiTheme="minorHAnsi" w:hAnsiTheme="minorHAnsi" w:cstheme="minorHAnsi"/>
          <w:color w:val="000000"/>
        </w:rPr>
        <w:t>επιλεξιμότητας</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αγοράς αλλά είναι ένα σύστημα </w:t>
      </w:r>
      <w:proofErr w:type="spellStart"/>
      <w:r w:rsidRPr="00021283">
        <w:rPr>
          <w:rFonts w:asciiTheme="minorHAnsi" w:hAnsiTheme="minorHAnsi" w:cstheme="minorHAnsi"/>
          <w:color w:val="000000"/>
        </w:rPr>
        <w:t>τεχνο</w:t>
      </w:r>
      <w:proofErr w:type="spellEnd"/>
      <w:r w:rsidRPr="00021283">
        <w:rPr>
          <w:rFonts w:asciiTheme="minorHAnsi" w:hAnsiTheme="minorHAnsi" w:cstheme="minorHAnsi"/>
          <w:color w:val="000000"/>
        </w:rPr>
        <w:t>-οικονομικής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xml:space="preserve"> Δεν μπορεί να αποκαλείται φούσκα η ΤΝ και όχι τα </w:t>
      </w:r>
      <w:proofErr w:type="spellStart"/>
      <w:r w:rsidRPr="00021283">
        <w:rPr>
          <w:rStyle w:val="apple-converted-space"/>
          <w:rFonts w:asciiTheme="minorHAnsi" w:eastAsiaTheme="majorEastAsia" w:hAnsiTheme="minorHAnsi" w:cstheme="minorHAnsi"/>
          <w:color w:val="000000"/>
        </w:rPr>
        <w:t>κρυπτονομίσματα</w:t>
      </w:r>
      <w:proofErr w:type="spellEnd"/>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commentRangeStart w:id="431"/>
      <w:del w:id="862" w:author="ProofreadAI" w:date="2026-02-23T15:51:42.322780Z">
        <w:r>
          <w:rPr>
            <w:rFonts w:cstheme="minorHAnsi"/>
            <w:color w:val="000000" w:themeColor="text1"/>
          </w:rPr>
          <w:delText xml:space="preserve">Εργαστήριο Επιστημονικών Δεδομένων</w:delText>
        </w:r>
      </w:del>
      <w:ins w:id="863" w:author="ProofreadAI" w:date="2026-02-23T15:51:42.322780Z">
        <w:r>
          <w:rPr>
            <w:rFonts w:cstheme="minorHAnsi"/>
            <w:color w:val="000000" w:themeColor="text1"/>
          </w:rPr>
          <w:t xml:space="preserve">Πολυτεχνείου Κρήτης, Εργαστήριο Επιστημονικών Δεδομένων</w:t>
        </w:r>
      </w:ins>
      <w:commentRangeEnd w:id="431"/>
      <w:r>
        <w:commentReference w:id="431"/>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commentRangeStart w:id="432"/>
      <w:del w:id="864" w:author="ProofreadAI" w:date="2026-02-23T15:51:42.322780Z">
        <w:r>
          <w:rPr>
            <w:rFonts w:eastAsia="Times New Roman" w:cstheme="minorHAnsi"/>
            <w:color w:val="000000"/>
            <w:kern w:val="0"/>
            <w:lang w:eastAsia="en-GB"/>
            <w14:ligatures w14:val="none"/>
          </w:rPr>
          <w:delText xml:space="preserve">στη εικόνα</w:delText>
        </w:r>
      </w:del>
      <w:ins w:id="865" w:author="ProofreadAI" w:date="2026-02-23T15:51:42.322780Z">
        <w:r>
          <w:rPr>
            <w:rFonts w:eastAsia="Times New Roman" w:cstheme="minorHAnsi"/>
            <w:color w:val="000000"/>
            <w:kern w:val="0"/>
            <w:lang w:eastAsia="en-GB"/>
            <w14:ligatures w14:val="none"/>
          </w:rPr>
          <w:t xml:space="preserve">στην εικόνα</w:t>
        </w:r>
      </w:ins>
      <w:commentRangeEnd w:id="432"/>
      <w:r>
        <w:commentReference w:id="432"/>
      </w:r>
      <w:r>
        <w:rPr>
          <w:rFonts w:eastAsia="Times New Roman" w:cstheme="minorHAnsi"/>
          <w:color w:val="000000"/>
          <w:kern w:val="0"/>
          <w:lang w:eastAsia="en-GB"/>
          <w14:ligatures w14:val="none"/>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w:t>
      </w:r>
      <w:proofErr w:type="spellStart"/>
      <w:r w:rsidRPr="00021283">
        <w:rPr>
          <w:rFonts w:eastAsia="Times New Roman" w:cstheme="minorHAnsi"/>
          <w:color w:val="000000"/>
          <w:kern w:val="0"/>
          <w:lang w:eastAsia="en-GB"/>
          <w14:ligatures w14:val="none"/>
        </w:rPr>
        <w:t>εκτοπισθέντες</w:t>
      </w:r>
      <w:proofErr w:type="spellEnd"/>
      <w:r w:rsidRPr="00021283">
        <w:rPr>
          <w:rFonts w:eastAsia="Times New Roman" w:cstheme="minorHAnsi"/>
          <w:color w:val="000000"/>
          <w:kern w:val="0"/>
          <w:lang w:eastAsia="en-GB"/>
          <w14:ligatures w14:val="none"/>
        </w:rPr>
        <w:t xml:space="preserve">,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w:t>
      </w:r>
      <w:proofErr w:type="spellStart"/>
      <w:r w:rsidRPr="00021283">
        <w:rPr>
          <w:rFonts w:eastAsia="Times New Roman" w:cstheme="minorHAnsi"/>
          <w:color w:val="000000"/>
          <w:kern w:val="0"/>
          <w:lang w:eastAsia="en-GB"/>
          <w14:ligatures w14:val="none"/>
        </w:rPr>
        <w:t>αμερικανο</w:t>
      </w:r>
      <w:proofErr w:type="spellEnd"/>
      <w:r w:rsidRPr="00021283">
        <w:rPr>
          <w:rFonts w:eastAsia="Times New Roman" w:cstheme="minorHAnsi"/>
          <w:color w:val="000000"/>
          <w:kern w:val="0"/>
          <w:lang w:eastAsia="en-GB"/>
          <w14:ligatures w14:val="none"/>
        </w:rPr>
        <w:t xml:space="preserve">-κινεζική συμφωνία θα ήταν πολύ δυσμενής για τα ρωσικά στρατηγικά ενδιαφέροντα· αντιθέτως, μια </w:t>
      </w:r>
      <w:proofErr w:type="spellStart"/>
      <w:r w:rsidRPr="00021283">
        <w:rPr>
          <w:rFonts w:eastAsia="Times New Roman" w:cstheme="minorHAnsi"/>
          <w:color w:val="000000"/>
          <w:kern w:val="0"/>
          <w:lang w:eastAsia="en-GB"/>
          <w14:ligatures w14:val="none"/>
        </w:rPr>
        <w:t>αμερικανο</w:t>
      </w:r>
      <w:proofErr w:type="spellEnd"/>
      <w:r w:rsidRPr="00021283">
        <w:rPr>
          <w:rFonts w:eastAsia="Times New Roman" w:cstheme="minorHAnsi"/>
          <w:color w:val="000000"/>
          <w:kern w:val="0"/>
          <w:lang w:eastAsia="en-GB"/>
          <w14:ligatures w14:val="none"/>
        </w:rPr>
        <w:t xml:space="preserve">-ρωσική «συνεννόηση» θα ανησυχούσε </w:t>
      </w:r>
      <w:r w:rsidRPr="00021283">
        <w:rPr>
          <w:rFonts w:eastAsia="Times New Roman" w:cstheme="minorHAnsi"/>
          <w:color w:val="000000"/>
          <w:kern w:val="0"/>
          <w:lang w:eastAsia="en-GB"/>
          <w14:ligatures w14:val="none"/>
        </w:rPr>
        <w:t xml:space="preserve">την Κίνα. Η γεωπολιτική αλχημεία που </w:t>
      </w:r>
      <w:commentRangeStart w:id="433"/>
      <w:del w:id="866" w:author="ProofreadAI" w:date="2026-02-23T15:51:42.322780Z">
        <w:r>
          <w:rPr>
            <w:rFonts w:eastAsia="Times New Roman" w:cstheme="minorHAnsi"/>
            <w:color w:val="000000"/>
            <w:kern w:val="0"/>
            <w:lang w:eastAsia="en-GB"/>
            <w14:ligatures w14:val="none"/>
          </w:rPr>
          <w:delText xml:space="preserve">προκύπτει όπως</w:delText>
        </w:r>
      </w:del>
      <w:ins w:id="867" w:author="ProofreadAI" w:date="2026-02-23T15:51:42.322780Z">
        <w:r>
          <w:rPr>
            <w:rFonts w:eastAsia="Times New Roman" w:cstheme="minorHAnsi"/>
            <w:color w:val="000000"/>
            <w:kern w:val="0"/>
            <w:lang w:eastAsia="en-GB"/>
            <w14:ligatures w14:val="none"/>
          </w:rPr>
          <w:t xml:space="preserve">προκύπτει, όπως</w:t>
        </w:r>
      </w:ins>
      <w:commentRangeEnd w:id="433"/>
      <w:r>
        <w:commentReference w:id="433"/>
      </w:r>
      <w:r>
        <w:rPr>
          <w:rFonts w:eastAsia="Times New Roman" w:cstheme="minorHAnsi"/>
          <w:color w:val="000000"/>
          <w:kern w:val="0"/>
          <w:lang w:eastAsia="en-GB"/>
          <w14:ligatures w14:val="none"/>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σε αυτό το νέο </w:t>
      </w:r>
      <w:proofErr w:type="spellStart"/>
      <w:r w:rsidRPr="00021283">
        <w:rPr>
          <w:rFonts w:eastAsia="Times New Roman" w:cstheme="minorHAnsi"/>
          <w:color w:val="000000"/>
          <w:kern w:val="0"/>
          <w:lang w:eastAsia="en-GB"/>
          <w14:ligatures w14:val="none"/>
        </w:rPr>
        <w:t>γεωστρατηγικό</w:t>
      </w:r>
      <w:proofErr w:type="spellEnd"/>
      <w:r w:rsidRPr="00021283">
        <w:rPr>
          <w:rFonts w:eastAsia="Times New Roman" w:cstheme="minorHAnsi"/>
          <w:color w:val="000000"/>
          <w:kern w:val="0"/>
          <w:lang w:eastAsia="en-GB"/>
          <w14:ligatures w14:val="none"/>
        </w:rPr>
        <w:t xml:space="preserve">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w:t>
      </w:r>
      <w:r w:rsidR="00A012F2">
        <w:rPr>
          <w:rFonts w:asciiTheme="minorHAnsi" w:hAnsiTheme="minorHAnsi" w:cstheme="minorHAnsi"/>
          <w:color w:val="000000"/>
        </w:rPr>
        <w:t xml:space="preserve"> </w:t>
      </w:r>
      <w:r w:rsidRPr="00021283">
        <w:rPr>
          <w:rFonts w:asciiTheme="minorHAnsi" w:hAnsiTheme="minorHAnsi" w:cstheme="minorHAnsi"/>
          <w:color w:val="000000"/>
        </w:rPr>
        <w:t>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w:t>
      </w:r>
      <w:r w:rsidR="00A012F2">
        <w:rPr>
          <w:rFonts w:cstheme="minorHAnsi"/>
          <w:color w:val="202122"/>
          <w:shd w:val="clear" w:color="auto" w:fill="FFFFFF"/>
        </w:rPr>
        <w:t xml:space="preserve"> </w:t>
      </w:r>
      <w:r w:rsidRPr="00021283">
        <w:rPr>
          <w:rFonts w:cstheme="minorHAnsi"/>
          <w:color w:val="202122"/>
          <w:shd w:val="clear" w:color="auto" w:fill="FFFFFF"/>
        </w:rPr>
        <w:t>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w:t>
      </w:r>
      <w:r w:rsidR="00A012F2">
        <w:rPr>
          <w:rFonts w:cstheme="minorHAnsi"/>
          <w:color w:val="202122"/>
          <w:shd w:val="clear" w:color="auto" w:fill="FFFFFF"/>
        </w:rPr>
        <w:t xml:space="preserve"> </w:t>
      </w:r>
      <w:r w:rsidRPr="00021283">
        <w:rPr>
          <w:rFonts w:cstheme="minorHAnsi"/>
          <w:color w:val="202122"/>
          <w:shd w:val="clear" w:color="auto" w:fill="FFFFFF"/>
        </w:rPr>
        <w:t>20 εκατ. κατοίκους.</w:t>
      </w:r>
      <w:r w:rsidR="00A012F2">
        <w:rPr>
          <w:rFonts w:cstheme="minorHAnsi"/>
          <w:color w:val="202122"/>
          <w:shd w:val="clear" w:color="auto" w:fill="FFFFFF"/>
        </w:rPr>
        <w:t xml:space="preserve"> </w:t>
      </w:r>
      <w:r w:rsidRPr="00021283">
        <w:rPr>
          <w:rFonts w:eastAsia="Times New Roman" w:cstheme="minorHAnsi"/>
          <w:color w:val="000000"/>
          <w:kern w:val="0"/>
          <w:lang w:eastAsia="en-GB"/>
          <w14:ligatures w14:val="none"/>
        </w:rPr>
        <w:t xml:space="preserve">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w:t>
      </w:r>
      <w:proofErr w:type="spellStart"/>
      <w:r w:rsidRPr="00021283">
        <w:rPr>
          <w:rFonts w:cstheme="minorHAnsi"/>
          <w:color w:val="000000" w:themeColor="text1"/>
        </w:rPr>
        <w:t>Κιργιζία</w:t>
      </w:r>
      <w:proofErr w:type="spellEnd"/>
      <w:r w:rsidRPr="00021283">
        <w:rPr>
          <w:rFonts w:cstheme="minorHAnsi"/>
          <w:color w:val="000000" w:themeColor="text1"/>
        </w:rPr>
        <w:t>, Τουρκμενιστάν και Ουζμπεκιστάν)</w:t>
      </w:r>
      <w:r w:rsidR="00A012F2">
        <w:rPr>
          <w:rFonts w:cstheme="minorHAnsi"/>
          <w:color w:val="000000" w:themeColor="text1"/>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w:t>
      </w:r>
      <w:proofErr w:type="spellStart"/>
      <w:r w:rsidRPr="00021283">
        <w:rPr>
          <w:rFonts w:eastAsia="Times New Roman" w:cstheme="minorHAnsi"/>
          <w:color w:val="000000"/>
          <w:kern w:val="0"/>
          <w:lang w:eastAsia="en-GB"/>
          <w14:ligatures w14:val="none"/>
        </w:rPr>
        <w:t>γεωστρατηγικές</w:t>
      </w:r>
      <w:proofErr w:type="spellEnd"/>
      <w:r w:rsidRPr="00021283">
        <w:rPr>
          <w:rFonts w:eastAsia="Times New Roman" w:cstheme="minorHAnsi"/>
          <w:color w:val="000000"/>
          <w:kern w:val="0"/>
          <w:lang w:eastAsia="en-GB"/>
          <w14:ligatures w14:val="none"/>
        </w:rPr>
        <w:t xml:space="preserve"> και οικονομικές προεκτάσεις. Η ανακοίνωση έγινε στο περιθώριο της συνάντησης του προέδρου </w:t>
      </w:r>
      <w:proofErr w:type="spellStart"/>
      <w:r w:rsidRPr="00021283">
        <w:rPr>
          <w:rFonts w:eastAsia="Times New Roman" w:cstheme="minorHAnsi"/>
          <w:color w:val="000000"/>
          <w:kern w:val="0"/>
          <w:lang w:eastAsia="en-GB"/>
          <w14:ligatures w14:val="none"/>
        </w:rPr>
        <w:t>Κασίμ-Ζομάρτ</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Τοκάγεφ</w:t>
      </w:r>
      <w:proofErr w:type="spellEnd"/>
      <w:r w:rsidRPr="00021283">
        <w:rPr>
          <w:rFonts w:eastAsia="Times New Roman" w:cstheme="minorHAnsi"/>
          <w:color w:val="000000"/>
          <w:kern w:val="0"/>
          <w:lang w:eastAsia="en-GB"/>
          <w14:ligatures w14:val="none"/>
        </w:rPr>
        <w:t xml:space="preserve"> με τον πρόεδρο των ΗΠΑ, Ντόναλντ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 xml:space="preserve">επιθέσεις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w:t>
      </w:r>
      <w:proofErr w:type="spellStart"/>
      <w:r w:rsidRPr="00021283">
        <w:rPr>
          <w:rFonts w:eastAsia="Times New Roman" w:cstheme="minorHAnsi"/>
          <w:color w:val="000000"/>
          <w:kern w:val="0"/>
          <w:lang w:eastAsia="en-GB"/>
          <w14:ligatures w14:val="none"/>
        </w:rPr>
        <w:t>νοηματοδοτούμενο</w:t>
      </w:r>
      <w:proofErr w:type="spellEnd"/>
      <w:r w:rsidRPr="00021283">
        <w:rPr>
          <w:rFonts w:eastAsia="Times New Roman" w:cstheme="minorHAnsi"/>
          <w:color w:val="000000"/>
          <w:kern w:val="0"/>
          <w:lang w:eastAsia="en-GB"/>
          <w14:ligatures w14:val="none"/>
        </w:rPr>
        <w:t xml:space="preserve">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w:t>
      </w:r>
      <w:proofErr w:type="spellStart"/>
      <w:r w:rsidRPr="00021283">
        <w:rPr>
          <w:rFonts w:eastAsia="Times New Roman" w:cstheme="minorHAnsi"/>
          <w:color w:val="000000"/>
          <w:kern w:val="0"/>
          <w:lang w:eastAsia="en-GB"/>
          <w14:ligatures w14:val="none"/>
        </w:rPr>
        <w:t>διαμεταφοράς</w:t>
      </w:r>
      <w:proofErr w:type="spellEnd"/>
      <w:r w:rsidRPr="00021283">
        <w:rPr>
          <w:rFonts w:eastAsia="Times New Roman" w:cstheme="minorHAnsi"/>
          <w:color w:val="000000"/>
          <w:kern w:val="0"/>
          <w:lang w:eastAsia="en-GB"/>
          <w14:ligatures w14:val="none"/>
        </w:rPr>
        <w:t xml:space="preserve">.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 xml:space="preserve">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w:t>
      </w:r>
      <w:proofErr w:type="spellStart"/>
      <w:r w:rsidRPr="00021283">
        <w:rPr>
          <w:rFonts w:eastAsia="Times New Roman" w:cstheme="minorHAnsi"/>
          <w:color w:val="000000"/>
          <w:kern w:val="0"/>
          <w:lang w:eastAsia="en-GB"/>
          <w14:ligatures w14:val="none"/>
        </w:rPr>
        <w:t>πολυκατευθυντική</w:t>
      </w:r>
      <w:proofErr w:type="spellEnd"/>
      <w:r w:rsidRPr="00021283">
        <w:rPr>
          <w:rFonts w:eastAsia="Times New Roman" w:cstheme="minorHAnsi"/>
          <w:color w:val="000000"/>
          <w:kern w:val="0"/>
          <w:lang w:eastAsia="en-GB"/>
          <w14:ligatures w14:val="none"/>
        </w:rPr>
        <w:t xml:space="preserve">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w:t>
      </w:r>
      <w:proofErr w:type="spellStart"/>
      <w:r w:rsidRPr="00021283">
        <w:rPr>
          <w:rFonts w:eastAsia="Times New Roman" w:cstheme="minorHAnsi"/>
          <w:color w:val="000000"/>
          <w:kern w:val="0"/>
          <w:lang w:eastAsia="en-GB"/>
          <w14:ligatures w14:val="none"/>
        </w:rPr>
        <w:t>παντουρκικές</w:t>
      </w:r>
      <w:proofErr w:type="spellEnd"/>
      <w:r w:rsidRPr="00021283">
        <w:rPr>
          <w:rFonts w:eastAsia="Times New Roman" w:cstheme="minorHAnsi"/>
          <w:color w:val="000000"/>
          <w:kern w:val="0"/>
          <w:lang w:eastAsia="en-GB"/>
          <w14:ligatures w14:val="none"/>
        </w:rPr>
        <w:t xml:space="preserve">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Υπάρχουν όμως κίνδυνοι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διαφορετικές αναγνώσεις.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commentRangeStart w:id="434"/>
      <w:del w:id="868" w:author="ProofreadAI" w:date="2026-02-23T15:51:42.322780Z">
        <w:r>
          <w:rPr>
            <w:rFonts w:eastAsia="Times New Roman" w:cstheme="minorHAnsi"/>
            <w:color w:val="000000"/>
            <w:kern w:val="0"/>
            <w:lang w:val="en-US" w:eastAsia="en-GB"/>
            <w14:ligatures w14:val="none"/>
          </w:rPr>
          <w:delText xml:space="preserve">Khorgos</w:delText>
        </w:r>
      </w:del>
      <w:ins w:id="869" w:author="ProofreadAI" w:date="2026-02-23T15:51:42.322780Z">
        <w:r>
          <w:rPr>
            <w:rFonts w:eastAsia="Times New Roman" w:cstheme="minorHAnsi"/>
            <w:color w:val="000000"/>
            <w:kern w:val="0"/>
            <w:lang w:val="en-US" w:eastAsia="en-GB"/>
            <w14:ligatures w14:val="none"/>
          </w:rPr>
          <w:t xml:space="preserve">Χοργκός</w:t>
        </w:r>
      </w:ins>
      <w:commentRangeEnd w:id="434"/>
      <w:r>
        <w:commentReference w:id="434"/>
      </w:r>
      <w:proofErr w:type="spellEnd"/>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έναν από τους σημαντικούς «Δρόμους του Μεταξιού». Η θέση απέναντι στο </w:t>
      </w:r>
      <w:proofErr w:type="spellStart"/>
      <w:r w:rsidRPr="00021283">
        <w:rPr>
          <w:rFonts w:eastAsia="Times New Roman" w:cstheme="minorHAnsi"/>
          <w:color w:val="000000"/>
          <w:kern w:val="0"/>
          <w:lang w:eastAsia="en-GB"/>
          <w14:ligatures w14:val="none"/>
        </w:rPr>
        <w:t>Ισραηλο</w:t>
      </w:r>
      <w:proofErr w:type="spellEnd"/>
      <w:r w:rsidRPr="00021283">
        <w:rPr>
          <w:rFonts w:eastAsia="Times New Roman" w:cstheme="minorHAnsi"/>
          <w:color w:val="000000"/>
          <w:kern w:val="0"/>
          <w:lang w:eastAsia="en-GB"/>
          <w14:ligatures w14:val="none"/>
        </w:rPr>
        <w:t>-παλαιστινιακό κύμα και το μέτωπο στη Γάζα δημιουργεί πολιτικό κόστος σε ορισμένους μουσουλμανικούς εταίρους και εγχώριες ομάδες.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Υπάρχει ο κίνδυνος η ένταξη να παραμείνει περισσότερο τελετουργική παρά μετασχηματιστική, εάν οι υποδομές μεταφορών και τα εμπόδια </w:t>
      </w:r>
      <w:proofErr w:type="spellStart"/>
      <w:r w:rsidRPr="00021283">
        <w:rPr>
          <w:rFonts w:eastAsia="Times New Roman" w:cstheme="minorHAnsi"/>
          <w:color w:val="000000"/>
          <w:kern w:val="0"/>
          <w:lang w:eastAsia="en-GB"/>
          <w14:ligatures w14:val="none"/>
        </w:rPr>
        <w:t>διαλειτουργικότητας</w:t>
      </w:r>
      <w:proofErr w:type="spellEnd"/>
      <w:r w:rsidRPr="00021283">
        <w:rPr>
          <w:rFonts w:eastAsia="Times New Roman" w:cstheme="minorHAnsi"/>
          <w:color w:val="000000"/>
          <w:kern w:val="0"/>
          <w:lang w:eastAsia="en-GB"/>
          <w14:ligatures w14:val="none"/>
        </w:rPr>
        <w:t xml:space="preserve"> (τελωνεία, σιδηροδρομικά τυπικά) δεν αντιμετωπισθούν.</w:t>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να αξιοποιήσει το Καζακστάν τις ευκαιρίες που παρουσιάζονται θα πρέπει να κάνει επενδύσεις στην υποδομή του Μεσαίου Διαδρόμου (</w:t>
      </w:r>
      <w:proofErr w:type="spellStart"/>
      <w:r w:rsidRPr="00021283">
        <w:rPr>
          <w:rFonts w:eastAsia="Times New Roman" w:cstheme="minorHAnsi"/>
          <w:color w:val="000000"/>
          <w:kern w:val="0"/>
          <w:lang w:eastAsia="en-GB"/>
          <w14:ligatures w14:val="none"/>
        </w:rPr>
        <w:t>Trans-Caspian</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Middle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Corridor</w:t>
      </w:r>
      <w:proofErr w:type="spellEnd"/>
      <w:r w:rsidRPr="00021283">
        <w:rPr>
          <w:rFonts w:eastAsia="Times New Roman" w:cstheme="minorHAnsi"/>
          <w:color w:val="000000"/>
          <w:kern w:val="0"/>
          <w:lang w:eastAsia="en-GB"/>
          <w14:ligatures w14:val="none"/>
        </w:rPr>
        <w:t xml:space="preserve">)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w:t>
      </w:r>
      <w:proofErr w:type="spellStart"/>
      <w:r w:rsidRPr="00021283">
        <w:rPr>
          <w:rFonts w:eastAsia="Times New Roman" w:cstheme="minorHAnsi"/>
          <w:color w:val="000000"/>
          <w:kern w:val="0"/>
          <w:lang w:eastAsia="en-GB"/>
          <w14:ligatures w14:val="none"/>
        </w:rPr>
        <w:t>πολυκατευθυντικότητα</w:t>
      </w:r>
      <w:proofErr w:type="spellEnd"/>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commentRangeStart w:id="435"/>
      <w:del w:id="870" w:author="ProofreadAI" w:date="2026-02-23T15:51:42.322780Z">
        <w:r>
          <w:rPr>
            <w:rFonts w:cstheme="minorHAnsi"/>
            <w:color w:val="000000" w:themeColor="text1"/>
          </w:rPr>
          <w:delText xml:space="preserve">Πολυτεχνείου Κρήτης Εργαστήριο Επιστημονικών Δεδομένων</w:delText>
        </w:r>
      </w:del>
      <w:ins w:id="871" w:author="ProofreadAI" w:date="2026-02-23T15:51:42.322780Z">
        <w:r>
          <w:rPr>
            <w:rFonts w:cstheme="minorHAnsi"/>
            <w:color w:val="000000" w:themeColor="text1"/>
          </w:rPr>
          <w:t xml:space="preserve">του Πολυτεχνείου Κρήτης, Εργαστήριο Επιστημονικών Δεδομένων</w:t>
        </w:r>
      </w:ins>
      <w:commentRangeEnd w:id="435"/>
      <w:r>
        <w:commentReference w:id="435"/>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commentRangeStart w:id="436"/>
      <w:del w:id="872" w:author="ProofreadAI" w:date="2026-02-23T15:51:42.322780Z">
        <w:r>
          <w:rPr>
            <w:rFonts w:asciiTheme="minorHAnsi" w:hAnsiTheme="minorHAnsi" w:cstheme="minorHAnsi"/>
            <w:color w:val="000000" w:themeColor="text1"/>
          </w:rPr>
          <w:delText xml:space="preserve">H ιστορία</w:delText>
        </w:r>
      </w:del>
      <w:ins w:id="873" w:author="ProofreadAI" w:date="2026-02-23T15:51:42.322780Z">
        <w:r>
          <w:rPr>
            <w:rFonts w:asciiTheme="minorHAnsi" w:hAnsiTheme="minorHAnsi" w:cstheme="minorHAnsi"/>
            <w:color w:val="000000" w:themeColor="text1"/>
          </w:rPr>
          <w:t xml:space="preserve">Η ιστορία</w:t>
        </w:r>
      </w:ins>
      <w:commentRangeEnd w:id="436"/>
      <w:r>
        <w:commentReference w:id="436"/>
      </w:r>
      <w:r>
        <w:rPr>
          <w:rFonts w:asciiTheme="minorHAnsi" w:hAnsiTheme="minorHAnsi" w:cstheme="minorHAnsi"/>
          <w:color w:val="000000" w:themeColor="text1"/>
        </w:rPr>
        <w:t xml:space="preserve">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w:t>
      </w:r>
      <w:proofErr w:type="spellStart"/>
      <w:r w:rsidRPr="00021283">
        <w:rPr>
          <w:rStyle w:val="apple-converted-space"/>
          <w:rFonts w:cstheme="minorHAnsi"/>
          <w:color w:val="000000"/>
        </w:rPr>
        <w:t>κρυπτονομίσματα</w:t>
      </w:r>
      <w:proofErr w:type="spellEnd"/>
      <w:r w:rsidRPr="00021283">
        <w:rPr>
          <w:rStyle w:val="apple-converted-space"/>
          <w:rFonts w:cstheme="minorHAnsi"/>
          <w:color w:val="000000"/>
        </w:rPr>
        <w:t xml:space="preserve"> κυνηγώντας το εύκολο κέρδος, οπότε είναι μια χρυσή εποχή για «εμπόρους» </w:t>
      </w:r>
      <w:proofErr w:type="spellStart"/>
      <w:r w:rsidRPr="00021283">
        <w:rPr>
          <w:rStyle w:val="apple-converted-space"/>
          <w:rFonts w:cstheme="minorHAnsi"/>
          <w:color w:val="000000"/>
        </w:rPr>
        <w:t>κρυπτονομισμάτων</w:t>
      </w:r>
      <w:proofErr w:type="spellEnd"/>
      <w:r w:rsidRPr="00021283">
        <w:rPr>
          <w:rStyle w:val="apple-converted-space"/>
          <w:rFonts w:cstheme="minorHAnsi"/>
          <w:color w:val="000000"/>
        </w:rPr>
        <w:t xml:space="preserve">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w:t>
      </w:r>
      <w:proofErr w:type="spellStart"/>
      <w:r w:rsidRPr="00021283">
        <w:rPr>
          <w:rFonts w:cstheme="minorHAnsi"/>
          <w:color w:val="000000"/>
        </w:rPr>
        <w:t>Michael</w:t>
      </w:r>
      <w:proofErr w:type="spellEnd"/>
      <w:r w:rsidRPr="00021283">
        <w:rPr>
          <w:rFonts w:cstheme="minorHAnsi"/>
          <w:color w:val="000000"/>
        </w:rPr>
        <w:t xml:space="preserve"> </w:t>
      </w:r>
      <w:proofErr w:type="spellStart"/>
      <w:r w:rsidRPr="00021283">
        <w:rPr>
          <w:rFonts w:cstheme="minorHAnsi"/>
          <w:color w:val="000000"/>
        </w:rPr>
        <w:t>Saylor</w:t>
      </w:r>
      <w:proofErr w:type="spellEnd"/>
      <w:r w:rsidRPr="00021283">
        <w:rPr>
          <w:rFonts w:cstheme="minorHAnsi"/>
          <w:color w:val="000000"/>
        </w:rPr>
        <w:t xml:space="preserve"> της </w:t>
      </w:r>
      <w:proofErr w:type="spellStart"/>
      <w:r w:rsidRPr="00021283">
        <w:rPr>
          <w:rFonts w:cstheme="minorHAnsi"/>
          <w:color w:val="000000"/>
        </w:rPr>
        <w:t>Strategy</w:t>
      </w:r>
      <w:proofErr w:type="spellEnd"/>
      <w:r w:rsidRPr="00021283">
        <w:rPr>
          <w:rFonts w:cstheme="minorHAnsi"/>
          <w:color w:val="000000"/>
        </w:rPr>
        <w:t xml:space="preserve">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commentRangeStart w:id="437"/>
      <w:del w:id="874" w:author="ProofreadAI" w:date="2026-02-23T15:51:42.322780Z">
        <w:r>
          <w:rPr>
            <w:rFonts w:cstheme="minorHAnsi"/>
            <w:color w:val="000000" w:themeColor="text1"/>
            <w:lang w:val="en-US"/>
          </w:rPr>
          <w:delText xml:space="preserve">H</w:delText>
        </w:r>
      </w:del>
      <w:ins w:id="875" w:author="ProofreadAI" w:date="2026-02-23T15:51:42.322780Z">
        <w:r>
          <w:rPr>
            <w:rFonts w:cstheme="minorHAnsi"/>
            <w:color w:val="000000" w:themeColor="text1"/>
            <w:lang w:val="en-US"/>
          </w:rPr>
          <w:t xml:space="preserve">Η</w:t>
        </w:r>
      </w:ins>
      <w:commentRangeEnd w:id="437"/>
      <w:r>
        <w:commentReference w:id="437"/>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w:t>
      </w:r>
      <w:proofErr w:type="spellStart"/>
      <w:r w:rsidRPr="00021283">
        <w:rPr>
          <w:rFonts w:cstheme="minorHAnsi"/>
          <w:color w:val="000000" w:themeColor="text1"/>
        </w:rPr>
        <w:t>hedge</w:t>
      </w:r>
      <w:proofErr w:type="spellEnd"/>
      <w:r w:rsidRPr="00021283">
        <w:rPr>
          <w:rFonts w:cstheme="minorHAnsi"/>
          <w:color w:val="000000" w:themeColor="text1"/>
        </w:rPr>
        <w:t xml:space="preserve"> </w:t>
      </w:r>
      <w:proofErr w:type="spellStart"/>
      <w:r w:rsidRPr="00021283">
        <w:rPr>
          <w:rFonts w:cstheme="minorHAnsi"/>
          <w:color w:val="000000" w:themeColor="text1"/>
        </w:rPr>
        <w:t>funds</w:t>
      </w:r>
      <w:proofErr w:type="spellEnd"/>
      <w:r w:rsidRPr="00021283">
        <w:rPr>
          <w:rFonts w:cstheme="minorHAnsi"/>
          <w:color w:val="000000" w:themeColor="text1"/>
        </w:rPr>
        <w:t xml:space="preserve"> που δεν πιστεύουν απαραίτητα στην εταιρεία ή στο υποκείμενο </w:t>
      </w:r>
      <w:proofErr w:type="spellStart"/>
      <w:r w:rsidRPr="00021283">
        <w:rPr>
          <w:rFonts w:cstheme="minorHAnsi"/>
          <w:color w:val="000000" w:themeColor="text1"/>
        </w:rPr>
        <w:t>κρύπτο</w:t>
      </w:r>
      <w:proofErr w:type="spellEnd"/>
      <w:r w:rsidRPr="00021283">
        <w:rPr>
          <w:rFonts w:cstheme="minorHAnsi"/>
          <w:color w:val="000000" w:themeColor="text1"/>
        </w:rPr>
        <w:t xml:space="preserve">, αλλά μπορούν να βγάλουν χρήματα μέσω </w:t>
      </w:r>
      <w:proofErr w:type="spellStart"/>
      <w:r w:rsidRPr="00021283">
        <w:rPr>
          <w:rFonts w:cstheme="minorHAnsi"/>
          <w:color w:val="000000" w:themeColor="text1"/>
        </w:rPr>
        <w:t>gamma</w:t>
      </w:r>
      <w:proofErr w:type="spellEnd"/>
      <w:r w:rsidRPr="00021283">
        <w:rPr>
          <w:rFonts w:cstheme="minorHAnsi"/>
          <w:color w:val="000000" w:themeColor="text1"/>
        </w:rPr>
        <w:t xml:space="preserve"> </w:t>
      </w:r>
      <w:proofErr w:type="spellStart"/>
      <w:r w:rsidRPr="00021283">
        <w:rPr>
          <w:rFonts w:cstheme="minorHAnsi"/>
          <w:color w:val="000000" w:themeColor="text1"/>
        </w:rPr>
        <w:t>trading</w:t>
      </w:r>
      <w:proofErr w:type="spellEnd"/>
      <w:r w:rsidRPr="00021283">
        <w:rPr>
          <w:rFonts w:cstheme="minorHAnsi"/>
          <w:color w:val="000000" w:themeColor="text1"/>
        </w:rPr>
        <w:t xml:space="preserve">, με το </w:t>
      </w:r>
      <w:proofErr w:type="spellStart"/>
      <w:r w:rsidRPr="00021283">
        <w:rPr>
          <w:rFonts w:cstheme="minorHAnsi"/>
          <w:color w:val="000000" w:themeColor="text1"/>
        </w:rPr>
        <w:t>short</w:t>
      </w:r>
      <w:proofErr w:type="spellEnd"/>
      <w:r w:rsidRPr="00021283">
        <w:rPr>
          <w:rFonts w:cstheme="minorHAnsi"/>
          <w:color w:val="000000" w:themeColor="text1"/>
        </w:rPr>
        <w:t>–</w:t>
      </w:r>
      <w:proofErr w:type="spellStart"/>
      <w:r w:rsidRPr="00021283">
        <w:rPr>
          <w:rFonts w:cstheme="minorHAnsi"/>
          <w:color w:val="000000" w:themeColor="text1"/>
        </w:rPr>
        <w:t>selling</w:t>
      </w:r>
      <w:proofErr w:type="spellEnd"/>
      <w:r w:rsidRPr="00021283">
        <w:rPr>
          <w:rFonts w:cstheme="minorHAnsi"/>
          <w:color w:val="000000" w:themeColor="text1"/>
        </w:rPr>
        <w:t xml:space="preserve">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 xml:space="preserve">,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w:t>
      </w:r>
      <w:proofErr w:type="spellStart"/>
      <w:r w:rsidRPr="00021283">
        <w:rPr>
          <w:rFonts w:cstheme="minorHAnsi"/>
          <w:color w:val="000000" w:themeColor="text1"/>
        </w:rPr>
        <w:t>θησαυροφυλακία</w:t>
      </w:r>
      <w:proofErr w:type="spellEnd"/>
      <w:r w:rsidRPr="00021283">
        <w:rPr>
          <w:rFonts w:cstheme="minorHAnsi"/>
          <w:color w:val="000000" w:themeColor="text1"/>
        </w:rPr>
        <w:t xml:space="preserve"> </w:t>
      </w:r>
      <w:proofErr w:type="spellStart"/>
      <w:r w:rsidRPr="00021283">
        <w:rPr>
          <w:rFonts w:cstheme="minorHAnsi"/>
          <w:color w:val="000000" w:themeColor="text1"/>
        </w:rPr>
        <w:t>κρυπτονομισμάτων</w:t>
      </w:r>
      <w:proofErr w:type="spellEnd"/>
      <w:r w:rsidRPr="00021283">
        <w:rPr>
          <w:rFonts w:cstheme="minorHAnsi"/>
          <w:color w:val="000000" w:themeColor="text1"/>
        </w:rPr>
        <w:t>» (</w:t>
      </w:r>
      <w:proofErr w:type="spellStart"/>
      <w:r w:rsidRPr="00021283">
        <w:rPr>
          <w:rFonts w:cstheme="minorHAnsi"/>
          <w:color w:val="000000" w:themeColor="text1"/>
        </w:rPr>
        <w:t>crypto</w:t>
      </w:r>
      <w:proofErr w:type="spellEnd"/>
      <w:r w:rsidRPr="00021283">
        <w:rPr>
          <w:rFonts w:cstheme="minorHAnsi"/>
          <w:color w:val="000000" w:themeColor="text1"/>
        </w:rPr>
        <w:t xml:space="preserve"> </w:t>
      </w:r>
      <w:proofErr w:type="spellStart"/>
      <w:r w:rsidRPr="00021283">
        <w:rPr>
          <w:rFonts w:cstheme="minorHAnsi"/>
          <w:color w:val="000000" w:themeColor="text1"/>
        </w:rPr>
        <w:t>treasury</w:t>
      </w:r>
      <w:proofErr w:type="spellEnd"/>
      <w:r w:rsidRPr="00021283">
        <w:rPr>
          <w:rFonts w:cstheme="minorHAnsi"/>
          <w:color w:val="000000" w:themeColor="text1"/>
        </w:rPr>
        <w:t xml:space="preserve"> </w:t>
      </w:r>
      <w:proofErr w:type="spellStart"/>
      <w:r w:rsidRPr="00021283">
        <w:rPr>
          <w:rFonts w:cstheme="minorHAnsi"/>
          <w:color w:val="000000" w:themeColor="text1"/>
        </w:rPr>
        <w:t>companies</w:t>
      </w:r>
      <w:proofErr w:type="spellEnd"/>
      <w:r w:rsidRPr="00021283">
        <w:rPr>
          <w:rFonts w:cstheme="minorHAnsi"/>
          <w:color w:val="000000" w:themeColor="text1"/>
        </w:rPr>
        <w:t>).</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έγινε ένα θησαυροφυλάκιο </w:t>
      </w:r>
      <w:proofErr w:type="spellStart"/>
      <w:r w:rsidRPr="00021283">
        <w:rPr>
          <w:rFonts w:cstheme="minorHAnsi"/>
          <w:color w:val="000000" w:themeColor="text1"/>
        </w:rPr>
        <w:t>Bitcoin</w:t>
      </w:r>
      <w:proofErr w:type="spellEnd"/>
      <w:r w:rsidRPr="00021283">
        <w:rPr>
          <w:rFonts w:cstheme="minorHAnsi"/>
          <w:color w:val="000000" w:themeColor="text1"/>
        </w:rPr>
        <w:t xml:space="preserve"> από μία μικρή εταιρεία λογισμικού. Κατέχει περίπου 650.000 </w:t>
      </w:r>
      <w:proofErr w:type="spellStart"/>
      <w:r w:rsidRPr="00021283">
        <w:rPr>
          <w:rFonts w:cstheme="minorHAnsi"/>
          <w:color w:val="000000" w:themeColor="text1"/>
        </w:rPr>
        <w:t>Bitcoin</w:t>
      </w:r>
      <w:proofErr w:type="spellEnd"/>
      <w:r w:rsidRPr="00021283">
        <w:rPr>
          <w:rFonts w:cstheme="minorHAnsi"/>
          <w:color w:val="000000" w:themeColor="text1"/>
        </w:rPr>
        <w:t xml:space="preserve">,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 xml:space="preserve">και ελέγχει περίπου το 3% όλων των </w:t>
      </w:r>
      <w:proofErr w:type="spellStart"/>
      <w:r w:rsidRPr="00021283">
        <w:rPr>
          <w:rFonts w:cstheme="minorHAnsi"/>
          <w:color w:val="000000" w:themeColor="text1"/>
        </w:rPr>
        <w:t>Bitcoin</w:t>
      </w:r>
      <w:proofErr w:type="spellEnd"/>
      <w:r w:rsidRPr="00021283">
        <w:rPr>
          <w:rFonts w:cstheme="minorHAnsi"/>
          <w:color w:val="000000" w:themeColor="text1"/>
        </w:rPr>
        <w:t xml:space="preserve">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w:t>
      </w:r>
      <w:proofErr w:type="spellStart"/>
      <w:r w:rsidRPr="00021283">
        <w:rPr>
          <w:rFonts w:cstheme="minorHAnsi"/>
          <w:color w:val="000000" w:themeColor="text1"/>
        </w:rPr>
        <w:t>Bitcoin</w:t>
      </w:r>
      <w:proofErr w:type="spellEnd"/>
      <w:r w:rsidRPr="00021283">
        <w:rPr>
          <w:rFonts w:cstheme="minorHAnsi"/>
          <w:color w:val="000000" w:themeColor="text1"/>
        </w:rPr>
        <w:t xml:space="preserve"> στον ισολογισμό της </w:t>
      </w:r>
      <w:proofErr w:type="spellStart"/>
      <w:r w:rsidRPr="00021283">
        <w:rPr>
          <w:rFonts w:cstheme="minorHAnsi"/>
          <w:color w:val="000000" w:themeColor="text1"/>
        </w:rPr>
        <w:t>Strategy</w:t>
      </w:r>
      <w:proofErr w:type="spellEnd"/>
      <w:r w:rsidRPr="00021283">
        <w:rPr>
          <w:rFonts w:cstheme="minorHAnsi"/>
          <w:color w:val="000000" w:themeColor="text1"/>
        </w:rPr>
        <w:t xml:space="preserve">, δημιουργώντας δωρεάν </w:t>
      </w:r>
      <w:proofErr w:type="spellStart"/>
      <w:r w:rsidRPr="00021283">
        <w:rPr>
          <w:rFonts w:cstheme="minorHAnsi"/>
          <w:color w:val="000000" w:themeColor="text1"/>
        </w:rPr>
        <w:t>μόχλευση</w:t>
      </w:r>
      <w:proofErr w:type="spellEnd"/>
      <w:r w:rsidRPr="00021283">
        <w:rPr>
          <w:rFonts w:cstheme="minorHAnsi"/>
          <w:color w:val="000000" w:themeColor="text1"/>
        </w:rPr>
        <w:t xml:space="preserve"> και χωρίς η </w:t>
      </w:r>
      <w:proofErr w:type="spellStart"/>
      <w:r w:rsidRPr="00021283">
        <w:rPr>
          <w:rFonts w:cstheme="minorHAnsi"/>
          <w:color w:val="000000" w:themeColor="text1"/>
        </w:rPr>
        <w:t>μόχλευση</w:t>
      </w:r>
      <w:proofErr w:type="spellEnd"/>
      <w:r w:rsidRPr="00021283">
        <w:rPr>
          <w:rFonts w:cstheme="minorHAnsi"/>
          <w:color w:val="000000" w:themeColor="text1"/>
        </w:rPr>
        <w:t xml:space="preserve">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w:t>
      </w:r>
      <w:commentRangeStart w:id="438"/>
      <w:del w:id="876" w:author="ProofreadAI" w:date="2026-02-23T15:51:42.322780Z">
        <w:r>
          <w:rPr>
            <w:rFonts w:cstheme="minorHAnsi"/>
            <w:color w:val="000000" w:themeColor="text1"/>
          </w:rPr>
          <w:delText xml:space="preserve">την θέση</w:delText>
        </w:r>
      </w:del>
      <w:ins w:id="877" w:author="ProofreadAI" w:date="2026-02-23T15:51:42.322780Z">
        <w:r>
          <w:rPr>
            <w:rFonts w:cstheme="minorHAnsi"/>
            <w:color w:val="000000" w:themeColor="text1"/>
          </w:rPr>
          <w:t xml:space="preserve">τη θέση</w:t>
        </w:r>
      </w:ins>
      <w:commentRangeEnd w:id="438"/>
      <w:r>
        <w:commentReference w:id="438"/>
      </w:r>
      <w:r>
        <w:rPr>
          <w:rFonts w:cstheme="minorHAnsi"/>
          <w:color w:val="000000" w:themeColor="text1"/>
        </w:rPr>
        <w:t xml:space="preserve"> και περιμένει την ανάκαμψη. Οπότε αφού π.χ. η μετοχή διαπραγματευόταν στα 200$ αλλά αντιπροσώπευε μόνο 100$ σε </w:t>
      </w:r>
      <w:proofErr w:type="spellStart"/>
      <w:r w:rsidRPr="00021283">
        <w:rPr>
          <w:rFonts w:cstheme="minorHAnsi"/>
          <w:color w:val="000000" w:themeColor="text1"/>
        </w:rPr>
        <w:t>Bitcoin</w:t>
      </w:r>
      <w:proofErr w:type="spellEnd"/>
      <w:r w:rsidRPr="00021283">
        <w:rPr>
          <w:rFonts w:cstheme="minorHAnsi"/>
          <w:color w:val="000000" w:themeColor="text1"/>
        </w:rPr>
        <w:t xml:space="preserve">, η εταιρεία μπορούσε να εκδώσει νέες μετοχές υπέρ το άρτιο στα 200$, </w:t>
      </w:r>
      <w:commentRangeStart w:id="439"/>
      <w:del w:id="878" w:author="ProofreadAI" w:date="2026-02-23T15:51:42.322780Z">
        <w:r>
          <w:rPr>
            <w:rFonts w:cstheme="minorHAnsi"/>
            <w:color w:val="000000" w:themeColor="text1"/>
          </w:rPr>
          <w:delText xml:space="preserve">να διαθέσει τα κεφάλαια να αγοράσει</w:delText>
        </w:r>
      </w:del>
      <w:ins w:id="879" w:author="ProofreadAI" w:date="2026-02-23T15:51:42.322780Z">
        <w:r>
          <w:rPr>
            <w:rFonts w:cstheme="minorHAnsi"/>
            <w:color w:val="000000" w:themeColor="text1"/>
          </w:rPr>
          <w:t xml:space="preserve">να διαθέσει τα κεφάλαια για να αγοράσει</w:t>
        </w:r>
      </w:ins>
      <w:commentRangeEnd w:id="439"/>
      <w:r>
        <w:commentReference w:id="439"/>
      </w:r>
      <w:r>
        <w:rPr>
          <w:rFonts w:cstheme="minorHAnsi"/>
          <w:color w:val="000000" w:themeColor="text1"/>
        </w:rPr>
        <w:t xml:space="preserve"> </w:t>
      </w:r>
      <w:proofErr w:type="spellStart"/>
      <w:r w:rsidRPr="00021283">
        <w:rPr>
          <w:rFonts w:cstheme="minorHAnsi"/>
          <w:color w:val="000000" w:themeColor="text1"/>
        </w:rPr>
        <w:t>Bitcoin</w:t>
      </w:r>
      <w:proofErr w:type="spellEnd"/>
      <w:r w:rsidRPr="00021283">
        <w:rPr>
          <w:rFonts w:cstheme="minorHAnsi"/>
          <w:color w:val="000000" w:themeColor="text1"/>
        </w:rPr>
        <w:t xml:space="preserve"> με αποτέλεσμα τα «</w:t>
      </w:r>
      <w:proofErr w:type="spellStart"/>
      <w:r w:rsidRPr="00021283">
        <w:rPr>
          <w:rFonts w:cstheme="minorHAnsi"/>
          <w:color w:val="000000" w:themeColor="text1"/>
        </w:rPr>
        <w:t>Bitcoin</w:t>
      </w:r>
      <w:proofErr w:type="spellEnd"/>
      <w:r w:rsidRPr="00021283">
        <w:rPr>
          <w:rFonts w:cstheme="minorHAnsi"/>
          <w:color w:val="000000" w:themeColor="text1"/>
        </w:rPr>
        <w:t xml:space="preserve"> ανά μετοχή» των υπαρχόντων μετόχων να ανεβαίνουν. Η μαγεία ήταν ότι όσο περισσότερες μετοχές έκδιδε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για να αγοράσει </w:t>
      </w:r>
      <w:proofErr w:type="spellStart"/>
      <w:r w:rsidRPr="00021283">
        <w:rPr>
          <w:rFonts w:cstheme="minorHAnsi"/>
          <w:color w:val="000000" w:themeColor="text1"/>
        </w:rPr>
        <w:t>Bitcoin</w:t>
      </w:r>
      <w:proofErr w:type="spellEnd"/>
      <w:r w:rsidRPr="00021283">
        <w:rPr>
          <w:rFonts w:cstheme="minorHAnsi"/>
          <w:color w:val="000000" w:themeColor="text1"/>
        </w:rPr>
        <w:t xml:space="preserve">,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τιμή της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μειωθεί περίπου 40% από την αρχή του έτους. Οι ιδιώτες επενδυτές συνέρρευσαν σε μοχλευμένα </w:t>
      </w:r>
      <w:proofErr w:type="spellStart"/>
      <w:r w:rsidRPr="00021283">
        <w:rPr>
          <w:rFonts w:cstheme="minorHAnsi"/>
          <w:color w:val="000000" w:themeColor="text1"/>
        </w:rPr>
        <w:t>single-stock</w:t>
      </w:r>
      <w:proofErr w:type="spellEnd"/>
      <w:r w:rsidRPr="00021283">
        <w:rPr>
          <w:rFonts w:cstheme="minorHAnsi"/>
          <w:color w:val="000000" w:themeColor="text1"/>
        </w:rPr>
        <w:t xml:space="preserve"> ETF συνδεδεμένα με τη </w:t>
      </w:r>
      <w:proofErr w:type="spellStart"/>
      <w:r w:rsidRPr="00021283">
        <w:rPr>
          <w:rFonts w:cstheme="minorHAnsi"/>
          <w:color w:val="000000" w:themeColor="text1"/>
        </w:rPr>
        <w:t>Strategy</w:t>
      </w:r>
      <w:proofErr w:type="spellEnd"/>
      <w:r w:rsidRPr="00021283">
        <w:rPr>
          <w:rFonts w:cstheme="minorHAnsi"/>
          <w:color w:val="000000" w:themeColor="text1"/>
        </w:rPr>
        <w:t xml:space="preserve">, όπως τα MSTX και MSTU, που έχουν απώλειες περίπου 85% από την αρχή του έτους. Η μετοχή της αντίστοιχης ιαπωνικής </w:t>
      </w:r>
      <w:proofErr w:type="spellStart"/>
      <w:r w:rsidRPr="00021283">
        <w:rPr>
          <w:rFonts w:cstheme="minorHAnsi"/>
          <w:color w:val="000000" w:themeColor="text1"/>
        </w:rPr>
        <w:t>Metaplanet</w:t>
      </w:r>
      <w:proofErr w:type="spellEnd"/>
      <w:r w:rsidRPr="00021283">
        <w:rPr>
          <w:rFonts w:cstheme="minorHAnsi"/>
          <w:color w:val="000000" w:themeColor="text1"/>
        </w:rPr>
        <w:t xml:space="preserve"> μειώθηκε κατά 80%, της βρετανικής </w:t>
      </w:r>
      <w:proofErr w:type="spellStart"/>
      <w:r w:rsidRPr="00021283">
        <w:rPr>
          <w:rFonts w:cstheme="minorHAnsi"/>
          <w:color w:val="000000" w:themeColor="text1"/>
        </w:rPr>
        <w:t>Smarter</w:t>
      </w:r>
      <w:proofErr w:type="spellEnd"/>
      <w:r w:rsidRPr="00021283">
        <w:rPr>
          <w:rFonts w:cstheme="minorHAnsi"/>
          <w:color w:val="000000" w:themeColor="text1"/>
        </w:rPr>
        <w:t xml:space="preserve"> Web </w:t>
      </w:r>
      <w:proofErr w:type="spellStart"/>
      <w:r w:rsidRPr="00021283">
        <w:rPr>
          <w:rFonts w:cstheme="minorHAnsi"/>
          <w:color w:val="000000" w:themeColor="text1"/>
        </w:rPr>
        <w:t>Company</w:t>
      </w:r>
      <w:proofErr w:type="spellEnd"/>
      <w:r w:rsidRPr="00021283">
        <w:rPr>
          <w:rFonts w:cstheme="minorHAnsi"/>
          <w:color w:val="000000" w:themeColor="text1"/>
        </w:rPr>
        <w:t xml:space="preserve"> κατά 45%. Πολλές από τις πάνω 100 παρόμοιες εταιρείες θησαυροφυλακίου άρχισαν να πωλούν </w:t>
      </w:r>
      <w:proofErr w:type="spellStart"/>
      <w:r w:rsidRPr="00021283">
        <w:rPr>
          <w:rFonts w:cstheme="minorHAnsi"/>
          <w:color w:val="000000" w:themeColor="text1"/>
        </w:rPr>
        <w:t>κρύπτο</w:t>
      </w:r>
      <w:proofErr w:type="spellEnd"/>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w:t>
      </w:r>
      <w:proofErr w:type="spellStart"/>
      <w:r w:rsidRPr="00021283">
        <w:rPr>
          <w:rFonts w:cstheme="minorHAnsi"/>
          <w:color w:val="000000" w:themeColor="text1"/>
        </w:rPr>
        <w:t>Strike</w:t>
      </w:r>
      <w:proofErr w:type="spellEnd"/>
      <w:r w:rsidRPr="00021283">
        <w:rPr>
          <w:rFonts w:cstheme="minorHAnsi"/>
          <w:color w:val="000000" w:themeColor="text1"/>
        </w:rPr>
        <w:t>» (8%) και «</w:t>
      </w:r>
      <w:proofErr w:type="spellStart"/>
      <w:r w:rsidRPr="00021283">
        <w:rPr>
          <w:rFonts w:cstheme="minorHAnsi"/>
          <w:color w:val="000000" w:themeColor="text1"/>
        </w:rPr>
        <w:t>Stretch</w:t>
      </w:r>
      <w:proofErr w:type="spellEnd"/>
      <w:r w:rsidRPr="00021283">
        <w:rPr>
          <w:rFonts w:cstheme="minorHAnsi"/>
          <w:color w:val="000000" w:themeColor="text1"/>
        </w:rPr>
        <w:t>»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commentRangeStart w:id="440"/>
      <w:del w:id="880" w:author="ProofreadAI" w:date="2026-02-23T15:51:42.322780Z">
        <w:r>
          <w:rPr>
            <w:rFonts w:asciiTheme="minorHAnsi" w:hAnsiTheme="minorHAnsi" w:cstheme="minorHAnsi"/>
            <w:color w:val="000000" w:themeColor="text1"/>
          </w:rPr>
          <w:delText xml:space="preserve">1,4δισ. $</w:delText>
        </w:r>
      </w:del>
      <w:ins w:id="881" w:author="ProofreadAI" w:date="2026-02-23T15:51:42.322780Z">
        <w:r>
          <w:rPr>
            <w:rFonts w:asciiTheme="minorHAnsi" w:hAnsiTheme="minorHAnsi" w:cstheme="minorHAnsi"/>
            <w:color w:val="000000" w:themeColor="text1"/>
          </w:rPr>
          <w:t xml:space="preserve">1,4 δισ. $</w:t>
        </w:r>
      </w:ins>
      <w:commentRangeEnd w:id="440"/>
      <w:r>
        <w:commentReference w:id="440"/>
      </w:r>
      <w:r>
        <w:rPr>
          <w:rFonts w:asciiTheme="minorHAnsi" w:hAnsiTheme="minorHAnsi" w:cstheme="minorHAnsi"/>
          <w:color w:val="000000" w:themeColor="text1"/>
        </w:rPr>
        <w:t xml:space="preserve"> νέες μετοχές, όχι για να αγοράσει </w:t>
      </w:r>
      <w:proofErr w:type="spellStart"/>
      <w:r w:rsidRPr="00021283">
        <w:rPr>
          <w:rFonts w:asciiTheme="minorHAnsi" w:hAnsiTheme="minorHAnsi" w:cstheme="minorHAnsi"/>
          <w:color w:val="000000" w:themeColor="text1"/>
        </w:rPr>
        <w:t>Bitcoin</w:t>
      </w:r>
      <w:proofErr w:type="spellEnd"/>
      <w:r w:rsidRPr="00021283">
        <w:rPr>
          <w:rFonts w:asciiTheme="minorHAnsi" w:hAnsiTheme="minorHAnsi" w:cstheme="minorHAnsi"/>
          <w:color w:val="000000" w:themeColor="text1"/>
        </w:rPr>
        <w:t xml:space="preserve">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commentRangeStart w:id="441"/>
      <w:del w:id="882" w:author="ProofreadAI" w:date="2026-02-23T15:51:42.322780Z">
        <w:r>
          <w:rPr>
            <w:rFonts w:asciiTheme="minorHAnsi" w:hAnsiTheme="minorHAnsi" w:cstheme="minorHAnsi"/>
            <w:color w:val="000000" w:themeColor="text1"/>
          </w:rPr>
          <w:delText xml:space="preserve">κρύπτο</w:delText>
        </w:r>
      </w:del>
      <w:ins w:id="883" w:author="ProofreadAI" w:date="2026-02-23T15:51:42.322780Z">
        <w:r>
          <w:rPr>
            <w:rFonts w:asciiTheme="minorHAnsi" w:hAnsiTheme="minorHAnsi" w:cstheme="minorHAnsi"/>
            <w:color w:val="000000" w:themeColor="text1"/>
          </w:rPr>
          <w:t xml:space="preserve">κρυπτο</w:t>
        </w:r>
      </w:ins>
      <w:commentRangeEnd w:id="441"/>
      <w:r>
        <w:commentReference w:id="441"/>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w:t>
      </w:r>
      <w:proofErr w:type="spellStart"/>
      <w:r w:rsidRPr="00021283">
        <w:rPr>
          <w:rFonts w:asciiTheme="minorHAnsi" w:hAnsiTheme="minorHAnsi" w:cstheme="minorHAnsi"/>
          <w:color w:val="000000" w:themeColor="text1"/>
        </w:rPr>
        <w:t>μόχλευση</w:t>
      </w:r>
      <w:proofErr w:type="spellEnd"/>
      <w:r w:rsidRPr="00021283">
        <w:rPr>
          <w:rFonts w:asciiTheme="minorHAnsi" w:hAnsiTheme="minorHAnsi" w:cstheme="minorHAnsi"/>
          <w:color w:val="000000" w:themeColor="text1"/>
        </w:rPr>
        <w:t xml:space="preserve"> λειτουργεί αρνητικά. Η έλξη του </w:t>
      </w:r>
      <w:proofErr w:type="spellStart"/>
      <w:r w:rsidRPr="00021283">
        <w:rPr>
          <w:rFonts w:asciiTheme="minorHAnsi" w:hAnsiTheme="minorHAnsi" w:cstheme="minorHAnsi"/>
          <w:color w:val="000000" w:themeColor="text1"/>
        </w:rPr>
        <w:t>Bitcoin</w:t>
      </w:r>
      <w:proofErr w:type="spellEnd"/>
      <w:r w:rsidRPr="00021283">
        <w:rPr>
          <w:rFonts w:asciiTheme="minorHAnsi" w:hAnsiTheme="minorHAnsi" w:cstheme="minorHAnsi"/>
          <w:color w:val="000000" w:themeColor="text1"/>
        </w:rPr>
        <w:t xml:space="preserve"> και των άλλων </w:t>
      </w:r>
      <w:proofErr w:type="spellStart"/>
      <w:r w:rsidRPr="00021283">
        <w:rPr>
          <w:rFonts w:asciiTheme="minorHAnsi" w:hAnsiTheme="minorHAnsi" w:cstheme="minorHAnsi"/>
          <w:color w:val="000000" w:themeColor="text1"/>
        </w:rPr>
        <w:t>κρυπτονομισμάτων</w:t>
      </w:r>
      <w:proofErr w:type="spellEnd"/>
      <w:r w:rsidRPr="00021283">
        <w:rPr>
          <w:rFonts w:asciiTheme="minorHAnsi" w:hAnsiTheme="minorHAnsi" w:cstheme="minorHAnsi"/>
          <w:color w:val="000000" w:themeColor="text1"/>
        </w:rPr>
        <w:t xml:space="preserve">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commentRangeStart w:id="442"/>
      <w:del w:id="884" w:author="ProofreadAI" w:date="2026-02-23T15:51:42.322780Z">
        <w:r>
          <w:rPr>
            <w:rFonts w:cstheme="minorHAnsi"/>
            <w:color w:val="000000" w:themeColor="text1"/>
          </w:rPr>
          <w:delText xml:space="preserve">Πολυτεχνείου Κρήτης Εργαστήριο</w:delText>
        </w:r>
      </w:del>
      <w:ins w:id="885" w:author="ProofreadAI" w:date="2026-02-23T15:51:42.322780Z">
        <w:r>
          <w:rPr>
            <w:rFonts w:cstheme="minorHAnsi"/>
            <w:color w:val="000000" w:themeColor="text1"/>
          </w:rPr>
          <w:t xml:space="preserve">Πολυτεχνείου Κρήτης, Εργαστήριο</w:t>
        </w:r>
      </w:ins>
      <w:commentRangeEnd w:id="442"/>
      <w:r>
        <w:commentReference w:id="442"/>
      </w:r>
      <w:r>
        <w:rPr>
          <w:rFonts w:cstheme="minorHAnsi"/>
          <w:color w:val="000000" w:themeColor="text1"/>
        </w:rPr>
        <w:t xml:space="preserve">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w:t>
      </w:r>
      <w:proofErr w:type="spellStart"/>
      <w:r w:rsidRPr="00021283">
        <w:rPr>
          <w:rFonts w:asciiTheme="minorHAnsi" w:hAnsiTheme="minorHAnsi" w:cstheme="minorHAnsi"/>
          <w:color w:val="000000"/>
        </w:rPr>
        <w:t>ρεαλιστικότητα</w:t>
      </w:r>
      <w:proofErr w:type="spellEnd"/>
      <w:r w:rsidRPr="00021283">
        <w:rPr>
          <w:rFonts w:asciiTheme="minorHAnsi" w:hAnsiTheme="minorHAnsi" w:cstheme="minorHAnsi"/>
          <w:color w:val="000000"/>
        </w:rPr>
        <w:t>.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w:t>
      </w:r>
      <w:commentRangeStart w:id="443"/>
      <w:del w:id="886" w:author="ProofreadAI" w:date="2026-02-23T15:51:42.322780Z">
        <w:r>
          <w:rPr>
            <w:rFonts w:asciiTheme="minorHAnsi" w:hAnsiTheme="minorHAnsi" w:cstheme="minorHAnsi"/>
            <w:color w:val="000000"/>
          </w:rPr>
          <w:delText xml:space="preserve">τιμών και μείωση των κερδών των εξαγωγικών επιχειρήσεων και αυστηρούς</w:delText>
        </w:r>
      </w:del>
      <w:ins w:id="887" w:author="ProofreadAI" w:date="2026-02-23T15:51:42.322780Z">
        <w:r>
          <w:rPr>
            <w:rFonts w:asciiTheme="minorHAnsi" w:hAnsiTheme="minorHAnsi" w:cstheme="minorHAnsi"/>
            <w:color w:val="000000"/>
          </w:rPr>
          <w:t xml:space="preserve">τιμών, μείωση των κερδών των εξαγωγικών επιχειρήσεων και αυστηρούς</w:t>
        </w:r>
      </w:ins>
      <w:commentRangeEnd w:id="443"/>
      <w:r>
        <w:commentReference w:id="443"/>
      </w:r>
      <w:r>
        <w:rPr>
          <w:rFonts w:asciiTheme="minorHAnsi" w:hAnsiTheme="minorHAnsi" w:cstheme="minorHAnsi"/>
          <w:color w:val="000000"/>
        </w:rPr>
        <w:t xml:space="preserve">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w:t>
      </w:r>
      <w:proofErr w:type="spellStart"/>
      <w:r w:rsidRPr="00021283">
        <w:rPr>
          <w:rFonts w:asciiTheme="minorHAnsi" w:hAnsiTheme="minorHAnsi" w:cstheme="minorHAnsi"/>
          <w:color w:val="000000"/>
        </w:rPr>
        <w:t>decoupling</w:t>
      </w:r>
      <w:proofErr w:type="spellEnd"/>
      <w:r w:rsidRPr="00021283">
        <w:rPr>
          <w:rFonts w:asciiTheme="minorHAnsi" w:hAnsiTheme="minorHAnsi" w:cstheme="minorHAnsi"/>
          <w:color w:val="000000"/>
        </w:rPr>
        <w:t>)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w:t>
      </w:r>
      <w:commentRangeStart w:id="444"/>
      <w:del w:id="888" w:author="ProofreadAI" w:date="2026-02-23T15:51:42.322780Z">
        <w:r>
          <w:rPr>
            <w:rFonts w:asciiTheme="minorHAnsi" w:hAnsiTheme="minorHAnsi" w:cstheme="minorHAnsi"/>
            <w:color w:val="000000" w:themeColor="text1"/>
          </w:rPr>
          <w:delText xml:space="preserve">Α’ παγκόσμιο πόλεμο</w:delText>
        </w:r>
      </w:del>
      <w:ins w:id="889" w:author="ProofreadAI" w:date="2026-02-23T15:51:42.322780Z">
        <w:r>
          <w:rPr>
            <w:rFonts w:asciiTheme="minorHAnsi" w:hAnsiTheme="minorHAnsi" w:cstheme="minorHAnsi"/>
            <w:color w:val="000000" w:themeColor="text1"/>
          </w:rPr>
          <w:t xml:space="preserve">Α΄ Παγκόσμιο Πόλεμο</w:t>
        </w:r>
      </w:ins>
      <w:commentRangeEnd w:id="444"/>
      <w:r>
        <w:commentReference w:id="444"/>
      </w:r>
      <w:r>
        <w:rPr>
          <w:rFonts w:asciiTheme="minorHAnsi" w:hAnsiTheme="minorHAnsi" w:cstheme="minorHAnsi"/>
          <w:color w:val="000000" w:themeColor="text1"/>
        </w:rPr>
        <w:t xml:space="preserve"> άρχισε να υποκαθιστά τις εισαγωγές των ΗΠΑ από τη δική της βιομηχανία.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w:t>
      </w:r>
      <w:proofErr w:type="spellStart"/>
      <w:r w:rsidRPr="00021283">
        <w:rPr>
          <w:rFonts w:asciiTheme="minorHAnsi" w:hAnsiTheme="minorHAnsi" w:cstheme="minorHAnsi"/>
          <w:color w:val="000000" w:themeColor="text1"/>
        </w:rPr>
        <w:t>στοχευμένες</w:t>
      </w:r>
      <w:proofErr w:type="spellEnd"/>
      <w:r w:rsidRPr="00021283">
        <w:rPr>
          <w:rFonts w:asciiTheme="minorHAnsi" w:hAnsiTheme="minorHAnsi" w:cstheme="minorHAnsi"/>
          <w:color w:val="000000" w:themeColor="text1"/>
        </w:rPr>
        <w:t xml:space="preserve">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w:t>
      </w:r>
      <w:r w:rsidR="00A012F2">
        <w:rPr>
          <w:rFonts w:asciiTheme="minorHAnsi" w:hAnsiTheme="minorHAnsi" w:cstheme="minorHAnsi"/>
          <w:color w:val="000000"/>
        </w:rPr>
        <w:t xml:space="preserve"> </w:t>
      </w:r>
      <w:r w:rsidRPr="00021283">
        <w:rPr>
          <w:rFonts w:asciiTheme="minorHAnsi" w:hAnsiTheme="minorHAnsi" w:cstheme="minorHAnsi"/>
          <w:color w:val="000000"/>
        </w:rPr>
        <w:t>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w:t>
      </w:r>
      <w:proofErr w:type="spellStart"/>
      <w:r w:rsidRPr="00021283">
        <w:rPr>
          <w:rFonts w:asciiTheme="minorHAnsi" w:hAnsiTheme="minorHAnsi" w:cstheme="minorHAnsi"/>
          <w:color w:val="000000"/>
        </w:rPr>
        <w:t>Σι</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Τζινπίνγκ</w:t>
      </w:r>
      <w:proofErr w:type="spellEnd"/>
      <w:r w:rsidRPr="00021283">
        <w:rPr>
          <w:rFonts w:asciiTheme="minorHAnsi" w:hAnsiTheme="minorHAnsi" w:cstheme="minorHAnsi"/>
          <w:color w:val="000000"/>
        </w:rPr>
        <w:t xml:space="preserve">, σε ορισμένες κινήσεις έχει εμφανιστεί να υποστηρίζει τέτοιες προσεγγίσεις, μεταξύ άλλων με τις πρόσφατες αλλαγές στην κορυφή του στρατιωτικού </w:t>
      </w:r>
      <w:commentRangeStart w:id="445"/>
      <w:del w:id="890" w:author="ProofreadAI" w:date="2026-02-23T15:51:42.322780Z">
        <w:r>
          <w:rPr>
            <w:rFonts w:asciiTheme="minorHAnsi" w:hAnsiTheme="minorHAnsi" w:cstheme="minorHAnsi"/>
            <w:color w:val="000000"/>
          </w:rPr>
          <w:delText xml:space="preserve">επιτελείου αντικαθιστώντας</w:delText>
        </w:r>
      </w:del>
      <w:ins w:id="891" w:author="ProofreadAI" w:date="2026-02-23T15:51:42.322780Z">
        <w:r>
          <w:rPr>
            <w:rFonts w:asciiTheme="minorHAnsi" w:hAnsiTheme="minorHAnsi" w:cstheme="minorHAnsi"/>
            <w:color w:val="000000"/>
          </w:rPr>
          <w:t xml:space="preserve">επιτελείου, αντικαθιστώντας</w:t>
        </w:r>
      </w:ins>
      <w:commentRangeEnd w:id="445"/>
      <w:r>
        <w:commentReference w:id="445"/>
      </w:r>
      <w:r>
        <w:rPr>
          <w:rFonts w:asciiTheme="minorHAnsi" w:hAnsiTheme="minorHAnsi" w:cstheme="minorHAnsi"/>
          <w:color w:val="000000"/>
        </w:rPr>
        <w:t xml:space="preserve"> 9 στρατηγούς και 6 ναυάρχους που ήταν υπέρ της εισβολής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μειώνοντας τις ασκήσεις αποκλεισμού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commentRangeStart w:id="446"/>
      <w:del w:id="892" w:author="ProofreadAI" w:date="2026-02-23T15:51:42.322780Z">
        <w:r>
          <w:rPr>
            <w:rFonts w:asciiTheme="minorHAnsi" w:hAnsiTheme="minorHAnsi" w:cstheme="minorHAnsi"/>
            <w:color w:val="000000"/>
          </w:rPr>
          <w:delText xml:space="preserve">στα πλαίσια</w:delText>
        </w:r>
      </w:del>
      <w:ins w:id="893" w:author="ProofreadAI" w:date="2026-02-23T15:51:42.322780Z">
        <w:r>
          <w:rPr>
            <w:rFonts w:asciiTheme="minorHAnsi" w:hAnsiTheme="minorHAnsi" w:cstheme="minorHAnsi"/>
            <w:color w:val="000000"/>
          </w:rPr>
          <w:t xml:space="preserve">στο πλαίσιο</w:t>
        </w:r>
      </w:ins>
      <w:commentRangeEnd w:id="446"/>
      <w:r>
        <w:commentReference w:id="446"/>
      </w:r>
      <w:r>
        <w:rPr>
          <w:rFonts w:asciiTheme="minorHAnsi" w:hAnsiTheme="minorHAnsi" w:cstheme="minorHAnsi"/>
          <w:color w:val="000000"/>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w:t>
      </w:r>
      <w:commentRangeStart w:id="447"/>
      <w:del w:id="894" w:author="ProofreadAI" w:date="2026-02-23T15:51:42.322780Z">
        <w:r>
          <w:rPr>
            <w:rFonts w:asciiTheme="minorHAnsi" w:hAnsiTheme="minorHAnsi" w:cstheme="minorHAnsi"/>
            <w:color w:val="000000"/>
          </w:rPr>
          <w:delText xml:space="preserve">ευκαιρία αλλά και ο κίνδυνος οι ΗΠΑ</w:delText>
        </w:r>
      </w:del>
      <w:ins w:id="895" w:author="ProofreadAI" w:date="2026-02-23T15:51:42.322780Z">
        <w:r>
          <w:rPr>
            <w:rFonts w:asciiTheme="minorHAnsi" w:hAnsiTheme="minorHAnsi" w:cstheme="minorHAnsi"/>
            <w:color w:val="000000"/>
          </w:rPr>
          <w:t xml:space="preserve">ευκαιρία, αλλά και ο κίνδυνος, οι ΗΠΑ</w:t>
        </w:r>
      </w:ins>
      <w:commentRangeEnd w:id="447"/>
      <w:r>
        <w:commentReference w:id="447"/>
      </w:r>
      <w:r>
        <w:rPr>
          <w:rFonts w:asciiTheme="minorHAnsi" w:hAnsiTheme="minorHAnsi" w:cstheme="minorHAnsi"/>
          <w:color w:val="000000"/>
        </w:rPr>
        <w:t xml:space="preserve">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w:t>
      </w:r>
      <w:proofErr w:type="spellStart"/>
      <w:r w:rsidRPr="00021283">
        <w:rPr>
          <w:rFonts w:cstheme="minorHAnsi"/>
          <w:color w:val="000000" w:themeColor="text1"/>
        </w:rPr>
        <w:t>τρισ</w:t>
      </w:r>
      <w:proofErr w:type="spellEnd"/>
      <w:r w:rsidRPr="00021283">
        <w:rPr>
          <w:rFonts w:cstheme="minorHAnsi"/>
          <w:color w:val="000000" w:themeColor="text1"/>
        </w:rPr>
        <w:t>.),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w:t>
      </w:r>
      <w:r w:rsidR="00A012F2">
        <w:rPr>
          <w:rFonts w:cstheme="minorHAnsi"/>
          <w:color w:val="000000" w:themeColor="text1"/>
        </w:rPr>
        <w:t xml:space="preserve"> </w:t>
      </w:r>
      <w:r w:rsidRPr="00021283">
        <w:rPr>
          <w:rFonts w:cstheme="minorHAnsi"/>
          <w:color w:val="000000" w:themeColor="text1"/>
        </w:rPr>
        <w:t>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w:t>
      </w:r>
      <w:r w:rsidR="00A012F2">
        <w:rPr>
          <w:rFonts w:cstheme="minorHAnsi"/>
          <w:color w:val="000000" w:themeColor="text1"/>
        </w:rPr>
        <w:t xml:space="preserve"> </w:t>
      </w:r>
      <w:r w:rsidRPr="00021283">
        <w:rPr>
          <w:rFonts w:cstheme="minorHAnsi"/>
          <w:color w:val="000000" w:themeColor="text1"/>
        </w:rPr>
        <w:t>στερούσαν</w:t>
      </w:r>
      <w:r w:rsidR="00A012F2">
        <w:rPr>
          <w:rFonts w:cstheme="minorHAnsi"/>
          <w:color w:val="000000" w:themeColor="text1"/>
        </w:rPr>
        <w:t xml:space="preserve"> </w:t>
      </w:r>
      <w:r w:rsidRPr="00021283">
        <w:rPr>
          <w:rFonts w:cstheme="minorHAnsi"/>
          <w:color w:val="000000" w:themeColor="text1"/>
        </w:rPr>
        <w:t>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w:t>
      </w:r>
      <w:r w:rsidR="00A012F2">
        <w:rPr>
          <w:rFonts w:cstheme="minorHAnsi"/>
          <w:color w:val="000000" w:themeColor="text1"/>
        </w:rPr>
        <w:t xml:space="preserve">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w:t>
      </w:r>
      <w:commentRangeStart w:id="448"/>
      <w:del w:id="896" w:author="ProofreadAI" w:date="2026-02-23T15:51:42.322780Z">
        <w:r>
          <w:rPr>
            <w:rFonts w:eastAsia="Times New Roman" w:cstheme="minorHAnsi"/>
            <w:color w:val="000000"/>
          </w:rPr>
          <w:delText xml:space="preserve">Ρωσίας της Κίνας</w:delText>
        </w:r>
      </w:del>
      <w:ins w:id="897" w:author="ProofreadAI" w:date="2026-02-23T15:51:42.322780Z">
        <w:r>
          <w:rPr>
            <w:rFonts w:eastAsia="Times New Roman" w:cstheme="minorHAnsi"/>
            <w:color w:val="000000"/>
          </w:rPr>
          <w:t xml:space="preserve">Ρωσίας, της Κίνας</w:t>
        </w:r>
      </w:ins>
      <w:commentRangeEnd w:id="448"/>
      <w:r>
        <w:commentReference w:id="448"/>
      </w:r>
      <w:r>
        <w:rPr>
          <w:rFonts w:eastAsia="Times New Roman" w:cstheme="minorHAnsi"/>
          <w:color w:val="000000"/>
        </w:rPr>
        <w:t xml:space="preserve">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w:t>
      </w:r>
      <w:r w:rsidR="00A012F2">
        <w:rPr>
          <w:rFonts w:cstheme="minorHAnsi"/>
          <w:color w:val="000000"/>
        </w:rPr>
        <w:t xml:space="preserve"> </w:t>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w:t>
      </w:r>
      <w:proofErr w:type="spellStart"/>
      <w:r w:rsidRPr="00021283">
        <w:rPr>
          <w:rFonts w:eastAsia="Times New Roman" w:cstheme="minorHAnsi"/>
          <w:color w:val="000000" w:themeColor="text1"/>
          <w:kern w:val="0"/>
          <w:lang w:eastAsia="en-GB"/>
          <w14:ligatures w14:val="none"/>
        </w:rPr>
        <w:t>απεξαρτηθεί</w:t>
      </w:r>
      <w:proofErr w:type="spellEnd"/>
      <w:r w:rsidRPr="00021283">
        <w:rPr>
          <w:rFonts w:eastAsia="Times New Roman" w:cstheme="minorHAnsi"/>
          <w:color w:val="000000" w:themeColor="text1"/>
          <w:kern w:val="0"/>
          <w:lang w:eastAsia="en-GB"/>
          <w14:ligatures w14:val="none"/>
        </w:rPr>
        <w:t xml:space="preserve">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w:t>
      </w:r>
      <w:commentRangeStart w:id="449"/>
      <w:del w:id="898" w:author="ProofreadAI" w:date="2026-02-23T15:51:42.322780Z">
        <w:r>
          <w:rPr>
            <w:rFonts w:eastAsia="Times New Roman" w:cstheme="minorHAnsi"/>
            <w:color w:val="000000" w:themeColor="text1"/>
            <w:kern w:val="0"/>
            <w:lang w:eastAsia="en-GB"/>
            <w14:ligatures w14:val="none"/>
          </w:rPr>
          <w:delText xml:space="preserve">εποφθαλμιά</w:delText>
        </w:r>
      </w:del>
      <w:ins w:id="899" w:author="ProofreadAI" w:date="2026-02-23T15:51:42.322780Z">
        <w:r>
          <w:rPr>
            <w:rFonts w:eastAsia="Times New Roman" w:cstheme="minorHAnsi"/>
            <w:color w:val="000000" w:themeColor="text1"/>
            <w:kern w:val="0"/>
            <w:lang w:eastAsia="en-GB"/>
            <w14:ligatures w14:val="none"/>
          </w:rPr>
          <w:t xml:space="preserve">εποφθαλμιεί</w:t>
        </w:r>
      </w:ins>
      <w:commentRangeEnd w:id="449"/>
      <w:r>
        <w:commentReference w:id="449"/>
      </w:r>
      <w:r>
        <w:rPr>
          <w:rFonts w:eastAsia="Times New Roman" w:cstheme="minorHAnsi"/>
          <w:color w:val="000000" w:themeColor="text1"/>
          <w:kern w:val="0"/>
          <w:lang w:eastAsia="en-GB"/>
          <w14:ligatures w14:val="none"/>
        </w:rPr>
        <w:t xml:space="preserve"> 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στην οποία βρήκαν καταφύγιο ένα μέρος των Κινέζων το 1949 μετά τον εμφύλιο πόλεμο για να γλιτώσουν την ζωή τους. Η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w:t>
      </w:r>
      <w:r w:rsidRPr="00021283">
        <w:rPr>
          <w:rFonts w:eastAsia="Times New Roman" w:cstheme="minorHAnsi"/>
          <w:color w:val="000000" w:themeColor="text1"/>
          <w:kern w:val="0"/>
          <w:lang w:eastAsia="en-GB"/>
          <w14:ligatures w14:val="none"/>
        </w:rPr>
        <w:lastRenderedPageBreak/>
        <w:t xml:space="preserve">εξαγωγές την κάνουν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w:t>
      </w:r>
      <w:commentRangeStart w:id="450"/>
      <w:del w:id="900" w:author="ProofreadAI" w:date="2026-02-23T15:51:42.322780Z">
        <w:r>
          <w:rPr>
            <w:rFonts w:eastAsia="Times New Roman" w:cstheme="minorHAnsi"/>
            <w:color w:val="000000" w:themeColor="text1"/>
            <w:kern w:val="0"/>
            <w:lang w:eastAsia="en-GB"/>
            <w14:ligatures w14:val="none"/>
          </w:rPr>
          <w:delText xml:space="preserve">οι ΗΠΑ όπου</w:delText>
        </w:r>
      </w:del>
      <w:ins w:id="901" w:author="ProofreadAI" w:date="2026-02-23T15:51:42.322780Z">
        <w:r>
          <w:rPr>
            <w:rFonts w:eastAsia="Times New Roman" w:cstheme="minorHAnsi"/>
            <w:color w:val="000000" w:themeColor="text1"/>
            <w:kern w:val="0"/>
            <w:lang w:eastAsia="en-GB"/>
            <w14:ligatures w14:val="none"/>
          </w:rPr>
          <w:t xml:space="preserve">οι ΗΠΑ, όπου</w:t>
        </w:r>
      </w:ins>
      <w:commentRangeEnd w:id="450"/>
      <w:r>
        <w:commentReference w:id="450"/>
      </w:r>
      <w:r>
        <w:rPr>
          <w:rFonts w:eastAsia="Times New Roman" w:cstheme="minorHAnsi"/>
          <w:color w:val="000000" w:themeColor="text1"/>
          <w:kern w:val="0"/>
          <w:lang w:eastAsia="en-GB"/>
          <w14:ligatures w14:val="none"/>
        </w:rPr>
        <w:t xml:space="preserve">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της οικονομίας της (η Ιαπωνία τα τελευταία 30 χρόνια δεν έχει σχεδόν καθόλου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προωθούν ως την επόμενη «Κίνα» τις χώρες της Λατινικής Αμερικής αφού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proofErr w:type="spellStart"/>
      <w:r w:rsidRPr="00021283">
        <w:rPr>
          <w:rFonts w:cstheme="minorHAnsi"/>
          <w:color w:val="000000"/>
        </w:rPr>
        <w:t>ανατίθεται</w:t>
      </w:r>
      <w:r w:rsidRPr="00021283">
        <w:rPr>
          <w:rFonts w:cstheme="minorHAnsi"/>
          <w:b/>
          <w:bCs/>
          <w:color w:val="000000"/>
        </w:rPr>
        <w:t>η</w:t>
      </w:r>
      <w:proofErr w:type="spellEnd"/>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w:t>
      </w:r>
      <w:r w:rsidR="00A012F2">
        <w:rPr>
          <w:rFonts w:cstheme="minorHAnsi"/>
          <w:color w:val="000000"/>
        </w:rPr>
        <w:t xml:space="preserve"> </w:t>
      </w:r>
      <w:r w:rsidRPr="00021283">
        <w:rPr>
          <w:rFonts w:cstheme="minorHAnsi"/>
          <w:color w:val="000000"/>
        </w:rPr>
        <w:t xml:space="preserve">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w:t>
      </w:r>
      <w:proofErr w:type="spellStart"/>
      <w:r w:rsidRPr="00021283">
        <w:rPr>
          <w:rFonts w:cstheme="minorHAnsi"/>
          <w:color w:val="000000"/>
        </w:rPr>
        <w:t>Ερντογάν</w:t>
      </w:r>
      <w:proofErr w:type="spellEnd"/>
      <w:r w:rsidRPr="00021283">
        <w:rPr>
          <w:rFonts w:cstheme="minorHAnsi"/>
          <w:color w:val="000000"/>
        </w:rPr>
        <w:t xml:space="preserve">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 xml:space="preserve">Πίστευε πως η Δύση δεν είχε άλλη επιλογή παρά οι προμήθειές της να περνούν από την </w:t>
      </w:r>
      <w:proofErr w:type="spellStart"/>
      <w:r w:rsidRPr="00021283">
        <w:rPr>
          <w:rFonts w:cstheme="minorHAnsi"/>
          <w:color w:val="000000" w:themeColor="text1"/>
        </w:rPr>
        <w:t>Ανατολία</w:t>
      </w:r>
      <w:proofErr w:type="spellEnd"/>
      <w:r w:rsidRPr="00021283">
        <w:rPr>
          <w:rFonts w:cstheme="minorHAnsi"/>
          <w:color w:val="000000" w:themeColor="text1"/>
        </w:rPr>
        <w:t>.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w:t>
      </w:r>
      <w:r w:rsidR="00A012F2">
        <w:rPr>
          <w:rFonts w:cstheme="minorHAnsi"/>
        </w:rPr>
        <w:t xml:space="preserve"> </w:t>
      </w:r>
      <w:r w:rsidRPr="00021283">
        <w:rPr>
          <w:rFonts w:cstheme="minorHAnsi"/>
        </w:rPr>
        <w:t xml:space="preserve">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t xml:space="preserve">αντιμετωπιστούν οι τωρινοί αυταρχικοί </w:t>
      </w:r>
      <w:commentRangeStart w:id="451"/>
      <w:del w:id="902" w:author="ProofreadAI" w:date="2026-02-23T15:51:42.322780Z">
        <w:r>
          <w:rPr>
            <w:rFonts w:cstheme="minorHAnsi"/>
          </w:rPr>
          <w:delText xml:space="preserve">ηγέτες αλλά</w:delText>
        </w:r>
      </w:del>
      <w:ins w:id="903" w:author="ProofreadAI" w:date="2026-02-23T15:51:42.322780Z">
        <w:r>
          <w:rPr>
            <w:rFonts w:cstheme="minorHAnsi"/>
          </w:rPr>
          <w:t xml:space="preserve">ηγέτες, αλλά</w:t>
        </w:r>
      </w:ins>
      <w:commentRangeEnd w:id="451"/>
      <w:r>
        <w:commentReference w:id="451"/>
      </w:r>
      <w:r>
        <w:rPr>
          <w:rFonts w:cstheme="minorHAnsi"/>
        </w:rPr>
        <w:t xml:space="preserve">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ProofreadAI" w:date="2026-02-23T15:51:42.322780Z" w:initials="AI">
    <w:p>
      <w:pPr>
        <w:pStyle w:val="CommentText"/>
      </w:pPr>
      <w:r>
        <w:rPr>
          <w:rStyle w:val="CommentReference"/>
        </w:rPr>
        <w:annotationRef/>
      </w:r>
      <w:r>
        <w:t>[core] Ορθογραφικό λάθος: το 'Ο' πρέπει να είναι κεφαλαίο με τόνο.</w:t>
      </w:r>
    </w:p>
  </w:comment>
  <w:comment w:id="1" w:author="ProofreadAI" w:date="2026-02-23T15:51:42.322780Z" w:initials="AI">
    <w:p>
      <w:pPr>
        <w:pStyle w:val="CommentText"/>
      </w:pPr>
      <w:r>
        <w:rPr>
          <w:rStyle w:val="CommentReference"/>
        </w:rPr>
        <w:annotationRef/>
      </w:r>
      <w:r>
        <w:t>[core] Σε τυπικό ελληνικό κείμενο προτιμάται η λέξη 'και' αντί του αγγλικού συμβόλου.</w:t>
      </w:r>
    </w:p>
  </w:comment>
  <w:comment w:id="2" w:author="ProofreadAI" w:date="2026-02-23T15:51:42.322780Z" w:initials="AI">
    <w:p>
      <w:pPr>
        <w:pStyle w:val="CommentText"/>
      </w:pPr>
      <w:r>
        <w:rPr>
          <w:rStyle w:val="CommentReference"/>
        </w:rPr>
        <w:annotationRef/>
      </w:r>
      <w:r>
        <w:t>[core] Στάνταρ στίξη για την συντομογραφία 'κλπ'.</w:t>
      </w:r>
    </w:p>
  </w:comment>
  <w:comment w:id="3" w:author="ProofreadAI" w:date="2026-02-23T15:51:42.322780Z" w:initials="AI">
    <w:p>
      <w:pPr>
        <w:pStyle w:val="CommentText"/>
      </w:pPr>
      <w:r>
        <w:rPr>
          <w:rStyle w:val="CommentReference"/>
        </w:rPr>
        <w:annotationRef/>
      </w:r>
      <w:r>
        <w:t>[core] Λείπει κόμμα για σωστό διαχωρισμό στοιχείων λίστας.</w:t>
      </w:r>
    </w:p>
  </w:comment>
  <w:comment w:id="4" w:author="ProofreadAI" w:date="2026-02-23T15:51:42.322780Z" w:initials="AI">
    <w:p>
      <w:pPr>
        <w:pStyle w:val="CommentText"/>
      </w:pPr>
      <w:r>
        <w:rPr>
          <w:rStyle w:val="CommentReference"/>
        </w:rPr>
        <w:annotationRef/>
      </w:r>
      <w:r>
        <w:t>[core] Στάνταρ στίξη για την συντομογραφία 'κλπ'.</w:t>
      </w:r>
    </w:p>
  </w:comment>
  <w:comment w:id="5" w:author="ProofreadAI" w:date="2026-02-23T15:51:42.322780Z" w:initials="AI">
    <w:p>
      <w:pPr>
        <w:pStyle w:val="CommentText"/>
      </w:pPr>
      <w:r>
        <w:rPr>
          <w:rStyle w:val="CommentReference"/>
        </w:rPr>
        <w:annotationRef/>
      </w:r>
      <w:r>
        <w:t>[core] Λείπει κόμμα πριν από τον εκδότη για σωστή στίξη.</w:t>
      </w:r>
    </w:p>
  </w:comment>
  <w:comment w:id="6" w:author="ProofreadAI" w:date="2026-02-23T15:51:42.322780Z" w:initials="AI">
    <w:p>
      <w:pPr>
        <w:pStyle w:val="CommentText"/>
      </w:pPr>
      <w:r>
        <w:rPr>
          <w:rStyle w:val="CommentReference"/>
        </w:rPr>
        <w:annotationRef/>
      </w:r>
      <w:r>
        <w:t>[core] Γραμματική/σύνταξη: λείπει οριστικό άρθρο γενικής «των» για ορθή σύνδεση με τα ονόματα χωρών.</w:t>
      </w:r>
    </w:p>
  </w:comment>
  <w:comment w:id="7" w:author="ProofreadAI" w:date="2026-02-23T15:51:42.322780Z" w:initials="AI">
    <w:p>
      <w:pPr>
        <w:pStyle w:val="CommentText"/>
      </w:pPr>
      <w:r>
        <w:rPr>
          <w:rStyle w:val="CommentReference"/>
        </w:rPr>
        <w:annotationRef/>
      </w:r>
      <w:r>
        <w:t>[core] Η παρενθετική φράση «μεταξύ άλλων» απαιτεί κόμμα πριν από την επόμενη λέξη για σωστή στίξη και σαφήνεια.</w:t>
      </w:r>
    </w:p>
  </w:comment>
  <w:comment w:id="8" w:author="ProofreadAI" w:date="2026-02-23T15:51:42.322780Z" w:initials="AI">
    <w:p>
      <w:pPr>
        <w:pStyle w:val="CommentText"/>
      </w:pPr>
      <w:r>
        <w:rPr>
          <w:rStyle w:val="CommentReference"/>
        </w:rPr>
        <w:annotationRef/>
      </w:r>
      <w:r>
        <w:t>[core] «Συντελεστής» είναι μαθηματικός όρος και δεν ταιριάζει στο context (εννοείται stakeholder/practitioner βάσει παραδειγμάτων· ταιριάζει με άλλους αγγλικούς όρους όπως «de-risking», «reasoning ΤΝ»· μηδενική αλλαγή νοήματος).</w:t>
      </w:r>
    </w:p>
  </w:comment>
  <w:comment w:id="9" w:author="ProofreadAI" w:date="2026-02-23T15:51:42.322780Z" w:initials="AI">
    <w:p>
      <w:pPr>
        <w:pStyle w:val="CommentText"/>
      </w:pPr>
      <w:r>
        <w:rPr>
          <w:rStyle w:val="CommentReference"/>
        </w:rPr>
        <w:annotationRef/>
      </w:r>
      <w:r>
        <w:t>[core] Προσθήκη εισαγωγικών σύμφωνα με τους κανόνες στίξης για τίτλους έργων.</w:t>
      </w:r>
    </w:p>
  </w:comment>
  <w:comment w:id="10" w:author="ProofreadAI" w:date="2026-02-23T15:51:42.322780Z" w:initials="AI">
    <w:p>
      <w:pPr>
        <w:pStyle w:val="CommentText"/>
      </w:pPr>
      <w:r>
        <w:rPr>
          <w:rStyle w:val="CommentReference"/>
        </w:rPr>
        <w:annotationRef/>
      </w:r>
      <w:r>
        <w:t>[core] Προσθήκη εισαγωγικών σύμφωνα με τους κανόνες στίξης για τίτλους έργων.</w:t>
      </w:r>
    </w:p>
  </w:comment>
  <w:comment w:id="11" w:author="ProofreadAI" w:date="2026-02-23T15:51:42.322780Z" w:initials="AI">
    <w:p>
      <w:pPr>
        <w:pStyle w:val="CommentText"/>
      </w:pPr>
      <w:r>
        <w:rPr>
          <w:rStyle w:val="CommentReference"/>
        </w:rPr>
        <w:annotationRef/>
      </w:r>
      <w:r>
        <w:t>[core] Γραμματική διόρθωση: απαιτούνται τα οριστικά άρθρα πριν από τα ονόματα τόπων 'Ευρώπη' και 'Αμερική'.</w:t>
      </w:r>
    </w:p>
  </w:comment>
  <w:comment w:id="12" w:author="ProofreadAI" w:date="2026-02-23T15:51:42.322780Z" w:initials="AI">
    <w:p>
      <w:pPr>
        <w:pStyle w:val="CommentText"/>
      </w:pPr>
      <w:r>
        <w:rPr>
          <w:rStyle w:val="CommentReference"/>
        </w:rPr>
        <w:annotationRef/>
      </w:r>
      <w:r>
        <w:t>[core] Ορθογραφικό λάθος: λείπει τόνος και σωστή διαχωρισμός διπλού 'ρρ'.</w:t>
      </w:r>
    </w:p>
  </w:comment>
  <w:comment w:id="13" w:author="ProofreadAI" w:date="2026-02-23T15:51:42.322780Z" w:initials="AI">
    <w:p>
      <w:pPr>
        <w:pStyle w:val="CommentText"/>
      </w:pPr>
      <w:r>
        <w:rPr>
          <w:rStyle w:val="CommentReference"/>
        </w:rPr>
        <w:annotationRef/>
      </w:r>
      <w:r>
        <w:t>[core] Γραμματικό λάθος: απαιτείται οριστικό άρθρο για σωστή σύνταξη.</w:t>
      </w:r>
    </w:p>
  </w:comment>
  <w:comment w:id="14" w:author="ProofreadAI" w:date="2026-02-23T15:51:42.322780Z" w:initials="AI">
    <w:p>
      <w:pPr>
        <w:pStyle w:val="CommentText"/>
      </w:pPr>
      <w:r>
        <w:rPr>
          <w:rStyle w:val="CommentReference"/>
        </w:rPr>
        <w:annotationRef/>
      </w:r>
      <w:r>
        <w:t>[core] Γραμματικό λάθος: απαιτείται μορφή 'στην' πριν από φωνήεν.</w:t>
      </w:r>
    </w:p>
  </w:comment>
  <w:comment w:id="15" w:author="ProofreadAI" w:date="2026-02-23T15:51:42.322780Z" w:initials="AI">
    <w:p>
      <w:pPr>
        <w:pStyle w:val="CommentText"/>
      </w:pPr>
      <w:r>
        <w:rPr>
          <w:rStyle w:val="CommentReference"/>
        </w:rPr>
        <w:annotationRef/>
      </w:r>
      <w:r>
        <w:t>[core] Ορθογραφία</w:t>
      </w:r>
    </w:p>
  </w:comment>
  <w:comment w:id="16" w:author="ProofreadAI" w:date="2026-02-23T15:51:42.322780Z" w:initials="AI">
    <w:p>
      <w:pPr>
        <w:pStyle w:val="CommentText"/>
      </w:pPr>
      <w:r>
        <w:rPr>
          <w:rStyle w:val="CommentReference"/>
        </w:rPr>
        <w:annotationRef/>
      </w:r>
      <w:r>
        <w:t>[core] Ορθογραφικός και τονισμός λάθος στη γενική πληθυντικού.</w:t>
      </w:r>
    </w:p>
  </w:comment>
  <w:comment w:id="17" w:author="ProofreadAI" w:date="2026-02-23T15:51:42.322780Z" w:initials="AI">
    <w:p>
      <w:pPr>
        <w:pStyle w:val="CommentText"/>
      </w:pPr>
      <w:r>
        <w:rPr>
          <w:rStyle w:val="CommentReference"/>
        </w:rPr>
        <w:annotationRef/>
      </w:r>
      <w:r>
        <w:t>[core] Λάθος στίξη: αχρείαστο διάστημα πριν από την τελεία.</w:t>
      </w:r>
    </w:p>
  </w:comment>
  <w:comment w:id="18" w:author="ProofreadAI" w:date="2026-02-23T15:51:42.322780Z" w:initials="AI">
    <w:p>
      <w:pPr>
        <w:pStyle w:val="CommentText"/>
      </w:pPr>
      <w:r>
        <w:rPr>
          <w:rStyle w:val="CommentReference"/>
        </w:rPr>
        <w:annotationRef/>
      </w:r>
      <w:r>
        <w:t>[core] Γραμματική περίπτωση (αιτιατική)</w:t>
      </w:r>
    </w:p>
  </w:comment>
  <w:comment w:id="19" w:author="ProofreadAI" w:date="2026-02-23T15:51:42.322780Z" w:initials="AI">
    <w:p>
      <w:pPr>
        <w:pStyle w:val="CommentText"/>
      </w:pPr>
      <w:r>
        <w:rPr>
          <w:rStyle w:val="CommentReference"/>
        </w:rPr>
        <w:annotationRef/>
      </w:r>
      <w:r>
        <w:t>[core] Κεφαλαίο σε όνομα ιδίου</w:t>
      </w:r>
    </w:p>
  </w:comment>
  <w:comment w:id="20" w:author="ProofreadAI" w:date="2026-02-23T15:51:42.322780Z" w:initials="AI">
    <w:p>
      <w:pPr>
        <w:pStyle w:val="CommentText"/>
      </w:pPr>
      <w:r>
        <w:rPr>
          <w:rStyle w:val="CommentReference"/>
        </w:rPr>
        <w:annotationRef/>
      </w:r>
      <w:r>
        <w:t>[core] Περιττή στίξη</w:t>
      </w:r>
    </w:p>
  </w:comment>
  <w:comment w:id="21" w:author="ProofreadAI" w:date="2026-02-23T15:51:42.322780Z" w:initials="AI">
    <w:p>
      <w:pPr>
        <w:pStyle w:val="CommentText"/>
      </w:pPr>
      <w:r>
        <w:rPr>
          <w:rStyle w:val="CommentReference"/>
        </w:rPr>
        <w:annotationRef/>
      </w:r>
      <w:r>
        <w:t>[core] Γραμματική συμφωνία γένους με 'προτάσεις'</w:t>
      </w:r>
    </w:p>
  </w:comment>
  <w:comment w:id="22" w:author="ProofreadAI" w:date="2026-02-23T15:51:42.322780Z" w:initials="AI">
    <w:p>
      <w:pPr>
        <w:pStyle w:val="CommentText"/>
      </w:pPr>
      <w:r>
        <w:rPr>
          <w:rStyle w:val="CommentReference"/>
        </w:rPr>
        <w:annotationRef/>
      </w:r>
      <w:r>
        <w:t>[core] Γραμματική: το αόριστο άρθρο 'τη' απαιτείται πριν από το 'μία'.</w:t>
      </w:r>
    </w:p>
  </w:comment>
  <w:comment w:id="23" w:author="ProofreadAI" w:date="2026-02-23T15:51:42.322780Z" w:initials="AI">
    <w:p>
      <w:pPr>
        <w:pStyle w:val="CommentText"/>
      </w:pPr>
      <w:r>
        <w:rPr>
          <w:rStyle w:val="CommentReference"/>
        </w:rPr>
        <w:annotationRef/>
      </w:r>
      <w:r>
        <w:t>[core] Στίξη για σύνδεση προτάσεων</w:t>
      </w:r>
    </w:p>
  </w:comment>
  <w:comment w:id="24" w:author="ProofreadAI" w:date="2026-02-23T15:51:42.322780Z" w:initials="AI">
    <w:p>
      <w:pPr>
        <w:pStyle w:val="CommentText"/>
      </w:pPr>
      <w:r>
        <w:rPr>
          <w:rStyle w:val="CommentReference"/>
        </w:rPr>
        <w:annotationRef/>
      </w:r>
      <w:r>
        <w:t>[core] Τυπογραφική διόρθωση στίξης</w:t>
      </w:r>
    </w:p>
  </w:comment>
  <w:comment w:id="25" w:author="ProofreadAI" w:date="2026-02-23T15:51:42.322780Z" w:initials="AI">
    <w:p>
      <w:pPr>
        <w:pStyle w:val="CommentText"/>
      </w:pPr>
      <w:r>
        <w:rPr>
          <w:rStyle w:val="CommentReference"/>
        </w:rPr>
        <w:annotationRef/>
      </w:r>
      <w:r>
        <w:t>[core] Ορθογραφία</w:t>
      </w:r>
    </w:p>
  </w:comment>
  <w:comment w:id="26" w:author="ProofreadAI" w:date="2026-02-23T15:51:42.322780Z" w:initials="AI">
    <w:p>
      <w:pPr>
        <w:pStyle w:val="CommentText"/>
      </w:pPr>
      <w:r>
        <w:rPr>
          <w:rStyle w:val="CommentReference"/>
        </w:rPr>
        <w:annotationRef/>
      </w:r>
      <w:r>
        <w:t>[core] Ορθογραφία: σωστή μεταγραφή του ονόματος Daniel Ortega.</w:t>
      </w:r>
    </w:p>
  </w:comment>
  <w:comment w:id="27" w:author="ProofreadAI" w:date="2026-02-23T15:51:42.322780Z" w:initials="AI">
    <w:p>
      <w:pPr>
        <w:pStyle w:val="CommentText"/>
      </w:pPr>
      <w:r>
        <w:rPr>
          <w:rStyle w:val="CommentReference"/>
        </w:rPr>
        <w:annotationRef/>
      </w:r>
      <w:r>
        <w:t>[core] Γραμματική: το 'ν' του οριστικού άρθρου χρησιμοποιείται μόνο πριν από φωνήεν ή συγκεκριμένα σύμφωνα.</w:t>
      </w:r>
    </w:p>
  </w:comment>
  <w:comment w:id="28" w:author="ProofreadAI" w:date="2026-02-23T15:51:42.322780Z" w:initials="AI">
    <w:p>
      <w:pPr>
        <w:pStyle w:val="CommentText"/>
      </w:pPr>
      <w:r>
        <w:rPr>
          <w:rStyle w:val="CommentReference"/>
        </w:rPr>
        <w:annotationRef/>
      </w:r>
      <w:r>
        <w:t>[core] Στίξη: περιττή διπλή τελεία.</w:t>
      </w:r>
    </w:p>
  </w:comment>
  <w:comment w:id="29" w:author="ProofreadAI" w:date="2026-02-23T15:51:42.322780Z" w:initials="AI">
    <w:p>
      <w:pPr>
        <w:pStyle w:val="CommentText"/>
      </w:pPr>
      <w:r>
        <w:rPr>
          <w:rStyle w:val="CommentReference"/>
        </w:rPr>
        <w:annotationRef/>
      </w:r>
      <w:r>
        <w:t>[core] Γραμματική: απαιτείται γενική πτώση ('δολαρίων') μετά από 'αντί'.</w:t>
      </w:r>
    </w:p>
  </w:comment>
  <w:comment w:id="30" w:author="ProofreadAI" w:date="2026-02-23T15:51:42.322780Z" w:initials="AI">
    <w:p>
      <w:pPr>
        <w:pStyle w:val="CommentText"/>
      </w:pPr>
      <w:r>
        <w:rPr>
          <w:rStyle w:val="CommentReference"/>
        </w:rPr>
        <w:annotationRef/>
      </w:r>
      <w:r>
        <w:t>[core] Τυπογραφικό λάθος: 'δεκαετίες.ν' είναι προφανώς λανθασμένο και αντικαθίσταται από 'δεν' για γραμματική ορθότητα.</w:t>
      </w:r>
    </w:p>
  </w:comment>
  <w:comment w:id="31" w:author="ProofreadAI" w:date="2026-02-23T15:51:42.322780Z" w:initials="AI">
    <w:p>
      <w:pPr>
        <w:pStyle w:val="CommentText"/>
      </w:pPr>
      <w:r>
        <w:rPr>
          <w:rStyle w:val="CommentReference"/>
        </w:rPr>
        <w:annotationRef/>
      </w:r>
      <w:r>
        <w:t>[core] Ατελής πρόταση: λείπει το τέλος 'δεκαετίες.' για ολοκλήρωση και στίξη.</w:t>
      </w:r>
    </w:p>
  </w:comment>
  <w:comment w:id="32" w:author="ProofreadAI" w:date="2026-02-23T15:51:42.322780Z" w:initials="AI">
    <w:p>
      <w:pPr>
        <w:pStyle w:val="CommentText"/>
      </w:pPr>
      <w:r>
        <w:rPr>
          <w:rStyle w:val="CommentReference"/>
        </w:rPr>
        <w:annotationRef/>
      </w:r>
      <w:r>
        <w:t>[core] Λείπει στίξη (άνω τελεία) για σαφήνεια τίτλου.</w:t>
      </w:r>
    </w:p>
  </w:comment>
  <w:comment w:id="33" w:author="ProofreadAI" w:date="2026-02-23T15:51:42.322780Z" w:initials="AI">
    <w:p>
      <w:pPr>
        <w:pStyle w:val="CommentText"/>
      </w:pPr>
      <w:r>
        <w:rPr>
          <w:rStyle w:val="CommentReference"/>
        </w:rPr>
        <w:annotationRef/>
      </w:r>
      <w:r>
        <w:t>[core] Επανάληψη και λανθασμένη σειρά: διόρθωση σε λογική δομή ιδρύματος.</w:t>
      </w:r>
    </w:p>
  </w:comment>
  <w:comment w:id="34" w:author="ProofreadAI" w:date="2026-02-23T15:51:42.322780Z" w:initials="AI">
    <w:p>
      <w:pPr>
        <w:pStyle w:val="CommentText"/>
      </w:pPr>
      <w:r>
        <w:rPr>
          <w:rStyle w:val="CommentReference"/>
        </w:rPr>
        <w:annotationRef/>
      </w:r>
      <w:r>
        <w:t>[core] Γραμματική: διόρθωση γενικής και τόνου σε 'έκταση'.</w:t>
      </w:r>
    </w:p>
  </w:comment>
  <w:comment w:id="35" w:author="ProofreadAI" w:date="2026-02-23T15:51:42.322780Z" w:initials="AI">
    <w:p>
      <w:pPr>
        <w:pStyle w:val="CommentText"/>
      </w:pPr>
      <w:r>
        <w:rPr>
          <w:rStyle w:val="CommentReference"/>
        </w:rPr>
        <w:annotationRef/>
      </w:r>
      <w:r>
        <w:t>[core] Γραμματικό/λογικό λάθος: εκτάσεις δεν 'ανήκουν' σε γεωγραφικό κύκλο, αλλά 'βρίσκονται' εντός του.</w:t>
      </w:r>
    </w:p>
  </w:comment>
  <w:comment w:id="36" w:author="ProofreadAI" w:date="2026-02-23T15:51:42.322780Z" w:initials="AI">
    <w:p>
      <w:pPr>
        <w:pStyle w:val="CommentText"/>
      </w:pPr>
      <w:r>
        <w:rPr>
          <w:rStyle w:val="CommentReference"/>
        </w:rPr>
        <w:annotationRef/>
      </w:r>
      <w:r>
        <w:t>[core] Στίξη: απαιτείται κόμμα πριν από το μεθεπόμενο 'φθάνοντας'.</w:t>
      </w:r>
    </w:p>
  </w:comment>
  <w:comment w:id="37" w:author="ProofreadAI" w:date="2026-02-23T15:51:42.322780Z" w:initials="AI">
    <w:p>
      <w:pPr>
        <w:pStyle w:val="CommentText"/>
      </w:pPr>
      <w:r>
        <w:rPr>
          <w:rStyle w:val="CommentReference"/>
        </w:rPr>
        <w:annotationRef/>
      </w:r>
      <w:r>
        <w:t>[core] Γραμματική/σύνταξη: διόρθωση μετοχής για σαφήνεια και συμφωνία στην εκτενή πρόταση.</w:t>
      </w:r>
    </w:p>
  </w:comment>
  <w:comment w:id="38" w:author="ProofreadAI" w:date="2026-02-23T15:51:42.322780Z" w:initials="AI">
    <w:p>
      <w:pPr>
        <w:pStyle w:val="CommentText"/>
      </w:pPr>
      <w:r>
        <w:rPr>
          <w:rStyle w:val="CommentReference"/>
        </w:rPr>
        <w:annotationRef/>
      </w:r>
      <w:r>
        <w:t>[core] Γραμματικό λάθος: λείπει το άρθρο 'στις' για συνέπεια και ορθή αιτιατική.</w:t>
      </w:r>
    </w:p>
  </w:comment>
  <w:comment w:id="39" w:author="ProofreadAI" w:date="2026-02-23T15:51:42.322780Z" w:initials="AI">
    <w:p>
      <w:pPr>
        <w:pStyle w:val="CommentText"/>
      </w:pPr>
      <w:r>
        <w:rPr>
          <w:rStyle w:val="CommentReference"/>
        </w:rPr>
        <w:annotationRef/>
      </w:r>
      <w:r>
        <w:t>[core] Γραμματική ασυνέπεια: λείπει το άρθρο 'οι' πριν από 'Γάλλοι'.</w:t>
      </w:r>
    </w:p>
  </w:comment>
  <w:comment w:id="40" w:author="ProofreadAI" w:date="2026-02-23T15:51:42.322780Z" w:initials="AI">
    <w:p>
      <w:pPr>
        <w:pStyle w:val="CommentText"/>
      </w:pPr>
      <w:r>
        <w:rPr>
          <w:rStyle w:val="CommentReference"/>
        </w:rPr>
        <w:annotationRef/>
      </w:r>
      <w:r>
        <w:t>[core] Επανάληψη 'με την' και ασύνδετη σύνταξη· απαιτείται κόμμα και αντικατάσταση για ομαλή σύνδεση.</w:t>
      </w:r>
    </w:p>
  </w:comment>
  <w:comment w:id="41" w:author="ProofreadAI" w:date="2026-02-23T15:51:42.322780Z" w:initials="AI">
    <w:p>
      <w:pPr>
        <w:pStyle w:val="CommentText"/>
      </w:pPr>
      <w:r>
        <w:rPr>
          <w:rStyle w:val="CommentReference"/>
        </w:rPr>
        <w:annotationRef/>
      </w:r>
      <w:r>
        <w:t>[core] Ορθογραφικό λάθος: σωστή γενική του 'γαίες' είναι 'γαίων'.</w:t>
      </w:r>
    </w:p>
  </w:comment>
  <w:comment w:id="42" w:author="ProofreadAI" w:date="2026-02-23T15:51:42.322780Z" w:initials="AI">
    <w:p>
      <w:pPr>
        <w:pStyle w:val="CommentText"/>
      </w:pPr>
      <w:r>
        <w:rPr>
          <w:rStyle w:val="CommentReference"/>
        </w:rPr>
        <w:annotationRef/>
      </w:r>
      <w:r>
        <w:t>[core] Ορθογραφικός/τονισμός λάθος: σωστή είναι 'ζωτικής'.</w:t>
      </w:r>
    </w:p>
  </w:comment>
  <w:comment w:id="43" w:author="ProofreadAI" w:date="2026-02-23T15:51:42.322780Z" w:initials="AI">
    <w:p>
      <w:pPr>
        <w:pStyle w:val="CommentText"/>
      </w:pPr>
      <w:r>
        <w:rPr>
          <w:rStyle w:val="CommentReference"/>
        </w:rPr>
        <w:annotationRef/>
      </w:r>
      <w:r>
        <w:t>[core] Ορθογραφικό λάθος: λείπει ο τόνος στο 'η'.</w:t>
      </w:r>
    </w:p>
  </w:comment>
  <w:comment w:id="44" w:author="ProofreadAI" w:date="2026-02-23T15:51:42.322780Z" w:initials="AI">
    <w:p>
      <w:pPr>
        <w:pStyle w:val="CommentText"/>
      </w:pPr>
      <w:r>
        <w:rPr>
          <w:rStyle w:val="CommentReference"/>
        </w:rPr>
        <w:annotationRef/>
      </w:r>
      <w:r>
        <w:t>[core] Συντακτικό πρόβλημα: η φράση 'της διέλευσης του αριθμού' είναι ασαφής και μη φυσική· διόρθωση για σαφήνεια χωρίς αλλαγή νοήματος.</w:t>
      </w:r>
    </w:p>
  </w:comment>
  <w:comment w:id="45" w:author="ProofreadAI" w:date="2026-02-23T15:51:42.322780Z" w:initials="AI">
    <w:p>
      <w:pPr>
        <w:pStyle w:val="CommentText"/>
      </w:pPr>
      <w:r>
        <w:rPr>
          <w:rStyle w:val="CommentReference"/>
        </w:rPr>
        <w:annotationRef/>
      </w:r>
      <w:r>
        <w:t>[core] Ασυνέπεια παράλληλης δομής: λείπει το 'στο' για να συμφωνεί με το 'στο 13%' στην παράλληλη κατασκευή.</w:t>
      </w:r>
    </w:p>
  </w:comment>
  <w:comment w:id="46" w:author="ProofreadAI" w:date="2026-02-23T15:51:42.322780Z" w:initials="AI">
    <w:p>
      <w:pPr>
        <w:pStyle w:val="CommentText"/>
      </w:pPr>
      <w:r>
        <w:rPr>
          <w:rStyle w:val="CommentReference"/>
        </w:rPr>
        <w:annotationRef/>
      </w:r>
      <w:r>
        <w:t>[core] Γραμματική/σύνταξη: λείπει το απαιτούμενο άρθρο 'του' πριν από το όνομα του διαδρόμου για σωστή κτητική σχέση.</w:t>
      </w:r>
    </w:p>
  </w:comment>
  <w:comment w:id="47" w:author="ProofreadAI" w:date="2026-02-23T15:51:42.322780Z" w:initials="AI">
    <w:p>
      <w:pPr>
        <w:pStyle w:val="CommentText"/>
      </w:pPr>
      <w:r>
        <w:rPr>
          <w:rStyle w:val="CommentReference"/>
        </w:rPr>
        <w:annotationRef/>
      </w:r>
      <w:r>
        <w:t>[core] Γραμματικό λάθος παράλληλης κατασκευής στη λίστα: απαιτούνται επανάληψη του 'λύσεων' για συνέπεια και προσθήκη 'και' πριν την τελευταία λέξη.</w:t>
      </w:r>
    </w:p>
  </w:comment>
  <w:comment w:id="48" w:author="ProofreadAI" w:date="2026-02-23T15:51:42.322780Z" w:initials="AI">
    <w:p>
      <w:pPr>
        <w:pStyle w:val="CommentText"/>
      </w:pPr>
      <w:r>
        <w:rPr>
          <w:rStyle w:val="CommentReference"/>
        </w:rPr>
        <w:annotationRef/>
      </w:r>
      <w:r>
        <w:t>[core] Λανθασμένη συμφωνία γένους και πτώσης: ο 'συντελεστής ισχύος' είναι αρσενικός και απαιτείται γενική πτώση 'χαμηλού'.</w:t>
      </w:r>
    </w:p>
  </w:comment>
  <w:comment w:id="49" w:author="ProofreadAI" w:date="2026-02-23T15:51:42.322780Z" w:initials="AI">
    <w:p>
      <w:pPr>
        <w:pStyle w:val="CommentText"/>
      </w:pPr>
      <w:r>
        <w:rPr>
          <w:rStyle w:val="CommentReference"/>
        </w:rPr>
        <w:annotationRef/>
      </w:r>
      <w:r>
        <w:t>[core] Λείπει κόμμα μετά το εισαγωγικό 'προς το παρόν'.</w:t>
      </w:r>
    </w:p>
  </w:comment>
  <w:comment w:id="50" w:author="ProofreadAI" w:date="2026-02-23T15:51:42.322780Z" w:initials="AI">
    <w:p>
      <w:pPr>
        <w:pStyle w:val="CommentText"/>
      </w:pPr>
      <w:r>
        <w:rPr>
          <w:rStyle w:val="CommentReference"/>
        </w:rPr>
        <w:annotationRef/>
      </w:r>
      <w:r>
        <w:t>[core] Γραμματικό λάθος: λείπει το οριστικό άρθρο 'της' πριν από την περιγραφική φράση 'κατανεμημένης παραγωγής'.</w:t>
      </w:r>
    </w:p>
  </w:comment>
  <w:comment w:id="51" w:author="ProofreadAI" w:date="2026-02-23T15:51:42.322780Z" w:initials="AI">
    <w:p>
      <w:pPr>
        <w:pStyle w:val="CommentText"/>
      </w:pPr>
      <w:r>
        <w:rPr>
          <w:rStyle w:val="CommentReference"/>
        </w:rPr>
        <w:annotationRef/>
      </w:r>
      <w:r>
        <w:t>[core] Ασύνδετη σύνταξη σε run-on sentence· απαιτείται σύνδεσμος για παράλληλη δομή.</w:t>
      </w:r>
    </w:p>
  </w:comment>
  <w:comment w:id="52" w:author="ProofreadAI" w:date="2026-02-23T15:51:42.322780Z" w:initials="AI">
    <w:p>
      <w:pPr>
        <w:pStyle w:val="CommentText"/>
      </w:pPr>
      <w:r>
        <w:rPr>
          <w:rStyle w:val="CommentReference"/>
        </w:rPr>
        <w:annotationRef/>
      </w:r>
      <w:r>
        <w:t>[core] Ασύνδετη σύνταξη σε run-on sentence· απαιτείται σύνδεσμος για παράλληλη δομή λίστας.</w:t>
      </w:r>
    </w:p>
  </w:comment>
  <w:comment w:id="53" w:author="ProofreadAI" w:date="2026-02-23T15:51:42.322780Z" w:initials="AI">
    <w:p>
      <w:pPr>
        <w:pStyle w:val="CommentText"/>
      </w:pPr>
      <w:r>
        <w:rPr>
          <w:rStyle w:val="CommentReference"/>
        </w:rPr>
        <w:annotationRef/>
      </w:r>
      <w:r>
        <w:t>[core] Ορθογραφικό λάθος· ο σωστός όρος είναι 'στασιμωπληθωρισμός' (stagflation).</w:t>
      </w:r>
    </w:p>
  </w:comment>
  <w:comment w:id="54" w:author="ProofreadAI" w:date="2026-02-23T15:51:42.322780Z" w:initials="AI">
    <w:p>
      <w:pPr>
        <w:pStyle w:val="CommentText"/>
      </w:pPr>
      <w:r>
        <w:rPr>
          <w:rStyle w:val="CommentReference"/>
        </w:rPr>
        <w:annotationRef/>
      </w:r>
      <w:r>
        <w:t>[core] Διόρθωση συντακτικής δομής και στίξης για παράλληλη κατασκευή με επανάληψη του 'είτε' σε απαρίθμηση.</w:t>
      </w:r>
    </w:p>
  </w:comment>
  <w:comment w:id="55" w:author="ProofreadAI" w:date="2026-02-23T15:51:42.322780Z" w:initials="AI">
    <w:p>
      <w:pPr>
        <w:pStyle w:val="CommentText"/>
      </w:pPr>
      <w:r>
        <w:rPr>
          <w:rStyle w:val="CommentReference"/>
        </w:rPr>
        <w:annotationRef/>
      </w:r>
      <w:r>
        <w:t>[core] Προσθήκη κόμματος πριν από το 'ή' για σωστή στίξη σε απαρίθμηση τριών στοιχείων.</w:t>
      </w:r>
    </w:p>
  </w:comment>
  <w:comment w:id="56" w:author="ProofreadAI" w:date="2026-02-23T15:51:42.322780Z" w:initials="AI">
    <w:p>
      <w:pPr>
        <w:pStyle w:val="CommentText"/>
      </w:pPr>
      <w:r>
        <w:rPr>
          <w:rStyle w:val="CommentReference"/>
        </w:rPr>
        <w:annotationRef/>
      </w:r>
      <w:r>
        <w:t>[core] Προσθήκη κόμματος πριν από το 'ή' για σωστή στίξη σε απαρίθμηση τριών στοιχείων.</w:t>
      </w:r>
    </w:p>
  </w:comment>
  <w:comment w:id="57" w:author="ProofreadAI" w:date="2026-02-23T15:51:42.322780Z" w:initials="AI">
    <w:p>
      <w:pPr>
        <w:pStyle w:val="CommentText"/>
      </w:pPr>
      <w:r>
        <w:rPr>
          <w:rStyle w:val="CommentReference"/>
        </w:rPr>
        <w:annotationRef/>
      </w:r>
      <w:r>
        <w:t>[core] Πρόβλημα σύνταξης: το επίρρημα 'σχεδόν' πρέπει να προηγείται του 'σε ρεκόρ' για σαφήνεια και ομαλή ροή.</w:t>
      </w:r>
    </w:p>
  </w:comment>
  <w:comment w:id="58" w:author="ProofreadAI" w:date="2026-02-23T15:51:42.322780Z" w:initials="AI">
    <w:p>
      <w:pPr>
        <w:pStyle w:val="CommentText"/>
      </w:pPr>
      <w:r>
        <w:rPr>
          <w:rStyle w:val="CommentReference"/>
        </w:rPr>
        <w:annotationRef/>
      </w:r>
      <w:r>
        <w:t>[core] Ορθογραφικό λάθος: η σωστή λέξη είναι 'στασιμωπληθωρισμός' (stagflation).</w:t>
      </w:r>
    </w:p>
  </w:comment>
  <w:comment w:id="59" w:author="ProofreadAI" w:date="2026-02-23T15:51:42.322780Z" w:initials="AI">
    <w:p>
      <w:pPr>
        <w:pStyle w:val="CommentText"/>
      </w:pPr>
      <w:r>
        <w:rPr>
          <w:rStyle w:val="CommentReference"/>
        </w:rPr>
        <w:annotationRef/>
      </w:r>
      <w:r>
        <w:t>[core] Στάνταρ συντομογραφία στα ελληνικά απαιτεί τελείες.</w:t>
      </w:r>
    </w:p>
  </w:comment>
  <w:comment w:id="60" w:author="ProofreadAI" w:date="2026-02-23T15:51:42.322780Z" w:initials="AI">
    <w:p>
      <w:pPr>
        <w:pStyle w:val="CommentText"/>
      </w:pPr>
      <w:r>
        <w:rPr>
          <w:rStyle w:val="CommentReference"/>
        </w:rPr>
        <w:annotationRef/>
      </w:r>
      <w:r>
        <w:t>[core] Ορθογραφικό λάθος: η σωστή λέξη είναι 'στασιμωπληθωρισμός' (stagflation).</w:t>
      </w:r>
    </w:p>
  </w:comment>
  <w:comment w:id="61" w:author="ProofreadAI" w:date="2026-02-23T15:51:42.322780Z" w:initials="AI">
    <w:p>
      <w:pPr>
        <w:pStyle w:val="CommentText"/>
      </w:pPr>
      <w:r>
        <w:rPr>
          <w:rStyle w:val="CommentReference"/>
        </w:rPr>
        <w:annotationRef/>
      </w:r>
      <w:r>
        <w:t>[core] Ορθογραφικό λάθος και ασυνέπεια με την ορθογραφία 'Πράκτορες' στις προηγούμενες παραγράφους.</w:t>
      </w:r>
    </w:p>
  </w:comment>
  <w:comment w:id="62" w:author="ProofreadAI" w:date="2026-02-23T15:51:42.322780Z" w:initials="AI">
    <w:p>
      <w:pPr>
        <w:pStyle w:val="CommentText"/>
      </w:pPr>
      <w:r>
        <w:rPr>
          <w:rStyle w:val="CommentReference"/>
        </w:rPr>
        <w:annotationRef/>
      </w:r>
      <w:r>
        <w:t>[core] Ορθογραφικό λάθος και ασυνέπεια με την ορθογραφία 'Πράκτορες' στις προηγούμενες παραγράφους.</w:t>
      </w:r>
    </w:p>
  </w:comment>
  <w:comment w:id="63" w:author="ProofreadAI" w:date="2026-02-23T15:51:42.322780Z" w:initials="AI">
    <w:p>
      <w:pPr>
        <w:pStyle w:val="CommentText"/>
      </w:pPr>
      <w:r>
        <w:rPr>
          <w:rStyle w:val="CommentReference"/>
        </w:rPr>
        <w:annotationRef/>
      </w:r>
      <w:r>
        <w:t>[core] Ορθογραφικό λάθος και ασυνέπεια με την ορθογραφία 'Πράκτορες' στις προηγούμενες παραγράφους.</w:t>
      </w:r>
    </w:p>
  </w:comment>
  <w:comment w:id="64" w:author="ProofreadAI" w:date="2026-02-23T15:51:42.322780Z" w:initials="AI">
    <w:p>
      <w:pPr>
        <w:pStyle w:val="CommentText"/>
      </w:pPr>
      <w:r>
        <w:rPr>
          <w:rStyle w:val="CommentReference"/>
        </w:rPr>
        <w:annotationRef/>
      </w:r>
      <w:r>
        <w:t>[core] Ασυνέπεια κεφαλαίων στον ιδιόλεκτο όρο «Πράκτορες ΤΝ» (πάντα με κεφαλαίο Π).</w:t>
      </w:r>
    </w:p>
  </w:comment>
  <w:comment w:id="65" w:author="ProofreadAI" w:date="2026-02-23T15:51:42.322780Z" w:initials="AI">
    <w:p>
      <w:pPr>
        <w:pStyle w:val="CommentText"/>
      </w:pPr>
      <w:r>
        <w:rPr>
          <w:rStyle w:val="CommentReference"/>
        </w:rPr>
        <w:annotationRef/>
      </w:r>
      <w:r>
        <w:t>[core] Ασυνέπεια κεφαλαίων στον ιδιόλεκτο όρο «Πράκτορες ΤΝ» (πάντα με κεφαλαίο Π).</w:t>
      </w:r>
    </w:p>
  </w:comment>
  <w:comment w:id="66" w:author="ProofreadAI" w:date="2026-02-23T15:51:42.322780Z" w:initials="AI">
    <w:p>
      <w:pPr>
        <w:pStyle w:val="CommentText"/>
      </w:pPr>
      <w:r>
        <w:rPr>
          <w:rStyle w:val="CommentReference"/>
        </w:rPr>
        <w:annotationRef/>
      </w:r>
      <w:r>
        <w:t>[core] Ασυνέπεια κεφαλαίων στον ιδιόλεκτο όρο «Πράκτορες ΤΝ» (πάντα με κεφαλαίο Π).</w:t>
      </w:r>
    </w:p>
  </w:comment>
  <w:comment w:id="67" w:author="ProofreadAI" w:date="2026-02-23T15:51:42.322780Z" w:initials="AI">
    <w:p>
      <w:pPr>
        <w:pStyle w:val="CommentText"/>
      </w:pPr>
      <w:r>
        <w:rPr>
          <w:rStyle w:val="CommentReference"/>
        </w:rPr>
        <w:annotationRef/>
      </w:r>
      <w:r>
        <w:t>[core] Λανθασμένη συντομογραφία για 'τρισεκατομμύρια' (συνεπές με παρ. 337).</w:t>
      </w:r>
    </w:p>
  </w:comment>
  <w:comment w:id="68" w:author="ProofreadAI" w:date="2026-02-23T15:51:42.322780Z" w:initials="AI">
    <w:p>
      <w:pPr>
        <w:pStyle w:val="CommentText"/>
      </w:pPr>
      <w:r>
        <w:rPr>
          <w:rStyle w:val="CommentReference"/>
        </w:rPr>
        <w:annotationRef/>
      </w:r>
      <w:r>
        <w:t>[core] Γραμματικό λάθος: παθητική φωνή δεν ταιριάζει με το υποκείμενο 'Ο Τραμπ'· απαιτείται ενεργητική.</w:t>
      </w:r>
    </w:p>
  </w:comment>
  <w:comment w:id="69" w:author="ProofreadAI" w:date="2026-02-23T15:51:42.322780Z" w:initials="AI">
    <w:p>
      <w:pPr>
        <w:pStyle w:val="CommentText"/>
      </w:pPr>
      <w:r>
        <w:rPr>
          <w:rStyle w:val="CommentReference"/>
        </w:rPr>
        <w:annotationRef/>
      </w:r>
      <w:r>
        <w:t>[core] Λανθασμένο κεφαλαίο γράμμα· συμφωνεί με παρόμοιες φράσεις σε επόμενες παραγράφους.</w:t>
      </w:r>
    </w:p>
  </w:comment>
  <w:comment w:id="70" w:author="ProofreadAI" w:date="2026-02-23T15:51:42.322780Z" w:initials="AI">
    <w:p>
      <w:pPr>
        <w:pStyle w:val="CommentText"/>
      </w:pPr>
      <w:r>
        <w:rPr>
          <w:rStyle w:val="CommentReference"/>
        </w:rPr>
        <w:annotationRef/>
      </w:r>
      <w:r>
        <w:t>[core] Γραμματικό λάθος: απαιτείται απόστροφος σε 'γι' πριν από φωνήεν.</w:t>
      </w:r>
    </w:p>
  </w:comment>
  <w:comment w:id="71" w:author="ProofreadAI" w:date="2026-02-23T15:51:42.322780Z" w:initials="AI">
    <w:p>
      <w:pPr>
        <w:pStyle w:val="CommentText"/>
      </w:pPr>
      <w:r>
        <w:rPr>
          <w:rStyle w:val="CommentReference"/>
        </w:rPr>
        <w:annotationRef/>
      </w:r>
      <w:r>
        <w:t>[core] Έλλειψη πόντων στη συντομογραφία 'κλπ.' (και τα λοιπά).</w:t>
      </w:r>
    </w:p>
  </w:comment>
  <w:comment w:id="72" w:author="ProofreadAI" w:date="2026-02-23T15:51:42.322780Z" w:initials="AI">
    <w:p>
      <w:pPr>
        <w:pStyle w:val="CommentText"/>
      </w:pPr>
      <w:r>
        <w:rPr>
          <w:rStyle w:val="CommentReference"/>
        </w:rPr>
        <w:annotationRef/>
      </w:r>
      <w:r>
        <w:t>[core] Έλλειψη πόντων στη συντομογραφία 'κλπ.' (και τα λοιπά).</w:t>
      </w:r>
    </w:p>
  </w:comment>
  <w:comment w:id="73" w:author="ProofreadAI" w:date="2026-02-23T15:51:42.322780Z" w:initials="AI">
    <w:p>
      <w:pPr>
        <w:pStyle w:val="CommentText"/>
      </w:pPr>
      <w:r>
        <w:rPr>
          <w:rStyle w:val="CommentReference"/>
        </w:rPr>
        <w:annotationRef/>
      </w:r>
      <w:r>
        <w:t>[core] Ορθογραφικό λάθος: σωστή απόδοση της μετοχής 'γι' αυτό'.</w:t>
      </w:r>
    </w:p>
  </w:comment>
  <w:comment w:id="74" w:author="ProofreadAI" w:date="2026-02-23T15:51:42.322780Z" w:initials="AI">
    <w:p>
      <w:pPr>
        <w:pStyle w:val="CommentText"/>
      </w:pPr>
      <w:r>
        <w:rPr>
          <w:rStyle w:val="CommentReference"/>
        </w:rPr>
        <w:annotationRef/>
      </w:r>
      <w:r>
        <w:t>[core] Προσθήκη κόμματος για σωστή στίξη και αποφυγή run-on sentence.</w:t>
      </w:r>
    </w:p>
  </w:comment>
  <w:comment w:id="75" w:author="ProofreadAI" w:date="2026-02-23T15:51:42.322780Z" w:initials="AI">
    <w:p>
      <w:pPr>
        <w:pStyle w:val="CommentText"/>
      </w:pPr>
      <w:r>
        <w:rPr>
          <w:rStyle w:val="CommentReference"/>
        </w:rPr>
        <w:annotationRef/>
      </w:r>
      <w:r>
        <w:t>[core] Προσθήκη κόμματος μετά την σχετική πρόταση για σωστή στίξη.</w:t>
      </w:r>
    </w:p>
  </w:comment>
  <w:comment w:id="76" w:author="ProofreadAI" w:date="2026-02-23T15:51:42.322780Z" w:initials="AI">
    <w:p>
      <w:pPr>
        <w:pStyle w:val="CommentText"/>
      </w:pPr>
      <w:r>
        <w:rPr>
          <w:rStyle w:val="CommentReference"/>
        </w:rPr>
        <w:annotationRef/>
      </w:r>
      <w:r>
        <w:t>[core] Γραμματικό λάθος: λανθασμένη χρήση του άρθρου 'στην' (για φωνήεντα), σωστό 'στη' για σύμφωνο.</w:t>
      </w:r>
    </w:p>
  </w:comment>
  <w:comment w:id="77" w:author="ProofreadAI" w:date="2026-02-23T15:51:42.322780Z" w:initials="AI">
    <w:p>
      <w:pPr>
        <w:pStyle w:val="CommentText"/>
      </w:pPr>
      <w:r>
        <w:rPr>
          <w:rStyle w:val="CommentReference"/>
        </w:rPr>
        <w:annotationRef/>
      </w:r>
      <w:r>
        <w:t>[core] Διόρθωση άρθρου: 'παγκόσμια' είναι θηλυκό, απαιτείται 'τη'.</w:t>
      </w:r>
    </w:p>
  </w:comment>
  <w:comment w:id="78" w:author="ProofreadAI" w:date="2026-02-23T15:51:42.322780Z" w:initials="AI">
    <w:p>
      <w:pPr>
        <w:pStyle w:val="CommentText"/>
      </w:pPr>
      <w:r>
        <w:rPr>
          <w:rStyle w:val="CommentReference"/>
        </w:rPr>
        <w:annotationRef/>
      </w:r>
      <w:r>
        <w:t>[core] Διόρθωση ασυνέπειας προσώπου ρήματος (από 2ο σε 3ο για συνοχή με γενικό πλαίσιο).</w:t>
      </w:r>
    </w:p>
  </w:comment>
  <w:comment w:id="79" w:author="ProofreadAI" w:date="2026-02-23T15:51:42.322780Z" w:initials="AI">
    <w:p>
      <w:pPr>
        <w:pStyle w:val="CommentText"/>
      </w:pPr>
      <w:r>
        <w:rPr>
          <w:rStyle w:val="CommentReference"/>
        </w:rPr>
        <w:annotationRef/>
      </w:r>
      <w:r>
        <w:t>[core] Συμπλήρωση λίστας με 'και' για σωστή γραμματική παράλληλης κατασκευής.</w:t>
      </w:r>
    </w:p>
  </w:comment>
  <w:comment w:id="80" w:author="ProofreadAI" w:date="2026-02-23T15:51:42.322780Z" w:initials="AI">
    <w:p>
      <w:pPr>
        <w:pStyle w:val="CommentText"/>
      </w:pPr>
      <w:r>
        <w:rPr>
          <w:rStyle w:val="CommentReference"/>
        </w:rPr>
        <w:annotationRef/>
      </w:r>
      <w:r>
        <w:t>[core] Συμπλήρωση λίστας με 'και' πριν το τελευταίο στοιχείο για σωστή στίξη.</w:t>
      </w:r>
    </w:p>
  </w:comment>
  <w:comment w:id="81" w:author="ProofreadAI" w:date="2026-02-23T15:51:42.322780Z" w:initials="AI">
    <w:p>
      <w:pPr>
        <w:pStyle w:val="CommentText"/>
      </w:pPr>
      <w:r>
        <w:rPr>
          <w:rStyle w:val="CommentReference"/>
        </w:rPr>
        <w:annotationRef/>
      </w:r>
      <w:r>
        <w:t>[core] Λείπει κόμμα μετά το εισαγωγικό κατηγορούμενο 'πληροφορικής' για σωστή στίξη.</w:t>
      </w:r>
    </w:p>
  </w:comment>
  <w:comment w:id="82" w:author="ProofreadAI" w:date="2026-02-23T15:51:42.322780Z" w:initials="AI">
    <w:p>
      <w:pPr>
        <w:pStyle w:val="CommentText"/>
      </w:pPr>
      <w:r>
        <w:rPr>
          <w:rStyle w:val="CommentReference"/>
        </w:rPr>
        <w:annotationRef/>
      </w:r>
      <w:r>
        <w:t>[core] Ορθογραφικό λάθος: 'απλά' σημαίνει 'απλός', ενώ απαιτείται 'απλώς' που σημαίνει 'μόνο' ή 'απλώς'.</w:t>
      </w:r>
    </w:p>
  </w:comment>
  <w:comment w:id="83" w:author="ProofreadAI" w:date="2026-02-23T15:51:42.322780Z" w:initials="AI">
    <w:p>
      <w:pPr>
        <w:pStyle w:val="CommentText"/>
      </w:pPr>
      <w:r>
        <w:rPr>
          <w:rStyle w:val="CommentReference"/>
        </w:rPr>
        <w:annotationRef/>
      </w:r>
      <w:r>
        <w:t>[core] Λείπει το κλείσιμο των εισαγωγικών πριν την τελεία.</w:t>
      </w:r>
    </w:p>
  </w:comment>
  <w:comment w:id="84" w:author="ProofreadAI" w:date="2026-02-23T15:51:42.322780Z" w:initials="AI">
    <w:p>
      <w:pPr>
        <w:pStyle w:val="CommentText"/>
      </w:pPr>
      <w:r>
        <w:rPr>
          <w:rStyle w:val="CommentReference"/>
        </w:rPr>
        <w:annotationRef/>
      </w:r>
      <w:r>
        <w:t>[core] Προσθήκη κομμάτων για σωστή στίξη παρενθετικής πρότασης.</w:t>
      </w:r>
    </w:p>
  </w:comment>
  <w:comment w:id="85" w:author="ProofreadAI" w:date="2026-02-23T15:51:42.322780Z" w:initials="AI">
    <w:p>
      <w:pPr>
        <w:pStyle w:val="CommentText"/>
      </w:pPr>
      <w:r>
        <w:rPr>
          <w:rStyle w:val="CommentReference"/>
        </w:rPr>
        <w:annotationRef/>
      </w:r>
      <w:r>
        <w:t>[core] Επιπλέον κενό πριν από την άνω τελεία.</w:t>
      </w:r>
    </w:p>
  </w:comment>
  <w:comment w:id="86" w:author="ProofreadAI" w:date="2026-02-23T15:51:42.322780Z" w:initials="AI">
    <w:p>
      <w:pPr>
        <w:pStyle w:val="CommentText"/>
      </w:pPr>
      <w:r>
        <w:rPr>
          <w:rStyle w:val="CommentReference"/>
        </w:rPr>
        <w:annotationRef/>
      </w:r>
      <w:r>
        <w:t>[core] Διόρθωση γραμματικής: πληθυντικός για παθητική φωνή, συνεπές με 'Προσδοκόμενα έσοδα' αργότερα.</w:t>
      </w:r>
    </w:p>
  </w:comment>
  <w:comment w:id="87" w:author="ProofreadAI" w:date="2026-02-23T15:51:42.322780Z" w:initials="AI">
    <w:p>
      <w:pPr>
        <w:pStyle w:val="CommentText"/>
      </w:pPr>
      <w:r>
        <w:rPr>
          <w:rStyle w:val="CommentReference"/>
        </w:rPr>
        <w:annotationRef/>
      </w:r>
      <w:r>
        <w:t>[core] Διόρθωση γραμματικής: πληθυντικός για παθητική φωνή.</w:t>
      </w:r>
    </w:p>
  </w:comment>
  <w:comment w:id="88" w:author="ProofreadAI" w:date="2026-02-23T15:51:42.322780Z" w:initials="AI">
    <w:p>
      <w:pPr>
        <w:pStyle w:val="CommentText"/>
      </w:pPr>
      <w:r>
        <w:rPr>
          <w:rStyle w:val="CommentReference"/>
        </w:rPr>
        <w:annotationRef/>
      </w:r>
      <w:r>
        <w:t>[core] Διόρθωση γραμματικής: πληθυντικός για παθητική φωνή.</w:t>
      </w:r>
    </w:p>
  </w:comment>
  <w:comment w:id="89" w:author="ProofreadAI" w:date="2026-02-23T15:51:42.322780Z" w:initials="AI">
    <w:p>
      <w:pPr>
        <w:pStyle w:val="CommentText"/>
      </w:pPr>
      <w:r>
        <w:rPr>
          <w:rStyle w:val="CommentReference"/>
        </w:rPr>
        <w:annotationRef/>
      </w:r>
      <w:r>
        <w:t>[core] Προσθήκη 'στα' για σωστή σύνταξη και συνέπεια με παρόμοιες εκφράσεις.</w:t>
      </w:r>
    </w:p>
  </w:comment>
  <w:comment w:id="90" w:author="ProofreadAI" w:date="2026-02-23T15:51:42.322780Z" w:initials="AI">
    <w:p>
      <w:pPr>
        <w:pStyle w:val="CommentText"/>
      </w:pPr>
      <w:r>
        <w:rPr>
          <w:rStyle w:val="CommentReference"/>
        </w:rPr>
        <w:annotationRef/>
      </w:r>
      <w:r>
        <w:t>[core] Διόρθωση γραμματικής: πληθυντικός για παθητική φωνή.</w:t>
      </w:r>
    </w:p>
  </w:comment>
  <w:comment w:id="91" w:author="ProofreadAI" w:date="2026-02-23T15:51:42.322780Z" w:initials="AI">
    <w:p>
      <w:pPr>
        <w:pStyle w:val="CommentText"/>
      </w:pPr>
      <w:r>
        <w:rPr>
          <w:rStyle w:val="CommentReference"/>
        </w:rPr>
        <w:annotationRef/>
      </w:r>
      <w:r>
        <w:t>[core] Γραμματική/σύνταξη: λείπει σύνδεση και προθέμα για σαφήνεια κατανομής ποσοστού.</w:t>
      </w:r>
    </w:p>
  </w:comment>
  <w:comment w:id="92" w:author="ProofreadAI" w:date="2026-02-23T15:51:42.322780Z" w:initials="AI">
    <w:p>
      <w:pPr>
        <w:pStyle w:val="CommentText"/>
      </w:pPr>
      <w:r>
        <w:rPr>
          <w:rStyle w:val="CommentReference"/>
        </w:rPr>
        <w:annotationRef/>
      </w:r>
      <w:r>
        <w:t>[core] Γραμματική: λανθασμένη πρόθεση· η κυβέρνηση δανείζεται, δεν δανείζει από τον εαυτό της.</w:t>
      </w:r>
    </w:p>
  </w:comment>
  <w:comment w:id="93" w:author="ProofreadAI" w:date="2026-02-23T15:51:42.322780Z" w:initials="AI">
    <w:p>
      <w:pPr>
        <w:pStyle w:val="CommentText"/>
      </w:pPr>
      <w:r>
        <w:rPr>
          <w:rStyle w:val="CommentReference"/>
        </w:rPr>
        <w:annotationRef/>
      </w:r>
      <w:r>
        <w:t>[core] Στίξη/σαφήνεια: παρένθεση για καλύτερη αποσαφήνιση ποσοστού επί των δαπανών.</w:t>
      </w:r>
    </w:p>
  </w:comment>
  <w:comment w:id="94" w:author="ProofreadAI" w:date="2026-02-23T15:51:42.322780Z" w:initials="AI">
    <w:p>
      <w:pPr>
        <w:pStyle w:val="CommentText"/>
      </w:pPr>
      <w:r>
        <w:rPr>
          <w:rStyle w:val="CommentReference"/>
        </w:rPr>
        <w:annotationRef/>
      </w:r>
      <w:r>
        <w:t>[core] Διόρθωση γραμματικής: οριστικά άρθρα για ονόματα χωρών που τα απαιτούν.</w:t>
      </w:r>
    </w:p>
  </w:comment>
  <w:comment w:id="95" w:author="ProofreadAI" w:date="2026-02-23T15:51:42.322780Z" w:initials="AI">
    <w:p>
      <w:pPr>
        <w:pStyle w:val="CommentText"/>
      </w:pPr>
      <w:r>
        <w:rPr>
          <w:rStyle w:val="CommentReference"/>
        </w:rPr>
        <w:annotationRef/>
      </w:r>
      <w:r>
        <w:t>[core] Γραμματική ασυμφωνία αριθμού και γένους: το υποκείμενο 'τα ... R1 &amp; Qwen2.5-Max' είναι πληθυντικό ουδέτερο.</w:t>
      </w:r>
    </w:p>
  </w:comment>
  <w:comment w:id="96" w:author="ProofreadAI" w:date="2026-02-23T15:51:42.322780Z" w:initials="AI">
    <w:p>
      <w:pPr>
        <w:pStyle w:val="CommentText"/>
      </w:pPr>
      <w:r>
        <w:rPr>
          <w:rStyle w:val="CommentReference"/>
        </w:rPr>
        <w:annotationRef/>
      </w:r>
      <w:r>
        <w:t>[core] Γραμματική διόρθωση για παράλληλη δομή και σωστή πτώση (αιτιατική μετά το 'για').</w:t>
      </w:r>
    </w:p>
  </w:comment>
  <w:comment w:id="97" w:author="ProofreadAI" w:date="2026-02-23T15:51:42.322780Z" w:initials="AI">
    <w:p>
      <w:pPr>
        <w:pStyle w:val="CommentText"/>
      </w:pPr>
      <w:r>
        <w:rPr>
          <w:rStyle w:val="CommentReference"/>
        </w:rPr>
        <w:annotationRef/>
      </w:r>
      <w:r>
        <w:t>[core] Γραμματικό λάθος φύλου: αναφέρεται σε εταιρείες (θηλυκό), όχι αρσενικό.</w:t>
      </w:r>
    </w:p>
  </w:comment>
  <w:comment w:id="98" w:author="ProofreadAI" w:date="2026-02-23T15:51:42.322780Z" w:initials="AI">
    <w:p>
      <w:pPr>
        <w:pStyle w:val="CommentText"/>
      </w:pPr>
      <w:r>
        <w:rPr>
          <w:rStyle w:val="CommentReference"/>
        </w:rPr>
        <w:annotationRef/>
      </w:r>
      <w:r>
        <w:t>[core] Ορθογραφικό λάθος: σωστή μορφή είναι «κινεζική» σύμφωνα με τα σύγχρονα ελληνικά ορθογραφικά πρότυπα.</w:t>
      </w:r>
    </w:p>
  </w:comment>
  <w:comment w:id="99" w:author="ProofreadAI" w:date="2026-02-23T15:51:42.322780Z" w:initials="AI">
    <w:p>
      <w:pPr>
        <w:pStyle w:val="CommentText"/>
      </w:pPr>
      <w:r>
        <w:rPr>
          <w:rStyle w:val="CommentReference"/>
        </w:rPr>
        <w:annotationRef/>
      </w:r>
      <w:r>
        <w:t>[core] Μη συμφωνία υποκειμένου-ρήματος: το υποκείμενο είναι ενικό.</w:t>
      </w:r>
    </w:p>
  </w:comment>
  <w:comment w:id="100" w:author="ProofreadAI" w:date="2026-02-23T15:51:42.322780Z" w:initials="AI">
    <w:p>
      <w:pPr>
        <w:pStyle w:val="CommentText"/>
      </w:pPr>
      <w:r>
        <w:rPr>
          <w:rStyle w:val="CommentReference"/>
        </w:rPr>
        <w:annotationRef/>
      </w:r>
      <w:r>
        <w:t>[core] Ορθογραφικό λάθος: ο όρος είναι «στασιμωπληθωρισμός».</w:t>
      </w:r>
    </w:p>
  </w:comment>
  <w:comment w:id="101" w:author="ProofreadAI" w:date="2026-02-23T15:51:42.322780Z" w:initials="AI">
    <w:p>
      <w:pPr>
        <w:pStyle w:val="CommentText"/>
      </w:pPr>
      <w:r>
        <w:rPr>
          <w:rStyle w:val="CommentReference"/>
        </w:rPr>
        <w:annotationRef/>
      </w:r>
      <w:r>
        <w:t>[core] Ασυνέπεια σε παράλληλη κατασκευή λίστας: απαιτείται γενική όπως στα προηγούμενα.</w:t>
      </w:r>
    </w:p>
  </w:comment>
  <w:comment w:id="102" w:author="ProofreadAI" w:date="2026-02-23T15:51:42.322780Z" w:initials="AI">
    <w:p>
      <w:pPr>
        <w:pStyle w:val="CommentText"/>
      </w:pPr>
      <w:r>
        <w:rPr>
          <w:rStyle w:val="CommentReference"/>
        </w:rPr>
        <w:annotationRef/>
      </w:r>
      <w:r>
        <w:t>[core] Μη συμφωνία υποκειμένου-ρήματος: τρία υποκείμενα στον πληθυντικό.</w:t>
      </w:r>
    </w:p>
  </w:comment>
  <w:comment w:id="103" w:author="ProofreadAI" w:date="2026-02-23T15:51:42.322780Z" w:initials="AI">
    <w:p>
      <w:pPr>
        <w:pStyle w:val="CommentText"/>
      </w:pPr>
      <w:r>
        <w:rPr>
          <w:rStyle w:val="CommentReference"/>
        </w:rPr>
        <w:annotationRef/>
      </w:r>
      <w:r>
        <w:t>[core] Τυπογραφικό λάθος: λείπει κενό μεταξύ 'της' και 'αύξησής'.</w:t>
      </w:r>
    </w:p>
  </w:comment>
  <w:comment w:id="104" w:author="ProofreadAI" w:date="2026-02-23T15:51:42.322780Z" w:initials="AI">
    <w:p>
      <w:pPr>
        <w:pStyle w:val="CommentText"/>
      </w:pPr>
      <w:r>
        <w:rPr>
          <w:rStyle w:val="CommentReference"/>
        </w:rPr>
        <w:annotationRef/>
      </w:r>
      <w:r>
        <w:t>[core] Ασυνέπεια συντομογραφίας: 'δισ.' χρησιμοποιείται αλλού στην παράγραφο και είναι η τυπική μορφή για δισεκατομμύρια.</w:t>
      </w:r>
    </w:p>
  </w:comment>
  <w:comment w:id="105" w:author="ProofreadAI" w:date="2026-02-23T15:51:42.322780Z" w:initials="AI">
    <w:p>
      <w:pPr>
        <w:pStyle w:val="CommentText"/>
      </w:pPr>
      <w:r>
        <w:rPr>
          <w:rStyle w:val="CommentReference"/>
        </w:rPr>
        <w:annotationRef/>
      </w:r>
      <w:r>
        <w:t>[core] Έλλειψη στίξης: κόμματα απαιτούνται για εισαγωγικό 'Σίγουρα' και μετά το υποκείμενο πριν από 'εάν'.</w:t>
      </w:r>
    </w:p>
  </w:comment>
  <w:comment w:id="106" w:author="ProofreadAI" w:date="2026-02-23T15:51:42.322780Z" w:initials="AI">
    <w:p>
      <w:pPr>
        <w:pStyle w:val="CommentText"/>
      </w:pPr>
      <w:r>
        <w:rPr>
          <w:rStyle w:val="CommentReference"/>
        </w:rPr>
        <w:annotationRef/>
      </w:r>
      <w:r>
        <w:t>[core] Ασυνέπεια κεφαλαίων: στην παράγρ. 461 είναι 'Δεδομένων' ως τίτλος.</w:t>
      </w:r>
    </w:p>
  </w:comment>
  <w:comment w:id="107" w:author="ProofreadAI" w:date="2026-02-23T15:51:42.322780Z" w:initials="AI">
    <w:p>
      <w:pPr>
        <w:pStyle w:val="CommentText"/>
      </w:pPr>
      <w:r>
        <w:rPr>
          <w:rStyle w:val="CommentReference"/>
        </w:rPr>
        <w:annotationRef/>
      </w:r>
      <w:r>
        <w:t>[core] Ορθογραφική προσαρμογή ξένου όρου στα ελληνικά.</w:t>
      </w:r>
    </w:p>
  </w:comment>
  <w:comment w:id="108" w:author="ProofreadAI" w:date="2026-02-23T15:51:42.322780Z" w:initials="AI">
    <w:p>
      <w:pPr>
        <w:pStyle w:val="CommentText"/>
      </w:pPr>
      <w:r>
        <w:rPr>
          <w:rStyle w:val="CommentReference"/>
        </w:rPr>
        <w:annotationRef/>
      </w:r>
      <w:r>
        <w:t>[core] Στα ελληνικά ο όρος γράφεται 'Χούτι'.</w:t>
      </w:r>
    </w:p>
  </w:comment>
  <w:comment w:id="109" w:author="ProofreadAI" w:date="2026-02-23T15:51:42.322780Z" w:initials="AI">
    <w:p>
      <w:pPr>
        <w:pStyle w:val="CommentText"/>
      </w:pPr>
      <w:r>
        <w:rPr>
          <w:rStyle w:val="CommentReference"/>
        </w:rPr>
        <w:annotationRef/>
      </w:r>
      <w:r>
        <w:t>[core] Συντακτική συμφωνία υποκειμένου-ρηματικού προσώπου ('Ευρωπαίοι' πληθυντικός).</w:t>
      </w:r>
    </w:p>
  </w:comment>
  <w:comment w:id="110" w:author="ProofreadAI" w:date="2026-02-23T15:51:42.322780Z" w:initials="AI">
    <w:p>
      <w:pPr>
        <w:pStyle w:val="CommentText"/>
      </w:pPr>
      <w:r>
        <w:rPr>
          <w:rStyle w:val="CommentReference"/>
        </w:rPr>
        <w:annotationRef/>
      </w:r>
      <w:r>
        <w:t>[core] Ορθή γραμματική μορφή μεθετικού παθητικού.</w:t>
      </w:r>
    </w:p>
  </w:comment>
  <w:comment w:id="111" w:author="ProofreadAI" w:date="2026-02-23T15:51:42.322780Z" w:initials="AI">
    <w:p>
      <w:pPr>
        <w:pStyle w:val="CommentText"/>
      </w:pPr>
      <w:r>
        <w:rPr>
          <w:rStyle w:val="CommentReference"/>
        </w:rPr>
        <w:annotationRef/>
      </w:r>
      <w:r>
        <w:t>[core] Συντακτική συμπλήρωση για ορθή εισαγωγή πλάγιας πρότασης.</w:t>
      </w:r>
    </w:p>
  </w:comment>
  <w:comment w:id="112" w:author="ProofreadAI" w:date="2026-02-23T15:51:42.322780Z" w:initials="AI">
    <w:p>
      <w:pPr>
        <w:pStyle w:val="CommentText"/>
      </w:pPr>
      <w:r>
        <w:rPr>
          <w:rStyle w:val="CommentReference"/>
        </w:rPr>
        <w:annotationRef/>
      </w:r>
      <w:r>
        <w:t>[core] Ορθή ορθογραφία πόλης.</w:t>
      </w:r>
    </w:p>
  </w:comment>
  <w:comment w:id="113" w:author="ProofreadAI" w:date="2026-02-23T15:51:42.322780Z" w:initials="AI">
    <w:p>
      <w:pPr>
        <w:pStyle w:val="CommentText"/>
      </w:pPr>
      <w:r>
        <w:rPr>
          <w:rStyle w:val="CommentReference"/>
        </w:rPr>
        <w:annotationRef/>
      </w:r>
      <w:r>
        <w:t>[core] Ορθή μεταγραφή ονόματος πόλης στα ελληνικά.</w:t>
      </w:r>
    </w:p>
  </w:comment>
  <w:comment w:id="114" w:author="ProofreadAI" w:date="2026-02-23T15:51:42.322780Z" w:initials="AI">
    <w:p>
      <w:pPr>
        <w:pStyle w:val="CommentText"/>
      </w:pPr>
      <w:r>
        <w:rPr>
          <w:rStyle w:val="CommentReference"/>
        </w:rPr>
        <w:annotationRef/>
      </w:r>
      <w:r>
        <w:t>[core] Πιθανό τυπογραφικό λάθος· προτεινόμενη διόρθωση βάσει συνδρομής σε σημείο διακλάδωσης διαδρομής.</w:t>
      </w:r>
    </w:p>
  </w:comment>
  <w:comment w:id="115" w:author="ProofreadAI" w:date="2026-02-23T15:51:42.322780Z" w:initials="AI">
    <w:p>
      <w:pPr>
        <w:pStyle w:val="CommentText"/>
      </w:pPr>
      <w:r>
        <w:rPr>
          <w:rStyle w:val="CommentReference"/>
        </w:rPr>
        <w:annotationRef/>
      </w:r>
      <w:r>
        <w:t>[core] Ελλιπής ονομασία του διαδρόμου σε σχέση με προηγούμενη αναφορά, προκαλεί ασάφεια.</w:t>
      </w:r>
    </w:p>
  </w:comment>
  <w:comment w:id="116" w:author="ProofreadAI" w:date="2026-02-23T15:51:42.322780Z" w:initials="AI">
    <w:p>
      <w:pPr>
        <w:pStyle w:val="CommentText"/>
      </w:pPr>
      <w:r>
        <w:rPr>
          <w:rStyle w:val="CommentReference"/>
        </w:rPr>
        <w:annotationRef/>
      </w:r>
      <w:r>
        <w:t>[core] Έλλειψη στίξης προκαλεί σύγχυση στη σύνταξη.</w:t>
      </w:r>
    </w:p>
  </w:comment>
  <w:comment w:id="117" w:author="ProofreadAI" w:date="2026-02-23T15:51:42.322780Z" w:initials="AI">
    <w:p>
      <w:pPr>
        <w:pStyle w:val="CommentText"/>
      </w:pPr>
      <w:r>
        <w:rPr>
          <w:rStyle w:val="CommentReference"/>
        </w:rPr>
        <w:annotationRef/>
      </w:r>
      <w:r>
        <w:t>[core] Ορθογραφικό: σύγχρονη ορθογραφία στα ελληνικά είναι 'τρένα'.</w:t>
      </w:r>
    </w:p>
  </w:comment>
  <w:comment w:id="118" w:author="ProofreadAI" w:date="2026-02-23T15:51:42.322780Z" w:initials="AI">
    <w:p>
      <w:pPr>
        <w:pStyle w:val="CommentText"/>
      </w:pPr>
      <w:r>
        <w:rPr>
          <w:rStyle w:val="CommentReference"/>
        </w:rPr>
        <w:annotationRef/>
      </w:r>
      <w:r>
        <w:t>[core] Γραμματικό λάθος: σωστή κατάληξη πληθυντικού imperfect είναι 'ακολούθησαν'.</w:t>
      </w:r>
    </w:p>
  </w:comment>
  <w:comment w:id="119" w:author="ProofreadAI" w:date="2026-02-23T15:51:42.322780Z" w:initials="AI">
    <w:p>
      <w:pPr>
        <w:pStyle w:val="CommentText"/>
      </w:pPr>
      <w:r>
        <w:rPr>
          <w:rStyle w:val="CommentReference"/>
        </w:rPr>
        <w:annotationRef/>
      </w:r>
      <w:r>
        <w:t>[core] Ορθογραφική συνέπεια: χρησιμοποιείται 'Ταϊβάν' αλλού στο κείμενο.</w:t>
      </w:r>
    </w:p>
  </w:comment>
  <w:comment w:id="120" w:author="ProofreadAI" w:date="2026-02-23T15:51:42.322780Z" w:initials="AI">
    <w:p>
      <w:pPr>
        <w:pStyle w:val="CommentText"/>
      </w:pPr>
      <w:r>
        <w:rPr>
          <w:rStyle w:val="CommentReference"/>
        </w:rPr>
        <w:annotationRef/>
      </w:r>
      <w:r>
        <w:t>[core] Γραμματικό: απαιτείται τόνος και ορθό άρθρο.</w:t>
      </w:r>
    </w:p>
  </w:comment>
  <w:comment w:id="121" w:author="ProofreadAI" w:date="2026-02-23T15:51:42.322780Z" w:initials="AI">
    <w:p>
      <w:pPr>
        <w:pStyle w:val="CommentText"/>
      </w:pPr>
      <w:r>
        <w:rPr>
          <w:rStyle w:val="CommentReference"/>
        </w:rPr>
        <w:annotationRef/>
      </w:r>
      <w:r>
        <w:t>[core] Γραμματικό: λείπει άρθρο 'τους'.</w:t>
      </w:r>
    </w:p>
  </w:comment>
  <w:comment w:id="122" w:author="ProofreadAI" w:date="2026-02-23T15:51:42.322780Z" w:initials="AI">
    <w:p>
      <w:pPr>
        <w:pStyle w:val="CommentText"/>
      </w:pPr>
      <w:r>
        <w:rPr>
          <w:rStyle w:val="CommentReference"/>
        </w:rPr>
        <w:annotationRef/>
      </w:r>
      <w:r>
        <w:t>[core] Στίξη: απαιτείται κόμμα μετά την παρεμβολή για σωστή σύνταξη της σχετικής πρότασης.</w:t>
      </w:r>
    </w:p>
  </w:comment>
  <w:comment w:id="123" w:author="ProofreadAI" w:date="2026-02-23T15:51:42.322780Z" w:initials="AI">
    <w:p>
      <w:pPr>
        <w:pStyle w:val="CommentText"/>
      </w:pPr>
      <w:r>
        <w:rPr>
          <w:rStyle w:val="CommentReference"/>
        </w:rPr>
        <w:annotationRef/>
      </w:r>
      <w:r>
        <w:t>[core] Γραμματικό: λείπει γενική και ορθογραφία/σύζευξη.</w:t>
      </w:r>
    </w:p>
  </w:comment>
  <w:comment w:id="124" w:author="ProofreadAI" w:date="2026-02-23T15:51:42.322780Z" w:initials="AI">
    <w:p>
      <w:pPr>
        <w:pStyle w:val="CommentText"/>
      </w:pPr>
      <w:r>
        <w:rPr>
          <w:rStyle w:val="CommentReference"/>
        </w:rPr>
        <w:annotationRef/>
      </w:r>
      <w:r>
        <w:t>[core] Έλλειψη στίξης για παράθεση.</w:t>
      </w:r>
    </w:p>
  </w:comment>
  <w:comment w:id="125" w:author="ProofreadAI" w:date="2026-02-23T15:51:42.322780Z" w:initials="AI">
    <w:p>
      <w:pPr>
        <w:pStyle w:val="CommentText"/>
      </w:pPr>
      <w:r>
        <w:rPr>
          <w:rStyle w:val="CommentReference"/>
        </w:rPr>
        <w:annotationRef/>
      </w:r>
      <w:r>
        <w:t>[core] Γραμματική: λάθος πτώση, απαιτείται αιτιατική μετά από 'τον'.</w:t>
      </w:r>
    </w:p>
  </w:comment>
  <w:comment w:id="126" w:author="ProofreadAI" w:date="2026-02-23T15:51:42.322780Z" w:initials="AI">
    <w:p>
      <w:pPr>
        <w:pStyle w:val="CommentText"/>
      </w:pPr>
      <w:r>
        <w:rPr>
          <w:rStyle w:val="CommentReference"/>
        </w:rPr>
        <w:annotationRef/>
      </w:r>
      <w:r>
        <w:t>[core] Έλλειψη κόμματος μετά από ονομασία για επεξηγηματική φράση.</w:t>
      </w:r>
    </w:p>
  </w:comment>
  <w:comment w:id="127" w:author="ProofreadAI" w:date="2026-02-23T15:51:42.322780Z" w:initials="AI">
    <w:p>
      <w:pPr>
        <w:pStyle w:val="CommentText"/>
      </w:pPr>
      <w:r>
        <w:rPr>
          <w:rStyle w:val="CommentReference"/>
        </w:rPr>
        <w:annotationRef/>
      </w:r>
      <w:r>
        <w:t>[core] Στίξη/τυπογραφία: χωρίς κενό μετά την υποδιαστολή σε αριθμούς.</w:t>
      </w:r>
    </w:p>
  </w:comment>
  <w:comment w:id="128" w:author="ProofreadAI" w:date="2026-02-23T15:51:42.322780Z" w:initials="AI">
    <w:p>
      <w:pPr>
        <w:pStyle w:val="CommentText"/>
      </w:pPr>
      <w:r>
        <w:rPr>
          <w:rStyle w:val="CommentReference"/>
        </w:rPr>
        <w:annotationRef/>
      </w:r>
      <w:r>
        <w:t>[core] Λανθασμένος τονισμός: σωστό είναι 'τρένα'.</w:t>
      </w:r>
    </w:p>
  </w:comment>
  <w:comment w:id="129" w:author="ProofreadAI" w:date="2026-02-23T15:51:42.322780Z" w:initials="AI">
    <w:p>
      <w:pPr>
        <w:pStyle w:val="CommentText"/>
      </w:pPr>
      <w:r>
        <w:rPr>
          <w:rStyle w:val="CommentReference"/>
        </w:rPr>
        <w:annotationRef/>
      </w:r>
      <w:r>
        <w:t>[core] Ορθογραφία/σύνταξη: λάθος συγκόλληση λέξεων, πρέπει ξεχωριστά με τόνο.</w:t>
      </w:r>
    </w:p>
  </w:comment>
  <w:comment w:id="130" w:author="ProofreadAI" w:date="2026-02-23T15:51:42.322780Z" w:initials="AI">
    <w:p>
      <w:pPr>
        <w:pStyle w:val="CommentText"/>
      </w:pPr>
      <w:r>
        <w:rPr>
          <w:rStyle w:val="CommentReference"/>
        </w:rPr>
        <w:annotationRef/>
      </w:r>
      <w:r>
        <w:t>[core] Γραμματικό/συντακτικό λάθος: λείπει το ουσιαστικό 'Ιαπωνία' από το πλαίσιο της πρότασης.</w:t>
      </w:r>
    </w:p>
  </w:comment>
  <w:comment w:id="131" w:author="ProofreadAI" w:date="2026-02-23T15:51:42.322780Z" w:initials="AI">
    <w:p>
      <w:pPr>
        <w:pStyle w:val="CommentText"/>
      </w:pPr>
      <w:r>
        <w:rPr>
          <w:rStyle w:val="CommentReference"/>
        </w:rPr>
        <w:annotationRef/>
      </w:r>
      <w:r>
        <w:t>[core] Γραμματικό λάθος: λανθασμένη ρηματική μορφή (ενεστώτας ενδείξητος 3ου πληθ. είναι 'απορροφούν').</w:t>
      </w:r>
    </w:p>
  </w:comment>
  <w:comment w:id="132" w:author="ProofreadAI" w:date="2026-02-23T15:51:42.322780Z" w:initials="AI">
    <w:p>
      <w:pPr>
        <w:pStyle w:val="CommentText"/>
      </w:pPr>
      <w:r>
        <w:rPr>
          <w:rStyle w:val="CommentReference"/>
        </w:rPr>
        <w:annotationRef/>
      </w:r>
      <w:r>
        <w:t>[core] Λείπει κενό μετά την τελεία.</w:t>
      </w:r>
    </w:p>
  </w:comment>
  <w:comment w:id="133" w:author="ProofreadAI" w:date="2026-02-23T15:51:42.322780Z" w:initials="AI">
    <w:p>
      <w:pPr>
        <w:pStyle w:val="CommentText"/>
      </w:pPr>
      <w:r>
        <w:rPr>
          <w:rStyle w:val="CommentReference"/>
        </w:rPr>
        <w:annotationRef/>
      </w:r>
      <w:r>
        <w:t>[core] Γραμματικό λάθος: αιτιατική 'τη' και τόνος σε 'μία'.</w:t>
      </w:r>
    </w:p>
  </w:comment>
  <w:comment w:id="134" w:author="ProofreadAI" w:date="2026-02-23T15:51:42.322780Z" w:initials="AI">
    <w:p>
      <w:pPr>
        <w:pStyle w:val="CommentText"/>
      </w:pPr>
      <w:r>
        <w:rPr>
          <w:rStyle w:val="CommentReference"/>
        </w:rPr>
        <w:annotationRef/>
      </w:r>
      <w:r>
        <w:t>[core] Τυπογραφικό λάθος: λείπει κενό μεταξύ λέξεων.</w:t>
      </w:r>
    </w:p>
  </w:comment>
  <w:comment w:id="135" w:author="ProofreadAI" w:date="2026-02-23T15:51:42.322780Z" w:initials="AI">
    <w:p>
      <w:pPr>
        <w:pStyle w:val="CommentText"/>
      </w:pPr>
      <w:r>
        <w:rPr>
          <w:rStyle w:val="CommentReference"/>
        </w:rPr>
        <w:annotationRef/>
      </w:r>
      <w:r>
        <w:t>[core] Λείπει κόμμα πριν από το 'πράγμα' για σωστή στίξη και αποφυγή run-on sentence.</w:t>
      </w:r>
    </w:p>
  </w:comment>
  <w:comment w:id="136" w:author="ProofreadAI" w:date="2026-02-23T15:51:42.322780Z" w:initials="AI">
    <w:p>
      <w:pPr>
        <w:pStyle w:val="CommentText"/>
      </w:pPr>
      <w:r>
        <w:rPr>
          <w:rStyle w:val="CommentReference"/>
        </w:rPr>
        <w:annotationRef/>
      </w:r>
      <w:r>
        <w:t>[core] Λανθασμένη πτώση: απαιτείται γενική μετά από οριστικό άρθρο 'της'.</w:t>
      </w:r>
    </w:p>
  </w:comment>
  <w:comment w:id="137" w:author="ProofreadAI" w:date="2026-02-23T15:51:42.322780Z" w:initials="AI">
    <w:p>
      <w:pPr>
        <w:pStyle w:val="CommentText"/>
      </w:pPr>
      <w:r>
        <w:rPr>
          <w:rStyle w:val="CommentReference"/>
        </w:rPr>
        <w:annotationRef/>
      </w:r>
      <w:r>
        <w:t>[core] Γραμματική συμφωνία: το επίθετο πρέπει να είναι σε γενική πληθυντικού ως 'υπολογιστικών' για συμφωνία με 'συστημάτων'.</w:t>
      </w:r>
    </w:p>
  </w:comment>
  <w:comment w:id="138" w:author="ProofreadAI" w:date="2026-02-23T15:51:42.322780Z" w:initials="AI">
    <w:p>
      <w:pPr>
        <w:pStyle w:val="CommentText"/>
      </w:pPr>
      <w:r>
        <w:rPr>
          <w:rStyle w:val="CommentReference"/>
        </w:rPr>
        <w:annotationRef/>
      </w:r>
      <w:r>
        <w:t>[core] Ορθογραφία/γραμματική: σωστή εισαγωγή υποτακτικής πρότασης είναι 'ότι', όχι 'πως'.</w:t>
      </w:r>
    </w:p>
  </w:comment>
  <w:comment w:id="139" w:author="ProofreadAI" w:date="2026-02-23T15:51:42.322780Z" w:initials="AI">
    <w:p>
      <w:pPr>
        <w:pStyle w:val="CommentText"/>
      </w:pPr>
      <w:r>
        <w:rPr>
          <w:rStyle w:val="CommentReference"/>
        </w:rPr>
        <w:annotationRef/>
      </w:r>
      <w:r>
        <w:t>[core] Λείπει κενό μετά το στίγμα λίστας για σωστή στίξη.</w:t>
      </w:r>
    </w:p>
  </w:comment>
  <w:comment w:id="140" w:author="ProofreadAI" w:date="2026-02-23T15:51:42.322780Z" w:initials="AI">
    <w:p>
      <w:pPr>
        <w:pStyle w:val="CommentText"/>
      </w:pPr>
      <w:r>
        <w:rPr>
          <w:rStyle w:val="CommentReference"/>
        </w:rPr>
        <w:annotationRef/>
      </w:r>
      <w:r>
        <w:t>[core] Ορθογραφικό λάθος: η ορθή γραφή για 'δεύτερη' είναι '2η'.</w:t>
      </w:r>
    </w:p>
  </w:comment>
  <w:comment w:id="141" w:author="ProofreadAI" w:date="2026-02-23T15:51:42.322780Z" w:initials="AI">
    <w:p>
      <w:pPr>
        <w:pStyle w:val="CommentText"/>
      </w:pPr>
      <w:r>
        <w:rPr>
          <w:rStyle w:val="CommentReference"/>
        </w:rPr>
        <w:annotationRef/>
      </w:r>
      <w:r>
        <w:t>[core] Σφάλμα σύνταξης: λείπει το άρθρο «της» για ορθή σύνδεση και γραμματική συμφωνία.</w:t>
      </w:r>
    </w:p>
  </w:comment>
  <w:comment w:id="142" w:author="ProofreadAI" w:date="2026-02-23T15:51:42.322780Z" w:initials="AI">
    <w:p>
      <w:pPr>
        <w:pStyle w:val="CommentText"/>
      </w:pPr>
      <w:r>
        <w:rPr>
          <w:rStyle w:val="CommentReference"/>
        </w:rPr>
        <w:annotationRef/>
      </w:r>
      <w:r>
        <w:t>[core] Περιττό κόμμα που διακόπτει τη σύνταξη.</w:t>
      </w:r>
    </w:p>
  </w:comment>
  <w:comment w:id="143" w:author="ProofreadAI" w:date="2026-02-23T15:51:42.322780Z" w:initials="AI">
    <w:p>
      <w:pPr>
        <w:pStyle w:val="CommentText"/>
      </w:pPr>
      <w:r>
        <w:rPr>
          <w:rStyle w:val="CommentReference"/>
        </w:rPr>
        <w:annotationRef/>
      </w:r>
      <w:r>
        <w:t>[core] Ελλιπής παράλληλη δομή· λείπει ρήμα για συμφωνία με την προηγούμενη πρόταση.</w:t>
      </w:r>
    </w:p>
  </w:comment>
  <w:comment w:id="144" w:author="ProofreadAI" w:date="2026-02-23T15:51:42.322780Z" w:initials="AI">
    <w:p>
      <w:pPr>
        <w:pStyle w:val="CommentText"/>
      </w:pPr>
      <w:r>
        <w:rPr>
          <w:rStyle w:val="CommentReference"/>
        </w:rPr>
        <w:annotationRef/>
      </w:r>
      <w:r>
        <w:t>[core] Λανθασμένη πτώση· απαιτείται ονομαστική για παράλληλη καταχώριση με 'η οικονομία'.</w:t>
      </w:r>
    </w:p>
  </w:comment>
  <w:comment w:id="145" w:author="ProofreadAI" w:date="2026-02-23T15:51:42.322780Z" w:initials="AI">
    <w:p>
      <w:pPr>
        <w:pStyle w:val="CommentText"/>
      </w:pPr>
      <w:r>
        <w:rPr>
          <w:rStyle w:val="CommentReference"/>
        </w:rPr>
        <w:annotationRef/>
      </w:r>
      <w:r>
        <w:t>[core] Ασυνεπής παράλληλη δομή· λείπει αντικείμενο για 'διαχείριση' από context καταστροφών.</w:t>
      </w:r>
    </w:p>
  </w:comment>
  <w:comment w:id="146" w:author="ProofreadAI" w:date="2026-02-23T15:51:42.322780Z" w:initials="AI">
    <w:p>
      <w:pPr>
        <w:pStyle w:val="CommentText"/>
      </w:pPr>
      <w:r>
        <w:rPr>
          <w:rStyle w:val="CommentReference"/>
        </w:rPr>
        <w:annotationRef/>
      </w:r>
      <w:r>
        <w:t>[core] Γραμματική ανακρίβεια· απαιτείται 'για' για σωστή αντίθεση.</w:t>
      </w:r>
    </w:p>
  </w:comment>
  <w:comment w:id="147" w:author="ProofreadAI" w:date="2026-02-23T15:51:42.322780Z" w:initials="AI">
    <w:p>
      <w:pPr>
        <w:pStyle w:val="CommentText"/>
      </w:pPr>
      <w:r>
        <w:rPr>
          <w:rStyle w:val="CommentReference"/>
        </w:rPr>
        <w:annotationRef/>
      </w:r>
      <w:r>
        <w:t>[core] Ορθογραφικό/σημασιολογικό λάθος: το πλαίσιο παραπληροφόρησης απαιτεί 'παραποιούσε' αντί 'τροποποιούσε'.</w:t>
      </w:r>
    </w:p>
  </w:comment>
  <w:comment w:id="148" w:author="ProofreadAI" w:date="2026-02-23T15:51:42.322780Z" w:initials="AI">
    <w:p>
      <w:pPr>
        <w:pStyle w:val="CommentText"/>
      </w:pPr>
      <w:r>
        <w:rPr>
          <w:rStyle w:val="CommentReference"/>
        </w:rPr>
        <w:annotationRef/>
      </w:r>
      <w:r>
        <w:t>[core] Ορθογραφικό/σημασιολογικό λάθος: το πλαίσιο deepfakes απαιτεί 'παραποιούνται' αντί 'τροποποιούνται'.</w:t>
      </w:r>
    </w:p>
  </w:comment>
  <w:comment w:id="149" w:author="ProofreadAI" w:date="2026-02-23T15:51:42.322780Z" w:initials="AI">
    <w:p>
      <w:pPr>
        <w:pStyle w:val="CommentText"/>
      </w:pPr>
      <w:r>
        <w:rPr>
          <w:rStyle w:val="CommentReference"/>
        </w:rPr>
        <w:annotationRef/>
      </w:r>
      <w:r>
        <w:t>[core] Λείπει ο οξεία τόνος στον πληθυντικό της ονομαστικής του 'ποιος'.</w:t>
      </w:r>
    </w:p>
  </w:comment>
  <w:comment w:id="150" w:author="ProofreadAI" w:date="2026-02-23T15:51:42.322780Z" w:initials="AI">
    <w:p>
      <w:pPr>
        <w:pStyle w:val="CommentText"/>
      </w:pPr>
      <w:r>
        <w:rPr>
          <w:rStyle w:val="CommentReference"/>
        </w:rPr>
        <w:annotationRef/>
      </w:r>
      <w:r>
        <w:t>[core] Προσθήκη τόνου στη συνδέσμo «δέ» σύμφωνα με τα ορθογραφικά της Νεοελληνικής.</w:t>
      </w:r>
    </w:p>
  </w:comment>
  <w:comment w:id="151" w:author="ProofreadAI" w:date="2026-02-23T15:51:42.322780Z" w:initials="AI">
    <w:p>
      <w:pPr>
        <w:pStyle w:val="CommentText"/>
      </w:pPr>
      <w:r>
        <w:rPr>
          <w:rStyle w:val="CommentReference"/>
        </w:rPr>
        <w:annotationRef/>
      </w:r>
      <w:r>
        <w:t>[core] Διόρθωση γραμματικής πτώσης για παράλληλη κατασκευή και σαφήνεια.</w:t>
      </w:r>
    </w:p>
  </w:comment>
  <w:comment w:id="152" w:author="ProofreadAI" w:date="2026-02-23T15:51:42.322780Z" w:initials="AI">
    <w:p>
      <w:pPr>
        <w:pStyle w:val="CommentText"/>
      </w:pPr>
      <w:r>
        <w:rPr>
          <w:rStyle w:val="CommentReference"/>
        </w:rPr>
        <w:annotationRef/>
      </w:r>
      <w:r>
        <w:t>[core] Διόρθωση τυπογραφικού λάθους (διπλό «τη»)</w:t>
      </w:r>
    </w:p>
  </w:comment>
  <w:comment w:id="153" w:author="ProofreadAI" w:date="2026-02-23T15:51:42.322780Z" w:initials="AI">
    <w:p>
      <w:pPr>
        <w:pStyle w:val="CommentText"/>
      </w:pPr>
      <w:r>
        <w:rPr>
          <w:rStyle w:val="CommentReference"/>
        </w:rPr>
        <w:annotationRef/>
      </w:r>
      <w:r>
        <w:t>[core] Τυπογραφικό λάθος: ο 'πολιτικός τομέας' δεν ταιριάζει λογικά με βιομηχανίες και έλλειψη εργατικών χεριών σε πολεμικό πλαίσιο, εννοείται 'αγροτικός'.</w:t>
      </w:r>
    </w:p>
  </w:comment>
  <w:comment w:id="154" w:author="ProofreadAI" w:date="2026-02-23T15:51:42.322780Z" w:initials="AI">
    <w:p>
      <w:pPr>
        <w:pStyle w:val="CommentText"/>
      </w:pPr>
      <w:r>
        <w:rPr>
          <w:rStyle w:val="CommentReference"/>
        </w:rPr>
        <w:annotationRef/>
      </w:r>
      <w:r>
        <w:t>[core] Γραμματικό λάθος: απαιτείται οριστικό άρθρο πριν από τα ονόματα των χωρών.</w:t>
      </w:r>
    </w:p>
  </w:comment>
  <w:comment w:id="155" w:author="ProofreadAI" w:date="2026-02-23T15:51:42.322780Z" w:initials="AI">
    <w:p>
      <w:pPr>
        <w:pStyle w:val="CommentText"/>
      </w:pPr>
      <w:r>
        <w:rPr>
          <w:rStyle w:val="CommentReference"/>
        </w:rPr>
        <w:annotationRef/>
      </w:r>
      <w:r>
        <w:t>[core] Προσθήκη παρενθέσεων για σαφήνεια και σωστή σύνδεση του ποσοστού με τους τόκους εξυπηρέτησης.</w:t>
      </w:r>
    </w:p>
  </w:comment>
  <w:comment w:id="156" w:author="ProofreadAI" w:date="2026-02-23T15:51:42.322780Z" w:initials="AI">
    <w:p>
      <w:pPr>
        <w:pStyle w:val="CommentText"/>
      </w:pPr>
      <w:r>
        <w:rPr>
          <w:rStyle w:val="CommentReference"/>
        </w:rPr>
        <w:annotationRef/>
      </w:r>
      <w:r>
        <w:t>[core] Διόρθωση στίξης με κόμμα για σωστή εισαγωγή της υποτακτικής πρότασης.</w:t>
      </w:r>
    </w:p>
  </w:comment>
  <w:comment w:id="157" w:author="ProofreadAI" w:date="2026-02-23T15:51:42.322780Z" w:initials="AI">
    <w:p>
      <w:pPr>
        <w:pStyle w:val="CommentText"/>
      </w:pPr>
      <w:r>
        <w:rPr>
          <w:rStyle w:val="CommentReference"/>
        </w:rPr>
        <w:annotationRef/>
      </w:r>
      <w:r>
        <w:t>[core] Ορθογραφικό λάθος: 'ην' αντί για 'τον'.</w:t>
      </w:r>
    </w:p>
  </w:comment>
  <w:comment w:id="158" w:author="ProofreadAI" w:date="2026-02-23T15:51:42.322780Z" w:initials="AI">
    <w:p>
      <w:pPr>
        <w:pStyle w:val="CommentText"/>
      </w:pPr>
      <w:r>
        <w:rPr>
          <w:rStyle w:val="CommentReference"/>
        </w:rPr>
        <w:annotationRef/>
      </w:r>
      <w:r>
        <w:t>[core] Γραμματική συμφωνία γένους: το ουσιαστικό 'Αμερική' είναι θηλυκού γένους.</w:t>
      </w:r>
    </w:p>
  </w:comment>
  <w:comment w:id="159" w:author="ProofreadAI" w:date="2026-02-23T15:51:42.322780Z" w:initials="AI">
    <w:p>
      <w:pPr>
        <w:pStyle w:val="CommentText"/>
      </w:pPr>
      <w:r>
        <w:rPr>
          <w:rStyle w:val="CommentReference"/>
        </w:rPr>
        <w:annotationRef/>
      </w:r>
      <w:r>
        <w:t>[core] Ορθογραφικό λάθος: σωστή συντομογραφία για δισεκατομμύρια είναι «δισ.» και όχι «δις.»</w:t>
      </w:r>
    </w:p>
  </w:comment>
  <w:comment w:id="160" w:author="ProofreadAI" w:date="2026-02-23T15:51:42.322780Z" w:initials="AI">
    <w:p>
      <w:pPr>
        <w:pStyle w:val="CommentText"/>
      </w:pPr>
      <w:r>
        <w:rPr>
          <w:rStyle w:val="CommentReference"/>
        </w:rPr>
        <w:annotationRef/>
      </w:r>
      <w:r>
        <w:t>[core] Τυπογραφικό λάθος: λείπει κενό μετά το κόμμα.</w:t>
      </w:r>
    </w:p>
  </w:comment>
  <w:comment w:id="161" w:author="ProofreadAI" w:date="2026-02-23T15:51:42.322780Z" w:initials="AI">
    <w:p>
      <w:pPr>
        <w:pStyle w:val="CommentText"/>
      </w:pPr>
      <w:r>
        <w:rPr>
          <w:rStyle w:val="CommentReference"/>
        </w:rPr>
        <w:annotationRef/>
      </w:r>
      <w:r>
        <w:t>[core] Γραμματικό λάθος: λείπει άρθρο 'τις' για συνέπεια και σωστή σύνταξη.</w:t>
      </w:r>
    </w:p>
  </w:comment>
  <w:comment w:id="162" w:author="ProofreadAI" w:date="2026-02-23T15:51:42.322780Z" w:initials="AI">
    <w:p>
      <w:pPr>
        <w:pStyle w:val="CommentText"/>
      </w:pPr>
      <w:r>
        <w:rPr>
          <w:rStyle w:val="CommentReference"/>
        </w:rPr>
        <w:annotationRef/>
      </w:r>
      <w:r>
        <w:t>[core] Ορθογραφικό/τονισμός: σωστή γραφή αριθμού.</w:t>
      </w:r>
    </w:p>
  </w:comment>
  <w:comment w:id="163" w:author="ProofreadAI" w:date="2026-02-23T15:51:42.322780Z" w:initials="AI">
    <w:p>
      <w:pPr>
        <w:pStyle w:val="CommentText"/>
      </w:pPr>
      <w:r>
        <w:rPr>
          <w:rStyle w:val="CommentReference"/>
        </w:rPr>
        <w:annotationRef/>
      </w:r>
      <w:r>
        <w:t>[core] Λανθασμένη στίξη: περιττή τελεία πριν το κόμμα.</w:t>
      </w:r>
    </w:p>
  </w:comment>
  <w:comment w:id="164" w:author="ProofreadAI" w:date="2026-02-23T15:51:42.322780Z" w:initials="AI">
    <w:p>
      <w:pPr>
        <w:pStyle w:val="CommentText"/>
      </w:pPr>
      <w:r>
        <w:rPr>
          <w:rStyle w:val="CommentReference"/>
        </w:rPr>
        <w:annotationRef/>
      </w:r>
      <w:r>
        <w:t>[core] Λείπει τελεία στο τέλος της παραγράφου.</w:t>
      </w:r>
    </w:p>
  </w:comment>
  <w:comment w:id="165" w:author="ProofreadAI" w:date="2026-02-23T15:51:42.322780Z" w:initials="AI">
    <w:p>
      <w:pPr>
        <w:pStyle w:val="CommentText"/>
      </w:pPr>
      <w:r>
        <w:rPr>
          <w:rStyle w:val="CommentReference"/>
        </w:rPr>
        <w:annotationRef/>
      </w:r>
      <w:r>
        <w:t>[core] Ασαφής σύνταξη: απαιτείται κόμμα για επεξηγηματική φράση.</w:t>
      </w:r>
    </w:p>
  </w:comment>
  <w:comment w:id="166" w:author="ProofreadAI" w:date="2026-02-23T15:51:42.322780Z" w:initials="AI">
    <w:p>
      <w:pPr>
        <w:pStyle w:val="CommentText"/>
      </w:pPr>
      <w:r>
        <w:rPr>
          <w:rStyle w:val="CommentReference"/>
        </w:rPr>
        <w:annotationRef/>
      </w:r>
      <w:r>
        <w:t>[core] Γραμματική/στίξη: απαιτείται κόμμα πριν την επεξηγηματική πρόταση για σαφήνεια σύνταξης.</w:t>
      </w:r>
    </w:p>
  </w:comment>
  <w:comment w:id="167" w:author="ProofreadAI" w:date="2026-02-23T15:51:42.322780Z" w:initials="AI">
    <w:p>
      <w:pPr>
        <w:pStyle w:val="CommentText"/>
      </w:pPr>
      <w:r>
        <w:rPr>
          <w:rStyle w:val="CommentReference"/>
        </w:rPr>
        <w:annotationRef/>
      </w:r>
      <w:r>
        <w:t>[core] Λανθασμένη συμφωνία αριθμού: οι ΗΠΑ απαιτούν πληθυντικό.</w:t>
      </w:r>
    </w:p>
  </w:comment>
  <w:comment w:id="168" w:author="ProofreadAI" w:date="2026-02-23T15:51:42.322780Z" w:initials="AI">
    <w:p>
      <w:pPr>
        <w:pStyle w:val="CommentText"/>
      </w:pPr>
      <w:r>
        <w:rPr>
          <w:rStyle w:val="CommentReference"/>
        </w:rPr>
        <w:annotationRef/>
      </w:r>
      <w:r>
        <w:t>[core] Λείπει κόμμα πριν από το αιτιολογικό γερουνδικό για σωστή σύνταξη.</w:t>
      </w:r>
    </w:p>
  </w:comment>
  <w:comment w:id="169" w:author="ProofreadAI" w:date="2026-02-23T15:51:42.322780Z" w:initials="AI">
    <w:p>
      <w:pPr>
        <w:pStyle w:val="CommentText"/>
      </w:pPr>
      <w:r>
        <w:rPr>
          <w:rStyle w:val="CommentReference"/>
        </w:rPr>
        <w:annotationRef/>
      </w:r>
      <w:r>
        <w:t>[core] Ασυνέπεια συντομογραφίας με προηγούμενο '$36 τρισ.'</w:t>
      </w:r>
    </w:p>
  </w:comment>
  <w:comment w:id="170" w:author="ProofreadAI" w:date="2026-02-23T15:51:42.322780Z" w:initials="AI">
    <w:p>
      <w:pPr>
        <w:pStyle w:val="CommentText"/>
      </w:pPr>
      <w:r>
        <w:rPr>
          <w:rStyle w:val="CommentReference"/>
        </w:rPr>
        <w:annotationRef/>
      </w:r>
      <w:r>
        <w:t>[core] Λανθασμένο κλείσιμο παρένθεσης χωρίς αντίστοιχο άνοιγμα στην πρόταση.</w:t>
      </w:r>
    </w:p>
  </w:comment>
  <w:comment w:id="171" w:author="ProofreadAI" w:date="2026-02-23T15:51:42.322780Z" w:initials="AI">
    <w:p>
      <w:pPr>
        <w:pStyle w:val="CommentText"/>
      </w:pPr>
      <w:r>
        <w:rPr>
          <w:rStyle w:val="CommentReference"/>
        </w:rPr>
        <w:annotationRef/>
      </w:r>
      <w:r>
        <w:t>[core] Λανθασμένη σύνταξη: απαιτείται 'κατά' για σωστή διατύπωση μείωσης ποσοστού.</w:t>
      </w:r>
    </w:p>
  </w:comment>
  <w:comment w:id="172" w:author="ProofreadAI" w:date="2026-02-23T15:51:42.322780Z" w:initials="AI">
    <w:p>
      <w:pPr>
        <w:pStyle w:val="CommentText"/>
      </w:pPr>
      <w:r>
        <w:rPr>
          <w:rStyle w:val="CommentReference"/>
        </w:rPr>
        <w:annotationRef/>
      </w:r>
      <w:r>
        <w:t>[core] Ασύντακτη πρόταση λόγω έλλειψης υποκειμένου στο ρήμα 'πλημμυρίσουν'. Η προσθήκη 'οι αγορές τους' αποκαθιστά τη γραμματική σαφήνεια χωρίς αλλαγή νοήματος.</w:t>
      </w:r>
    </w:p>
  </w:comment>
  <w:comment w:id="173" w:author="ProofreadAI" w:date="2026-02-23T15:51:42.322780Z" w:initials="AI">
    <w:p>
      <w:pPr>
        <w:pStyle w:val="CommentText"/>
      </w:pPr>
      <w:r>
        <w:rPr>
          <w:rStyle w:val="CommentReference"/>
        </w:rPr>
        <w:annotationRef/>
      </w:r>
      <w:r>
        <w:t>[core] Γραμματικό λάθος: λείπει το οριστικό άρθρο 'την' πριν από το όνομα της χώρας.</w:t>
      </w:r>
    </w:p>
  </w:comment>
  <w:comment w:id="174" w:author="ProofreadAI" w:date="2026-02-23T15:51:42.322780Z" w:initials="AI">
    <w:p>
      <w:pPr>
        <w:pStyle w:val="CommentText"/>
      </w:pPr>
      <w:r>
        <w:rPr>
          <w:rStyle w:val="CommentReference"/>
        </w:rPr>
        <w:annotationRef/>
      </w:r>
      <w:r>
        <w:t>[core] Ορθογραφικό και τονισμό λάθος: 'δυο' πρέπει να είναι 'δύο'.</w:t>
      </w:r>
    </w:p>
  </w:comment>
  <w:comment w:id="175" w:author="ProofreadAI" w:date="2026-02-23T15:51:42.322780Z" w:initials="AI">
    <w:p>
      <w:pPr>
        <w:pStyle w:val="CommentText"/>
      </w:pPr>
      <w:r>
        <w:rPr>
          <w:rStyle w:val="CommentReference"/>
        </w:rPr>
        <w:annotationRef/>
      </w:r>
      <w:r>
        <w:t>[core] Λανθασμένη λέξη ('καθίζοντας' σημαίνει βύθιση, δεν ταιριάζει στο πλαίσιο διαπραγματεύσεων· σωστό είναι 'καθώς κάθονται')</w:t>
      </w:r>
    </w:p>
  </w:comment>
  <w:comment w:id="176" w:author="ProofreadAI" w:date="2026-02-23T15:51:42.322780Z" w:initials="AI">
    <w:p>
      <w:pPr>
        <w:pStyle w:val="CommentText"/>
      </w:pPr>
      <w:r>
        <w:rPr>
          <w:rStyle w:val="CommentReference"/>
        </w:rPr>
        <w:annotationRef/>
      </w:r>
      <w:r>
        <w:t>[core] Λανθασμένη σύνταξη και σειρά λέξεων που καθιστά ασάφεια το όνομα του εργαστηρίου</w:t>
      </w:r>
    </w:p>
  </w:comment>
  <w:comment w:id="177" w:author="ProofreadAI" w:date="2026-02-23T15:51:42.322780Z" w:initials="AI">
    <w:p>
      <w:pPr>
        <w:pStyle w:val="CommentText"/>
      </w:pPr>
      <w:r>
        <w:rPr>
          <w:rStyle w:val="CommentReference"/>
        </w:rPr>
        <w:annotationRef/>
      </w:r>
      <w:r>
        <w:t>[core] Γραμματική/σύνταξη: διπλό 'το' και λανθασμένη σειρά για ομαλή ροή.</w:t>
      </w:r>
    </w:p>
  </w:comment>
  <w:comment w:id="178" w:author="ProofreadAI" w:date="2026-02-23T15:51:42.322780Z" w:initials="AI">
    <w:p>
      <w:pPr>
        <w:pStyle w:val="CommentText"/>
      </w:pPr>
      <w:r>
        <w:rPr>
          <w:rStyle w:val="CommentReference"/>
        </w:rPr>
        <w:annotationRef/>
      </w:r>
      <w:r>
        <w:t>[core] Ορθογραφία/γραμματική: στάνταρ γραφή για '15-year'.</w:t>
      </w:r>
    </w:p>
  </w:comment>
  <w:comment w:id="179" w:author="ProofreadAI" w:date="2026-02-23T15:51:42.322780Z" w:initials="AI">
    <w:p>
      <w:pPr>
        <w:pStyle w:val="CommentText"/>
      </w:pPr>
      <w:r>
        <w:rPr>
          <w:rStyle w:val="CommentReference"/>
        </w:rPr>
        <w:annotationRef/>
      </w:r>
      <w:r>
        <w:t>[core] Γραμματική/σύνταξη: απαιτείται 'κατά' για σωστή ένδειξη περιόδου χρόνου.</w:t>
      </w:r>
    </w:p>
  </w:comment>
  <w:comment w:id="180" w:author="ProofreadAI" w:date="2026-02-23T15:51:42.322780Z" w:initials="AI">
    <w:p>
      <w:pPr>
        <w:pStyle w:val="CommentText"/>
      </w:pPr>
      <w:r>
        <w:rPr>
          <w:rStyle w:val="CommentReference"/>
        </w:rPr>
        <w:annotationRef/>
      </w:r>
      <w:r>
        <w:t>[core] Γραμματική/σαφήνεια: μη στάνταρ έκφραση, διόρθωση για ορθή σύγκριση παραγωγικότητας.</w:t>
      </w:r>
    </w:p>
  </w:comment>
  <w:comment w:id="181" w:author="ProofreadAI" w:date="2026-02-23T15:51:42.322780Z" w:initials="AI">
    <w:p>
      <w:pPr>
        <w:pStyle w:val="CommentText"/>
      </w:pPr>
      <w:r>
        <w:rPr>
          <w:rStyle w:val="CommentReference"/>
        </w:rPr>
        <w:annotationRef/>
      </w:r>
      <w:r>
        <w:t>[core] Γραμματική: συμφωνία γένους με 'εργασία' (θηλυκό) και σωστή παύλα (em-dash).</w:t>
      </w:r>
    </w:p>
  </w:comment>
  <w:comment w:id="182" w:author="ProofreadAI" w:date="2026-02-23T15:51:42.322780Z" w:initials="AI">
    <w:p>
      <w:pPr>
        <w:pStyle w:val="CommentText"/>
      </w:pPr>
      <w:r>
        <w:rPr>
          <w:rStyle w:val="CommentReference"/>
        </w:rPr>
        <w:annotationRef/>
      </w:r>
      <w:r>
        <w:t>[core] Ορθογραφία/γραμματική: σωστή απόδοση της έκφρασης 'for that reason'.</w:t>
      </w:r>
    </w:p>
  </w:comment>
  <w:comment w:id="183" w:author="ProofreadAI" w:date="2026-02-23T15:51:42.322780Z" w:initials="AI">
    <w:p>
      <w:pPr>
        <w:pStyle w:val="CommentText"/>
      </w:pPr>
      <w:r>
        <w:rPr>
          <w:rStyle w:val="CommentReference"/>
        </w:rPr>
        <w:annotationRef/>
      </w:r>
      <w:r>
        <w:t>[core] Λείπουν οι τελείες στη συντομογραφία 'κ.λ.π.'</w:t>
      </w:r>
    </w:p>
  </w:comment>
  <w:comment w:id="184" w:author="ProofreadAI" w:date="2026-02-23T15:51:42.322780Z" w:initials="AI">
    <w:p>
      <w:pPr>
        <w:pStyle w:val="CommentText"/>
      </w:pPr>
      <w:r>
        <w:rPr>
          <w:rStyle w:val="CommentReference"/>
        </w:rPr>
        <w:annotationRef/>
      </w:r>
      <w:r>
        <w:t>[core] Λείπουν κόμματα για σωστή σύνταξη και σαφήνεια στην αντιπαραβολή.</w:t>
      </w:r>
    </w:p>
  </w:comment>
  <w:comment w:id="185" w:author="ProofreadAI" w:date="2026-02-23T15:51:42.322780Z" w:initials="AI">
    <w:p>
      <w:pPr>
        <w:pStyle w:val="CommentText"/>
      </w:pPr>
      <w:r>
        <w:rPr>
          <w:rStyle w:val="CommentReference"/>
        </w:rPr>
        <w:annotationRef/>
      </w:r>
      <w:r>
        <w:t>[core] Λανθασμένη πρόθεση: για ημερομηνία χρησιμοποιείται 'στις'.</w:t>
      </w:r>
    </w:p>
  </w:comment>
  <w:comment w:id="186" w:author="ProofreadAI" w:date="2026-02-23T15:51:42.322780Z" w:initials="AI">
    <w:p>
      <w:pPr>
        <w:pStyle w:val="CommentText"/>
      </w:pPr>
      <w:r>
        <w:rPr>
          <w:rStyle w:val="CommentReference"/>
        </w:rPr>
        <w:annotationRef/>
      </w:r>
      <w:r>
        <w:t>[core] Παράλληλη κατασκευή απαιτεί 'στο' πριν από 'ΑΕΠ' για γραμματική συνέπεια.</w:t>
      </w:r>
    </w:p>
  </w:comment>
  <w:comment w:id="187" w:author="ProofreadAI" w:date="2026-02-23T15:51:42.322780Z" w:initials="AI">
    <w:p>
      <w:pPr>
        <w:pStyle w:val="CommentText"/>
      </w:pPr>
      <w:r>
        <w:rPr>
          <w:rStyle w:val="CommentReference"/>
        </w:rPr>
        <w:annotationRef/>
      </w:r>
      <w:r>
        <w:t>[core] Λανθασμένη χρήση υφαιρέματος αντί παύλας για παρεμβολή.</w:t>
      </w:r>
    </w:p>
  </w:comment>
  <w:comment w:id="188" w:author="ProofreadAI" w:date="2026-02-23T15:51:42.322780Z" w:initials="AI">
    <w:p>
      <w:pPr>
        <w:pStyle w:val="CommentText"/>
      </w:pPr>
      <w:r>
        <w:rPr>
          <w:rStyle w:val="CommentReference"/>
        </w:rPr>
        <w:annotationRef/>
      </w:r>
      <w:r>
        <w:t>[core] Περιττή επανάληψη 'όπου' δημιουργεί συντακτικό πρόβλημα· κόμμα διορθώνει τη ροή.</w:t>
      </w:r>
    </w:p>
  </w:comment>
  <w:comment w:id="189" w:author="ProofreadAI" w:date="2026-02-23T15:51:42.322780Z" w:initials="AI">
    <w:p>
      <w:pPr>
        <w:pStyle w:val="CommentText"/>
      </w:pPr>
      <w:r>
        <w:rPr>
          <w:rStyle w:val="CommentReference"/>
        </w:rPr>
        <w:annotationRef/>
      </w:r>
      <w:r>
        <w:t>[core] Ελλιπής σύνταξη· προσθήκη 'για την' για γραμματική ολοκλήρωση της γενοκτονικής φράσης.</w:t>
      </w:r>
    </w:p>
  </w:comment>
  <w:comment w:id="190" w:author="ProofreadAI" w:date="2026-02-23T15:51:42.322780Z" w:initials="AI">
    <w:p>
      <w:pPr>
        <w:pStyle w:val="CommentText"/>
      </w:pPr>
      <w:r>
        <w:rPr>
          <w:rStyle w:val="CommentReference"/>
        </w:rPr>
        <w:annotationRef/>
      </w:r>
      <w:r>
        <w:t>[core] Πρόβλημα στίξης: λείπει κενό μετά το WS και κατάλληλη παύλα για σαφήνεια.</w:t>
      </w:r>
    </w:p>
  </w:comment>
  <w:comment w:id="191" w:author="ProofreadAI" w:date="2026-02-23T15:51:42.322780Z" w:initials="AI">
    <w:p>
      <w:pPr>
        <w:pStyle w:val="CommentText"/>
      </w:pPr>
      <w:r>
        <w:rPr>
          <w:rStyle w:val="CommentReference"/>
        </w:rPr>
        <w:annotationRef/>
      </w:r>
      <w:r>
        <w:t>[core] Λανθασμένη στίξη εισαγωγικών μετά την παύλα.</w:t>
      </w:r>
    </w:p>
  </w:comment>
  <w:comment w:id="192" w:author="ProofreadAI" w:date="2026-02-23T15:51:42.322780Z" w:initials="AI">
    <w:p>
      <w:pPr>
        <w:pStyle w:val="CommentText"/>
      </w:pPr>
      <w:r>
        <w:rPr>
          <w:rStyle w:val="CommentReference"/>
        </w:rPr>
        <w:annotationRef/>
      </w:r>
      <w:r>
        <w:t>[core] Διπλή τελεία κατά λάθος.</w:t>
      </w:r>
    </w:p>
  </w:comment>
  <w:comment w:id="193" w:author="ProofreadAI" w:date="2026-02-23T15:51:42.322780Z" w:initials="AI">
    <w:p>
      <w:pPr>
        <w:pStyle w:val="CommentText"/>
      </w:pPr>
      <w:r>
        <w:rPr>
          <w:rStyle w:val="CommentReference"/>
        </w:rPr>
        <w:annotationRef/>
      </w:r>
      <w:r>
        <w:t>[core] Στάνταρ συντομογραφία 'δισ.' με τελεία για δισεκατομμύρια.</w:t>
      </w:r>
    </w:p>
  </w:comment>
  <w:comment w:id="194" w:author="ProofreadAI" w:date="2026-02-23T15:51:42.322780Z" w:initials="AI">
    <w:p>
      <w:pPr>
        <w:pStyle w:val="CommentText"/>
      </w:pPr>
      <w:r>
        <w:rPr>
          <w:rStyle w:val="CommentReference"/>
        </w:rPr>
        <w:annotationRef/>
      </w:r>
      <w:r>
        <w:t>[core] Κολλημένη παύλα χωρίς κενό.</w:t>
      </w:r>
    </w:p>
  </w:comment>
  <w:comment w:id="195" w:author="ProofreadAI" w:date="2026-02-23T15:51:42.322780Z" w:initials="AI">
    <w:p>
      <w:pPr>
        <w:pStyle w:val="CommentText"/>
      </w:pPr>
      <w:r>
        <w:rPr>
          <w:rStyle w:val="CommentReference"/>
        </w:rPr>
        <w:annotationRef/>
      </w:r>
      <w:r>
        <w:t>[core] Ορθή συντομογραφία 'κ.λπ.' με τελείες.</w:t>
      </w:r>
    </w:p>
  </w:comment>
  <w:comment w:id="196" w:author="ProofreadAI" w:date="2026-02-23T15:51:42.322780Z" w:initials="AI">
    <w:p>
      <w:pPr>
        <w:pStyle w:val="CommentText"/>
      </w:pPr>
      <w:r>
        <w:rPr>
          <w:rStyle w:val="CommentReference"/>
        </w:rPr>
        <w:annotationRef/>
      </w:r>
      <w:r>
        <w:t>[core] Ορθή συντομογραφία 'κ.λπ.' με τελείες.</w:t>
      </w:r>
    </w:p>
  </w:comment>
  <w:comment w:id="197" w:author="ProofreadAI" w:date="2026-02-23T15:51:42.322780Z" w:initials="AI">
    <w:p>
      <w:pPr>
        <w:pStyle w:val="CommentText"/>
      </w:pPr>
      <w:r>
        <w:rPr>
          <w:rStyle w:val="CommentReference"/>
        </w:rPr>
        <w:annotationRef/>
      </w:r>
      <w:r>
        <w:t>[core] Ορθή συντομογραφία 'κ.λπ.' με τελείες.</w:t>
      </w:r>
    </w:p>
  </w:comment>
  <w:comment w:id="198" w:author="ProofreadAI" w:date="2026-02-23T15:51:42.322780Z" w:initials="AI">
    <w:p>
      <w:pPr>
        <w:pStyle w:val="CommentText"/>
      </w:pPr>
      <w:r>
        <w:rPr>
          <w:rStyle w:val="CommentReference"/>
        </w:rPr>
        <w:annotationRef/>
      </w:r>
      <w:r>
        <w:t>[core] Λανθασμένο κεφαλαίο γράμμα στην αρχή παραγράφου που λειτουργεί ως τίτλος.</w:t>
      </w:r>
    </w:p>
  </w:comment>
  <w:comment w:id="199" w:author="ProofreadAI" w:date="2026-02-23T15:51:42.322780Z" w:initials="AI">
    <w:p>
      <w:pPr>
        <w:pStyle w:val="CommentText"/>
      </w:pPr>
      <w:r>
        <w:rPr>
          <w:rStyle w:val="CommentReference"/>
        </w:rPr>
        <w:annotationRef/>
      </w:r>
      <w:r>
        <w:t>[core] Η πρόταση είναι ερωτηματική και απαιτεί ερωτηματικό αντί για τελεία.</w:t>
      </w:r>
    </w:p>
  </w:comment>
  <w:comment w:id="200" w:author="ProofreadAI" w:date="2026-02-23T15:51:42.322780Z" w:initials="AI">
    <w:p>
      <w:pPr>
        <w:pStyle w:val="CommentText"/>
      </w:pPr>
      <w:r>
        <w:rPr>
          <w:rStyle w:val="CommentReference"/>
        </w:rPr>
        <w:annotationRef/>
      </w:r>
      <w:r>
        <w:t>[core] Διπλή επανάληψη του 'και' κατά λάθος.</w:t>
      </w:r>
    </w:p>
  </w:comment>
  <w:comment w:id="201" w:author="ProofreadAI" w:date="2026-02-23T15:51:42.322780Z" w:initials="AI">
    <w:p>
      <w:pPr>
        <w:pStyle w:val="CommentText"/>
      </w:pPr>
      <w:r>
        <w:rPr>
          <w:rStyle w:val="CommentReference"/>
        </w:rPr>
        <w:annotationRef/>
      </w:r>
      <w:r>
        <w:t>[core] Κεφαλαίο γράμμα στο επίσημο όνομα του οργανισμού (Παγκόσμιος Οργανισμός Εμπορίου).</w:t>
      </w:r>
    </w:p>
  </w:comment>
  <w:comment w:id="202" w:author="ProofreadAI" w:date="2026-02-23T15:51:42.322780Z" w:initials="AI">
    <w:p>
      <w:pPr>
        <w:pStyle w:val="CommentText"/>
      </w:pPr>
      <w:r>
        <w:rPr>
          <w:rStyle w:val="CommentReference"/>
        </w:rPr>
        <w:annotationRef/>
      </w:r>
      <w:r>
        <w:t>[core] Ορθογραφικό λάθος. Η σωστή λέξη είναι «πολιτιστική».</w:t>
      </w:r>
    </w:p>
  </w:comment>
  <w:comment w:id="203" w:author="ProofreadAI" w:date="2026-02-23T15:51:42.322780Z" w:initials="AI">
    <w:p>
      <w:pPr>
        <w:pStyle w:val="CommentText"/>
      </w:pPr>
      <w:r>
        <w:rPr>
          <w:rStyle w:val="CommentReference"/>
        </w:rPr>
        <w:annotationRef/>
      </w:r>
      <w:r>
        <w:t>[core] Κεφαλαίο γράμμα σε καθιερωμένο όνομα γεωγραφικής περιοχής (Νοτιοανατολική Ασία).</w:t>
      </w:r>
    </w:p>
  </w:comment>
  <w:comment w:id="204" w:author="ProofreadAI" w:date="2026-02-23T15:51:42.322780Z" w:initials="AI">
    <w:p>
      <w:pPr>
        <w:pStyle w:val="CommentText"/>
      </w:pPr>
      <w:r>
        <w:rPr>
          <w:rStyle w:val="CommentReference"/>
        </w:rPr>
        <w:annotationRef/>
      </w:r>
      <w:r>
        <w:t>[core] Γραμματικό λάθος πρόθεσης. Η σωστή έκφραση είναι «κάτω από το κόστος».</w:t>
      </w:r>
    </w:p>
  </w:comment>
  <w:comment w:id="205" w:author="ProofreadAI" w:date="2026-02-23T15:51:42.322780Z" w:initials="AI">
    <w:p>
      <w:pPr>
        <w:pStyle w:val="CommentText"/>
      </w:pPr>
      <w:r>
        <w:rPr>
          <w:rStyle w:val="CommentReference"/>
        </w:rPr>
        <w:annotationRef/>
      </w:r>
      <w:r>
        <w:t>[core] Γραμματική συμφωνία αριθμού: αναφέρεται στο άθροισμα ελλειμμάτων δεκαετίας, επομένως πληθυντικός.</w:t>
      </w:r>
    </w:p>
  </w:comment>
  <w:comment w:id="206" w:author="ProofreadAI" w:date="2026-02-23T15:51:42.322780Z" w:initials="AI">
    <w:p>
      <w:pPr>
        <w:pStyle w:val="CommentText"/>
      </w:pPr>
      <w:r>
        <w:rPr>
          <w:rStyle w:val="CommentReference"/>
        </w:rPr>
        <w:annotationRef/>
      </w:r>
      <w:r>
        <w:t>[core] Έλλειψη στίξης. Απαιτείται κόμμα πριν από το «αλλά».</w:t>
      </w:r>
    </w:p>
  </w:comment>
  <w:comment w:id="207" w:author="ProofreadAI" w:date="2026-02-23T15:51:42.322780Z" w:initials="AI">
    <w:p>
      <w:pPr>
        <w:pStyle w:val="CommentText"/>
      </w:pPr>
      <w:r>
        <w:rPr>
          <w:rStyle w:val="CommentReference"/>
        </w:rPr>
        <w:annotationRef/>
      </w:r>
      <w:r>
        <w:t>[core] Ορθογραφικό λάθος/μη υπαρκτή λέξη. Βάσει νοήματος και συμφραζομένων, σωστή είναι «πλούσια».</w:t>
      </w:r>
    </w:p>
  </w:comment>
  <w:comment w:id="208" w:author="ProofreadAI" w:date="2026-02-23T15:51:42.322780Z" w:initials="AI">
    <w:p>
      <w:pPr>
        <w:pStyle w:val="CommentText"/>
      </w:pPr>
      <w:r>
        <w:rPr>
          <w:rStyle w:val="CommentReference"/>
        </w:rPr>
        <w:annotationRef/>
      </w:r>
      <w:r>
        <w:t>[core] Τυπογραφικό λάθος· η στάνταρ συντομογραφία είναι 'κ.λπ.' για 'και τα λοιπά'.</w:t>
      </w:r>
    </w:p>
  </w:comment>
  <w:comment w:id="209" w:author="ProofreadAI" w:date="2026-02-23T15:51:42.322780Z" w:initials="AI">
    <w:p>
      <w:pPr>
        <w:pStyle w:val="CommentText"/>
      </w:pPr>
      <w:r>
        <w:rPr>
          <w:rStyle w:val="CommentReference"/>
        </w:rPr>
        <w:annotationRef/>
      </w:r>
      <w:r>
        <w:t>[core] Στα ελληνικά, το διαχωριστικό χιλιάδων είναι τελεία, όχι κόμμα.</w:t>
      </w:r>
    </w:p>
  </w:comment>
  <w:comment w:id="210" w:author="ProofreadAI" w:date="2026-02-23T15:51:42.322780Z" w:initials="AI">
    <w:p>
      <w:pPr>
        <w:pStyle w:val="CommentText"/>
      </w:pPr>
      <w:r>
        <w:rPr>
          <w:rStyle w:val="CommentReference"/>
        </w:rPr>
        <w:annotationRef/>
      </w:r>
      <w:r>
        <w:t>[core] Ορθογραφική συνέπεια: στάνταρ συντομογραφία «δισ.» (όπως χρησιμοποιείται αλλού στο κείμενο).</w:t>
      </w:r>
    </w:p>
  </w:comment>
  <w:comment w:id="211" w:author="ProofreadAI" w:date="2026-02-23T15:51:42.322780Z" w:initials="AI">
    <w:p>
      <w:pPr>
        <w:pStyle w:val="CommentText"/>
      </w:pPr>
      <w:r>
        <w:rPr>
          <w:rStyle w:val="CommentReference"/>
        </w:rPr>
        <w:annotationRef/>
      </w:r>
      <w:r>
        <w:t>[core] Ορθογραφικό λάθος: σωστή συντομογραφία είναι «κ.λπ.» με τελείες και μία τελεία στο τέλος.</w:t>
      </w:r>
    </w:p>
  </w:comment>
  <w:comment w:id="212" w:author="ProofreadAI" w:date="2026-02-23T15:51:42.322780Z" w:initials="AI">
    <w:p>
      <w:pPr>
        <w:pStyle w:val="CommentText"/>
      </w:pPr>
      <w:r>
        <w:rPr>
          <w:rStyle w:val="CommentReference"/>
        </w:rPr>
        <w:annotationRef/>
      </w:r>
      <w:r>
        <w:t>[core] Στα ελληνικά, το διαχωριστικό χιλιάδων είναι τελεία, όχι κόμμα.</w:t>
      </w:r>
    </w:p>
  </w:comment>
  <w:comment w:id="213" w:author="ProofreadAI" w:date="2026-02-23T15:51:42.322780Z" w:initials="AI">
    <w:p>
      <w:pPr>
        <w:pStyle w:val="CommentText"/>
      </w:pPr>
      <w:r>
        <w:rPr>
          <w:rStyle w:val="CommentReference"/>
        </w:rPr>
        <w:annotationRef/>
      </w:r>
      <w:r>
        <w:t>[core] Γραμματικό λάθος: επαναλαμβανόμενη αντωνυμία «οι».</w:t>
      </w:r>
    </w:p>
  </w:comment>
  <w:comment w:id="214" w:author="ProofreadAI" w:date="2026-02-23T15:51:42.322780Z" w:initials="AI">
    <w:p>
      <w:pPr>
        <w:pStyle w:val="CommentText"/>
      </w:pPr>
      <w:r>
        <w:rPr>
          <w:rStyle w:val="CommentReference"/>
        </w:rPr>
        <w:annotationRef/>
      </w:r>
      <w:r>
        <w:t>[core] Ορθογραφικό λάθος: λανθασμένο κεφαλαίο γράμμα.</w:t>
      </w:r>
    </w:p>
  </w:comment>
  <w:comment w:id="215" w:author="ProofreadAI" w:date="2026-02-23T15:51:42.322780Z" w:initials="AI">
    <w:p>
      <w:pPr>
        <w:pStyle w:val="CommentText"/>
      </w:pPr>
      <w:r>
        <w:rPr>
          <w:rStyle w:val="CommentReference"/>
        </w:rPr>
        <w:annotationRef/>
      </w:r>
      <w:r>
        <w:t>[core] Περιττό κόμμα σε ουσιαστική σχετική πρόταση (restrictive clause).</w:t>
      </w:r>
    </w:p>
  </w:comment>
  <w:comment w:id="216" w:author="ProofreadAI" w:date="2026-02-23T15:51:42.322780Z" w:initials="AI">
    <w:p>
      <w:pPr>
        <w:pStyle w:val="CommentText"/>
      </w:pPr>
      <w:r>
        <w:rPr>
          <w:rStyle w:val="CommentReference"/>
        </w:rPr>
        <w:annotationRef/>
      </w:r>
      <w:r>
        <w:t>[core] Υπερβολική επανάληψη· τυπική έκφραση 'βήμα-βήμα' για step-by-step.</w:t>
      </w:r>
    </w:p>
  </w:comment>
  <w:comment w:id="217" w:author="ProofreadAI" w:date="2026-02-23T15:51:42.322780Z" w:initials="AI">
    <w:p>
      <w:pPr>
        <w:pStyle w:val="CommentText"/>
      </w:pPr>
      <w:r>
        <w:rPr>
          <w:rStyle w:val="CommentReference"/>
        </w:rPr>
        <w:annotationRef/>
      </w:r>
      <w:r>
        <w:t>[core] Απαραίτητο κενό πριν από το em-dash για σωστή στίξη στα ελληνικά.</w:t>
      </w:r>
    </w:p>
  </w:comment>
  <w:comment w:id="218" w:author="ProofreadAI" w:date="2026-02-23T15:51:42.322780Z" w:initials="AI">
    <w:p>
      <w:pPr>
        <w:pStyle w:val="CommentText"/>
      </w:pPr>
      <w:r>
        <w:rPr>
          <w:rStyle w:val="CommentReference"/>
        </w:rPr>
        <w:annotationRef/>
      </w:r>
      <w:r>
        <w:t>[core] Γραμματικός κανόνας: το οριστικό άρθρο θηλυκού αιτιατικής πριν από 'στίγμα' είναι 'τη', όχι 'την'.</w:t>
      </w:r>
    </w:p>
  </w:comment>
  <w:comment w:id="219" w:author="ProofreadAI" w:date="2026-02-23T15:51:42.322780Z" w:initials="AI">
    <w:p>
      <w:pPr>
        <w:pStyle w:val="CommentText"/>
      </w:pPr>
      <w:r>
        <w:rPr>
          <w:rStyle w:val="CommentReference"/>
        </w:rPr>
        <w:annotationRef/>
      </w:r>
      <w:r>
        <w:t>[core] Λείπει κόμμα για σωστή στίξη και σαφήνεια στην παρεμβολή.</w:t>
      </w:r>
    </w:p>
  </w:comment>
  <w:comment w:id="220" w:author="ProofreadAI" w:date="2026-02-23T15:51:42.322780Z" w:initials="AI">
    <w:p>
      <w:pPr>
        <w:pStyle w:val="CommentText"/>
      </w:pPr>
      <w:r>
        <w:rPr>
          <w:rStyle w:val="CommentReference"/>
        </w:rPr>
        <w:annotationRef/>
      </w:r>
      <w:r>
        <w:t>[core] Τυπογραφικό λάθος: διπλή κόμμα.</w:t>
      </w:r>
    </w:p>
  </w:comment>
  <w:comment w:id="221" w:author="ProofreadAI" w:date="2026-02-23T15:51:42.322780Z" w:initials="AI">
    <w:p>
      <w:pPr>
        <w:pStyle w:val="CommentText"/>
      </w:pPr>
      <w:r>
        <w:rPr>
          <w:rStyle w:val="CommentReference"/>
        </w:rPr>
        <w:annotationRef/>
      </w:r>
      <w:r>
        <w:t>[core] Λανθασμένη τυπογραφία· η επίσημη γραφή του εργαλείου είναι DALL-E με υφενία.</w:t>
      </w:r>
    </w:p>
  </w:comment>
  <w:comment w:id="222" w:author="ProofreadAI" w:date="2026-02-23T15:51:42.322780Z" w:initials="AI">
    <w:p>
      <w:pPr>
        <w:pStyle w:val="CommentText"/>
      </w:pPr>
      <w:r>
        <w:rPr>
          <w:rStyle w:val="CommentReference"/>
        </w:rPr>
        <w:annotationRef/>
      </w:r>
      <w:r>
        <w:t>[core] Ασυνέπεια όρων· στο προηγούμενο κείμενο (παρ. 1134) χρησιμοποιείται 'παραγωγική ΤΝ' για generative AI.</w:t>
      </w:r>
    </w:p>
  </w:comment>
  <w:comment w:id="223"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24"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25"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26"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27"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28"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29"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30"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31" w:author="ProofreadAI" w:date="2026-02-23T15:51:42.322780Z" w:initials="AI">
    <w:p>
      <w:pPr>
        <w:pStyle w:val="CommentText"/>
      </w:pPr>
      <w:r>
        <w:rPr>
          <w:rStyle w:val="CommentReference"/>
        </w:rPr>
        <w:annotationRef/>
      </w:r>
      <w:r>
        <w:t>[core] Αντικατάσταση non-breaking space με κανονικό διάστημα για σωστή στίξη.</w:t>
      </w:r>
    </w:p>
  </w:comment>
  <w:comment w:id="232" w:author="ProofreadAI" w:date="2026-02-23T15:51:42.322780Z" w:initials="AI">
    <w:p>
      <w:pPr>
        <w:pStyle w:val="CommentText"/>
      </w:pPr>
      <w:r>
        <w:rPr>
          <w:rStyle w:val="CommentReference"/>
        </w:rPr>
        <w:annotationRef/>
      </w:r>
      <w:r>
        <w:t>[core] Περιττό κόμμα πριν από το ρήμα, λανθασμένη στίξη.</w:t>
      </w:r>
    </w:p>
  </w:comment>
  <w:comment w:id="233" w:author="ProofreadAI" w:date="2026-02-23T15:51:42.322780Z" w:initials="AI">
    <w:p>
      <w:pPr>
        <w:pStyle w:val="CommentText"/>
      </w:pPr>
      <w:r>
        <w:rPr>
          <w:rStyle w:val="CommentReference"/>
        </w:rPr>
        <w:annotationRef/>
      </w:r>
      <w:r>
        <w:t>[core] Επανάληψη τμήματος λόγω πιθανής αντιγραφής λάθους, που διαταράσσει τη σύνταξη.</w:t>
      </w:r>
    </w:p>
  </w:comment>
  <w:comment w:id="234" w:author="ProofreadAI" w:date="2026-02-23T15:51:42.322780Z" w:initials="AI">
    <w:p>
      <w:pPr>
        <w:pStyle w:val="CommentText"/>
      </w:pPr>
      <w:r>
        <w:rPr>
          <w:rStyle w:val="CommentReference"/>
        </w:rPr>
        <w:annotationRef/>
      </w:r>
      <w:r>
        <w:t>[core] Ασυνέπεια συντομογραφίας: 'TN' αντί για 'ΤΝ' όπως χρησιμοποιείται συνεπώς αλλού στο κείμενο.</w:t>
      </w:r>
    </w:p>
  </w:comment>
  <w:comment w:id="235" w:author="ProofreadAI" w:date="2026-02-23T15:51:42.322780Z" w:initials="AI">
    <w:p>
      <w:pPr>
        <w:pStyle w:val="CommentText"/>
      </w:pPr>
      <w:r>
        <w:rPr>
          <w:rStyle w:val="CommentReference"/>
        </w:rPr>
        <w:annotationRef/>
      </w:r>
      <w:r>
        <w:t>[core] Ασυνέπεια συντομογραφίας: 'TN' αντί για 'ΤΝ' όπως χρησιμοποιείται συνεπώς αλλού στο κείμενο.</w:t>
      </w:r>
    </w:p>
  </w:comment>
  <w:comment w:id="236" w:author="ProofreadAI" w:date="2026-02-23T15:51:42.322780Z" w:initials="AI">
    <w:p>
      <w:pPr>
        <w:pStyle w:val="CommentText"/>
      </w:pPr>
      <w:r>
        <w:rPr>
          <w:rStyle w:val="CommentReference"/>
        </w:rPr>
        <w:annotationRef/>
      </w:r>
      <w:r>
        <w:t>[core] Ασυνέπεια συντομογραφίας: 'TN' αντί για 'ΤΝ' όπως χρησιμοποιείται συνεπώς αλλού στο κείμενο.</w:t>
      </w:r>
    </w:p>
  </w:comment>
  <w:comment w:id="237" w:author="ProofreadAI" w:date="2026-02-23T15:51:42.322780Z" w:initials="AI">
    <w:p>
      <w:pPr>
        <w:pStyle w:val="CommentText"/>
      </w:pPr>
      <w:r>
        <w:rPr>
          <w:rStyle w:val="CommentReference"/>
        </w:rPr>
        <w:annotationRef/>
      </w:r>
      <w:r>
        <w:t>[core] Ασυνέπεια συντομογραφίας: 'TN' αντί για 'ΤΝ' όπως χρησιμοποιείται συνεπώς αλλού στο κείμενο.</w:t>
      </w:r>
    </w:p>
  </w:comment>
  <w:comment w:id="238" w:author="ProofreadAI" w:date="2026-02-23T15:51:42.322780Z" w:initials="AI">
    <w:p>
      <w:pPr>
        <w:pStyle w:val="CommentText"/>
      </w:pPr>
      <w:r>
        <w:rPr>
          <w:rStyle w:val="CommentReference"/>
        </w:rPr>
        <w:annotationRef/>
      </w:r>
      <w:r>
        <w:t>[core] Λείπει ο τόνος στην αρχική λέξη της παραγράφου.</w:t>
      </w:r>
    </w:p>
  </w:comment>
  <w:comment w:id="239" w:author="ProofreadAI" w:date="2026-02-23T15:51:42.322780Z" w:initials="AI">
    <w:p>
      <w:pPr>
        <w:pStyle w:val="CommentText"/>
      </w:pPr>
      <w:r>
        <w:rPr>
          <w:rStyle w:val="CommentReference"/>
        </w:rPr>
        <w:annotationRef/>
      </w:r>
      <w:r>
        <w:t>[core] Ορθογραφικός κανόνας: απαιτούνται οι τελείες σε συντομογραφία.</w:t>
      </w:r>
    </w:p>
  </w:comment>
  <w:comment w:id="240" w:author="ProofreadAI" w:date="2026-02-23T15:51:42.322780Z" w:initials="AI">
    <w:p>
      <w:pPr>
        <w:pStyle w:val="CommentText"/>
      </w:pPr>
      <w:r>
        <w:rPr>
          <w:rStyle w:val="CommentReference"/>
        </w:rPr>
        <w:annotationRef/>
      </w:r>
      <w:r>
        <w:t>[core] Λείπει κενό μετά την τελεία.</w:t>
      </w:r>
    </w:p>
  </w:comment>
  <w:comment w:id="241" w:author="ProofreadAI" w:date="2026-02-23T15:51:42.322780Z" w:initials="AI">
    <w:p>
      <w:pPr>
        <w:pStyle w:val="CommentText"/>
      </w:pPr>
      <w:r>
        <w:rPr>
          <w:rStyle w:val="CommentReference"/>
        </w:rPr>
        <w:annotationRef/>
      </w:r>
      <w:r>
        <w:t>[core] Λείπει κενό μεταξύ 'το' και 'χρέος'.</w:t>
      </w:r>
    </w:p>
  </w:comment>
  <w:comment w:id="242" w:author="ProofreadAI" w:date="2026-02-23T15:51:42.322780Z" w:initials="AI">
    <w:p>
      <w:pPr>
        <w:pStyle w:val="CommentText"/>
      </w:pPr>
      <w:r>
        <w:rPr>
          <w:rStyle w:val="CommentReference"/>
        </w:rPr>
        <w:annotationRef/>
      </w:r>
      <w:r>
        <w:t>[core] Γραμματική συμφωνία: 'οι ΗΠΑ' είναι πληθυντικός υποκείμενο.</w:t>
      </w:r>
    </w:p>
  </w:comment>
  <w:comment w:id="243" w:author="ProofreadAI" w:date="2026-02-23T15:51:42.322780Z" w:initials="AI">
    <w:p>
      <w:pPr>
        <w:pStyle w:val="CommentText"/>
      </w:pPr>
      <w:r>
        <w:rPr>
          <w:rStyle w:val="CommentReference"/>
        </w:rPr>
        <w:annotationRef/>
      </w:r>
      <w:r>
        <w:t>[core] Απουσία οριστικού άρθρου 'των' πριν από το ουσιαστικό 'τοπικών αρχών' για γραμματική ορθότητα.</w:t>
      </w:r>
    </w:p>
  </w:comment>
  <w:comment w:id="244" w:author="ProofreadAI" w:date="2026-02-23T15:51:42.322780Z" w:initials="AI">
    <w:p>
      <w:pPr>
        <w:pStyle w:val="CommentText"/>
      </w:pPr>
      <w:r>
        <w:rPr>
          <w:rStyle w:val="CommentReference"/>
        </w:rPr>
        <w:annotationRef/>
      </w:r>
      <w:r>
        <w:t>[core] Διπλό άρθρο 'η ηρεμία' κατά λάθος, γραμματικό λάθος.</w:t>
      </w:r>
    </w:p>
  </w:comment>
  <w:comment w:id="245" w:author="ProofreadAI" w:date="2026-02-23T15:51:42.322780Z" w:initials="AI">
    <w:p>
      <w:pPr>
        <w:pStyle w:val="CommentText"/>
      </w:pPr>
      <w:r>
        <w:rPr>
          <w:rStyle w:val="CommentReference"/>
        </w:rPr>
        <w:annotationRef/>
      </w:r>
      <w:r>
        <w:t>[core] Λείπει ο τόνος στο ρήμα 'χτυπήσει' (υποτακτική).</w:t>
      </w:r>
    </w:p>
  </w:comment>
  <w:comment w:id="246" w:author="ProofreadAI" w:date="2026-02-23T15:51:42.322780Z" w:initials="AI">
    <w:p>
      <w:pPr>
        <w:pStyle w:val="CommentText"/>
      </w:pPr>
      <w:r>
        <w:rPr>
          <w:rStyle w:val="CommentReference"/>
        </w:rPr>
        <w:annotationRef/>
      </w:r>
      <w:r>
        <w:t>[core] Τυπογραφικό λάθος: 'ή' αντί για 'η' (οριστικό άρθρο).</w:t>
      </w:r>
    </w:p>
  </w:comment>
  <w:comment w:id="247" w:author="ProofreadAI" w:date="2026-02-23T15:51:42.322780Z" w:initials="AI">
    <w:p>
      <w:pPr>
        <w:pStyle w:val="CommentText"/>
      </w:pPr>
      <w:r>
        <w:rPr>
          <w:rStyle w:val="CommentReference"/>
        </w:rPr>
        <w:annotationRef/>
      </w:r>
      <w:r>
        <w:t>[core] Διόρθωση παράλληλης κατασκευής: προσθήκη 'στο' για συνέπεια με τα ουσιαστικά 'πρωτοβουλίας' και 'πληροφορίας'.</w:t>
      </w:r>
    </w:p>
  </w:comment>
  <w:comment w:id="248" w:author="ProofreadAI" w:date="2026-02-23T15:51:42.322780Z" w:initials="AI">
    <w:p>
      <w:pPr>
        <w:pStyle w:val="CommentText"/>
      </w:pPr>
      <w:r>
        <w:rPr>
          <w:rStyle w:val="CommentReference"/>
        </w:rPr>
        <w:annotationRef/>
      </w:r>
      <w:r>
        <w:t>[core] Γραμματική διόρθωση: 'ρόλος στην απόκτηση' είναι η στάνταρ κατασκευή αντί για 'ρόλος για απόκτηση'.</w:t>
      </w:r>
    </w:p>
  </w:comment>
  <w:comment w:id="249" w:author="ProofreadAI" w:date="2026-02-23T15:51:42.322780Z" w:initials="AI">
    <w:p>
      <w:pPr>
        <w:pStyle w:val="CommentText"/>
      </w:pPr>
      <w:r>
        <w:rPr>
          <w:rStyle w:val="CommentReference"/>
        </w:rPr>
        <w:annotationRef/>
      </w:r>
      <w:r>
        <w:t>[core] Διόρθωση σύνταξης: αφαίρεση 'που' για αποφυγή ασάφειας ως προς το υποκείμενο της παραχώρησης 'επειδή' (το Ιράν, όχι το πρόγραμμα).</w:t>
      </w:r>
    </w:p>
  </w:comment>
  <w:comment w:id="250" w:author="ProofreadAI" w:date="2026-02-23T15:51:42.322780Z" w:initials="AI">
    <w:p>
      <w:pPr>
        <w:pStyle w:val="CommentText"/>
      </w:pPr>
      <w:r>
        <w:rPr>
          <w:rStyle w:val="CommentReference"/>
        </w:rPr>
        <w:annotationRef/>
      </w:r>
      <w:r>
        <w:t>[core] Γραμματική και συντακτική διόρθωση: λείπει οριστικό άρθρο 'του' και κόμμα για ορθή σύνδεση ως τίτλος θέσης εργασίας.</w:t>
      </w:r>
    </w:p>
  </w:comment>
  <w:comment w:id="251" w:author="ProofreadAI" w:date="2026-02-23T15:51:42.322780Z" w:initials="AI">
    <w:p>
      <w:pPr>
        <w:pStyle w:val="CommentText"/>
      </w:pPr>
      <w:r>
        <w:rPr>
          <w:rStyle w:val="CommentReference"/>
        </w:rPr>
        <w:annotationRef/>
      </w:r>
      <w:r>
        <w:t>[core] Αφαίρεση περιττού κενού για σωστή στίξη.</w:t>
      </w:r>
    </w:p>
  </w:comment>
  <w:comment w:id="252" w:author="ProofreadAI" w:date="2026-02-23T15:51:42.322780Z" w:initials="AI">
    <w:p>
      <w:pPr>
        <w:pStyle w:val="CommentText"/>
      </w:pPr>
      <w:r>
        <w:rPr>
          <w:rStyle w:val="CommentReference"/>
        </w:rPr>
        <w:annotationRef/>
      </w:r>
      <w:r>
        <w:t>[core] Προσθήκη 'του' και κόμματος για γραμματική ορθότητα και σαφήνεια ως συνέχεια τίτλου θέσης.</w:t>
      </w:r>
    </w:p>
  </w:comment>
  <w:comment w:id="253" w:author="ProofreadAI" w:date="2026-02-23T15:51:42.322780Z" w:initials="AI">
    <w:p>
      <w:pPr>
        <w:pStyle w:val="CommentText"/>
      </w:pPr>
      <w:r>
        <w:rPr>
          <w:rStyle w:val="CommentReference"/>
        </w:rPr>
        <w:annotationRef/>
      </w:r>
      <w:r>
        <w:t>[core] Ορθογραφικό λάθος στην ονομασία της οργάνωσης (Houthi).</w:t>
      </w:r>
    </w:p>
  </w:comment>
  <w:comment w:id="254" w:author="ProofreadAI" w:date="2026-02-23T15:51:42.322780Z" w:initials="AI">
    <w:p>
      <w:pPr>
        <w:pStyle w:val="CommentText"/>
      </w:pPr>
      <w:r>
        <w:rPr>
          <w:rStyle w:val="CommentReference"/>
        </w:rPr>
        <w:annotationRef/>
      </w:r>
      <w:r>
        <w:t>[core] Λανθασμένη στίξη που διακόπτει τη γραμματική δομή της πρότασης.</w:t>
      </w:r>
    </w:p>
  </w:comment>
  <w:comment w:id="255" w:author="ProofreadAI" w:date="2026-02-23T15:51:42.322780Z" w:initials="AI">
    <w:p>
      <w:pPr>
        <w:pStyle w:val="CommentText"/>
      </w:pPr>
      <w:r>
        <w:rPr>
          <w:rStyle w:val="CommentReference"/>
        </w:rPr>
        <w:annotationRef/>
      </w:r>
      <w:r>
        <w:t>[core] Κεφαλαίο γράμμα σε στοιχείο λίστας και άσκοπο κενό πριν την παρένθεση· σε λίστες τα στοιχεία ξεκινούν με μικρό εκτός πλήρους πρότασης.</w:t>
      </w:r>
    </w:p>
  </w:comment>
  <w:comment w:id="256" w:author="ProofreadAI" w:date="2026-02-23T15:51:42.322780Z" w:initials="AI">
    <w:p>
      <w:pPr>
        <w:pStyle w:val="CommentText"/>
      </w:pPr>
      <w:r>
        <w:rPr>
          <w:rStyle w:val="CommentReference"/>
        </w:rPr>
        <w:annotationRef/>
      </w:r>
      <w:r>
        <w:t>[core] Κεφαλαίο γράμμα σε στοιχείο λίστας· σε λίστες τα στοιχεία ξεκινούν με μικρό εκτός πλήρους πρότασης.</w:t>
      </w:r>
    </w:p>
  </w:comment>
  <w:comment w:id="257" w:author="ProofreadAI" w:date="2026-02-23T15:51:42.322780Z" w:initials="AI">
    <w:p>
      <w:pPr>
        <w:pStyle w:val="CommentText"/>
      </w:pPr>
      <w:r>
        <w:rPr>
          <w:rStyle w:val="CommentReference"/>
        </w:rPr>
        <w:annotationRef/>
      </w:r>
      <w:r>
        <w:t>[core] Άσκοπο κενό.</w:t>
      </w:r>
    </w:p>
  </w:comment>
  <w:comment w:id="258" w:author="ProofreadAI" w:date="2026-02-23T15:51:42.322780Z" w:initials="AI">
    <w:p>
      <w:pPr>
        <w:pStyle w:val="CommentText"/>
      </w:pPr>
      <w:r>
        <w:rPr>
          <w:rStyle w:val="CommentReference"/>
        </w:rPr>
        <w:annotationRef/>
      </w:r>
      <w:r>
        <w:t>[core] Άσκοπο κενό.</w:t>
      </w:r>
    </w:p>
  </w:comment>
  <w:comment w:id="259" w:author="ProofreadAI" w:date="2026-02-23T15:51:42.322780Z" w:initials="AI">
    <w:p>
      <w:pPr>
        <w:pStyle w:val="CommentText"/>
      </w:pPr>
      <w:r>
        <w:rPr>
          <w:rStyle w:val="CommentReference"/>
        </w:rPr>
        <w:annotationRef/>
      </w:r>
      <w:r>
        <w:t>[core] Κεφαλαίο γράμμα σε στοιχείο λίστας και άσκοπο κενό· σε λίστες τα στοιχεία ξεκινούν με μικρό εκτός πλήρους πρότασης.</w:t>
      </w:r>
    </w:p>
  </w:comment>
  <w:comment w:id="260" w:author="ProofreadAI" w:date="2026-02-23T15:51:42.322780Z" w:initials="AI">
    <w:p>
      <w:pPr>
        <w:pStyle w:val="CommentText"/>
      </w:pPr>
      <w:r>
        <w:rPr>
          <w:rStyle w:val="CommentReference"/>
        </w:rPr>
        <w:annotationRef/>
      </w:r>
      <w:r>
        <w:t>[core] Κεφαλαίο γράμμα σε στοιχείο λίστας και άσκοπο κενό· σε λίστες τα στοιχεία ξεκινούν με μικρό εκτός πλήρους πρότασης.</w:t>
      </w:r>
    </w:p>
  </w:comment>
  <w:comment w:id="261" w:author="ProofreadAI" w:date="2026-02-23T15:51:42.322780Z" w:initials="AI">
    <w:p>
      <w:pPr>
        <w:pStyle w:val="CommentText"/>
      </w:pPr>
      <w:r>
        <w:rPr>
          <w:rStyle w:val="CommentReference"/>
        </w:rPr>
        <w:annotationRef/>
      </w:r>
      <w:r>
        <w:t>[core] Κεφαλαίο γράμμα σε στοιχείο λίστας· σε λίστες τα στοιχεία ξεκινούν με μικρό εκτός πλήρους πρότασης.</w:t>
      </w:r>
    </w:p>
  </w:comment>
  <w:comment w:id="262" w:author="ProofreadAI" w:date="2026-02-23T15:51:42.322780Z" w:initials="AI">
    <w:p>
      <w:pPr>
        <w:pStyle w:val="CommentText"/>
      </w:pPr>
      <w:r>
        <w:rPr>
          <w:rStyle w:val="CommentReference"/>
        </w:rPr>
        <w:annotationRef/>
      </w:r>
      <w:r>
        <w:t>[core] Λείπει κόμμα για σωστό διαχωρισμό ονόματος από επάγγelme.</w:t>
      </w:r>
    </w:p>
  </w:comment>
  <w:comment w:id="263" w:author="ProofreadAI" w:date="2026-02-23T15:51:42.322780Z" w:initials="AI">
    <w:p>
      <w:pPr>
        <w:pStyle w:val="CommentText"/>
      </w:pPr>
      <w:r>
        <w:rPr>
          <w:rStyle w:val="CommentReference"/>
        </w:rPr>
        <w:annotationRef/>
      </w:r>
      <w:r>
        <w:t>[core] Λανθασμένος τονισμός· σωστή ελληνική μεταγραφή του Rajnath Singh.</w:t>
      </w:r>
    </w:p>
  </w:comment>
  <w:comment w:id="264" w:author="ProofreadAI" w:date="2026-02-23T15:51:42.322780Z" w:initials="AI">
    <w:p>
      <w:pPr>
        <w:pStyle w:val="CommentText"/>
      </w:pPr>
      <w:r>
        <w:rPr>
          <w:rStyle w:val="CommentReference"/>
        </w:rPr>
        <w:annotationRef/>
      </w:r>
      <w:r>
        <w:t>[core] Λανθασμένος τονισμός τοπωνύμιου· σωστή ελληνική απόδοση είναι «Λάντακ».</w:t>
      </w:r>
    </w:p>
  </w:comment>
  <w:comment w:id="265" w:author="ProofreadAI" w:date="2026-02-23T15:51:42.322780Z" w:initials="AI">
    <w:p>
      <w:pPr>
        <w:pStyle w:val="CommentText"/>
      </w:pPr>
      <w:r>
        <w:rPr>
          <w:rStyle w:val="CommentReference"/>
        </w:rPr>
        <w:annotationRef/>
      </w:r>
      <w:r>
        <w:t>[core] Λανθασμένη σύνταξη φράσης που καθιστά το κείμενο ασυνάρτητο</w:t>
      </w:r>
    </w:p>
  </w:comment>
  <w:comment w:id="266" w:author="ProofreadAI" w:date="2026-02-23T15:51:42.322780Z" w:initials="AI">
    <w:p>
      <w:pPr>
        <w:pStyle w:val="CommentText"/>
      </w:pPr>
      <w:r>
        <w:rPr>
          <w:rStyle w:val="CommentReference"/>
        </w:rPr>
        <w:annotationRef/>
      </w:r>
      <w:r>
        <w:t>[core] Γραμματικό λάθος: έλλειψη οριστικού άρθρου στην γενική και κόμμα για σύνδεση</w:t>
      </w:r>
    </w:p>
  </w:comment>
  <w:comment w:id="267" w:author="ProofreadAI" w:date="2026-02-23T15:51:42.322780Z" w:initials="AI">
    <w:p>
      <w:pPr>
        <w:pStyle w:val="CommentText"/>
      </w:pPr>
      <w:r>
        <w:rPr>
          <w:rStyle w:val="CommentReference"/>
        </w:rPr>
        <w:annotationRef/>
      </w:r>
      <w:r>
        <w:t>[core] Ορθογραφικός κανόνας: το 'Covid' γράφεται με κεφαλαίο C.</w:t>
      </w:r>
    </w:p>
  </w:comment>
  <w:comment w:id="268" w:author="ProofreadAI" w:date="2026-02-23T15:51:42.322780Z" w:initials="AI">
    <w:p>
      <w:pPr>
        <w:pStyle w:val="CommentText"/>
      </w:pPr>
      <w:r>
        <w:rPr>
          <w:rStyle w:val="CommentReference"/>
        </w:rPr>
        <w:annotationRef/>
      </w:r>
      <w:r>
        <w:t>[core] Ορθογραφικό λάθος: στα ελληνικά χρησιμοποιείται 'τρις' για trillion.</w:t>
      </w:r>
    </w:p>
  </w:comment>
  <w:comment w:id="269" w:author="ProofreadAI" w:date="2026-02-23T15:51:42.322780Z" w:initials="AI">
    <w:p>
      <w:pPr>
        <w:pStyle w:val="CommentText"/>
      </w:pPr>
      <w:r>
        <w:rPr>
          <w:rStyle w:val="CommentReference"/>
        </w:rPr>
        <w:annotationRef/>
      </w:r>
      <w:r>
        <w:t>[core] Ορθογραφικό λάθος: στα ελληνικά χρησιμοποιείται 'τρις' για trillion.</w:t>
      </w:r>
    </w:p>
  </w:comment>
  <w:comment w:id="270" w:author="ProofreadAI" w:date="2026-02-23T15:51:42.322780Z" w:initials="AI">
    <w:p>
      <w:pPr>
        <w:pStyle w:val="CommentText"/>
      </w:pPr>
      <w:r>
        <w:rPr>
          <w:rStyle w:val="CommentReference"/>
        </w:rPr>
        <w:annotationRef/>
      </w:r>
      <w:r>
        <w:t>[core] Γραμματικό λάθος: η 'στιγμή' είναι θηλυκού γένους, άρα 'τη'.</w:t>
      </w:r>
    </w:p>
  </w:comment>
  <w:comment w:id="271" w:author="ProofreadAI" w:date="2026-02-23T15:51:42.322780Z" w:initials="AI">
    <w:p>
      <w:pPr>
        <w:pStyle w:val="CommentText"/>
      </w:pPr>
      <w:r>
        <w:rPr>
          <w:rStyle w:val="CommentReference"/>
        </w:rPr>
        <w:annotationRef/>
      </w:r>
      <w:r>
        <w:t>[core] Λεξιλογικό λάθος: 'ευχή' (wish) δεν ταιριάζει στο πλαίσιο θετικής τύχης, σωστό είναι 'ευτύχημα'.</w:t>
      </w:r>
    </w:p>
  </w:comment>
  <w:comment w:id="272" w:author="ProofreadAI" w:date="2026-02-23T15:51:42.322780Z" w:initials="AI">
    <w:p>
      <w:pPr>
        <w:pStyle w:val="CommentText"/>
      </w:pPr>
      <w:r>
        <w:rPr>
          <w:rStyle w:val="CommentReference"/>
        </w:rPr>
        <w:annotationRef/>
      </w:r>
      <w:r>
        <w:t>[core] Ορθογραφικό λάθος: στα ελληνικά χρησιμοποιείται 'τρις' για trillion.</w:t>
      </w:r>
    </w:p>
  </w:comment>
  <w:comment w:id="273" w:author="ProofreadAI" w:date="2026-02-23T15:51:42.322780Z" w:initials="AI">
    <w:p>
      <w:pPr>
        <w:pStyle w:val="CommentText"/>
      </w:pPr>
      <w:r>
        <w:rPr>
          <w:rStyle w:val="CommentReference"/>
        </w:rPr>
        <w:annotationRef/>
      </w:r>
      <w:r>
        <w:t>[core] Ορθογραφικό λάθος: στα ελληνικά χρησιμοποιείται 'τρις' για trillion.</w:t>
      </w:r>
    </w:p>
  </w:comment>
  <w:comment w:id="274" w:author="ProofreadAI" w:date="2026-02-23T15:51:42.322780Z" w:initials="AI">
    <w:p>
      <w:pPr>
        <w:pStyle w:val="CommentText"/>
      </w:pPr>
      <w:r>
        <w:rPr>
          <w:rStyle w:val="CommentReference"/>
        </w:rPr>
        <w:annotationRef/>
      </w:r>
      <w:r>
        <w:t>[core] Ορθογραφικό λάθος: στα ελληνικά χρησιμοποιείται 'τρις' για trillion.</w:t>
      </w:r>
    </w:p>
  </w:comment>
  <w:comment w:id="275" w:author="ProofreadAI" w:date="2026-02-23T15:51:42.322780Z" w:initials="AI">
    <w:p>
      <w:pPr>
        <w:pStyle w:val="CommentText"/>
      </w:pPr>
      <w:r>
        <w:rPr>
          <w:rStyle w:val="CommentReference"/>
        </w:rPr>
        <w:annotationRef/>
      </w:r>
      <w:r>
        <w:t>[core] Ορθογραφικό λάθος: σωστή γραφή 'επόμενη'.</w:t>
      </w:r>
    </w:p>
  </w:comment>
  <w:comment w:id="276" w:author="ProofreadAI" w:date="2026-02-23T15:51:42.322780Z" w:initials="AI">
    <w:p>
      <w:pPr>
        <w:pStyle w:val="CommentText"/>
      </w:pPr>
      <w:r>
        <w:rPr>
          <w:rStyle w:val="CommentReference"/>
        </w:rPr>
        <w:annotationRef/>
      </w:r>
      <w:r>
        <w:t>[core] Ορθογραφικό λάθος: στα ελληνικά χρησιμοποιείται 'τρις' για trillion.</w:t>
      </w:r>
    </w:p>
  </w:comment>
  <w:comment w:id="277" w:author="ProofreadAI" w:date="2026-02-23T15:51:42.322780Z" w:initials="AI">
    <w:p>
      <w:pPr>
        <w:pStyle w:val="CommentText"/>
      </w:pPr>
      <w:r>
        <w:rPr>
          <w:rStyle w:val="CommentReference"/>
        </w:rPr>
        <w:annotationRef/>
      </w:r>
      <w:r>
        <w:t>[core] Γραμματική διόρθωση συμφωνίας γένους και πτώσης: ο 'διάδρομος' είναι αρσενικός, επομένως αιτιατική 'τον βόρειο διάδρομό του'.</w:t>
      </w:r>
    </w:p>
  </w:comment>
  <w:comment w:id="278" w:author="ProofreadAI" w:date="2026-02-23T15:51:42.322780Z" w:initials="AI">
    <w:p>
      <w:pPr>
        <w:pStyle w:val="CommentText"/>
      </w:pPr>
      <w:r>
        <w:rPr>
          <w:rStyle w:val="CommentReference"/>
        </w:rPr>
        <w:annotationRef/>
      </w:r>
      <w:r>
        <w:t>[core] Ορθογραφικό λάθος σε όνομα: στάνταρ μεταγραφή 'Ilham Aliyev' είναι 'Αλίεφ'.</w:t>
      </w:r>
    </w:p>
  </w:comment>
  <w:comment w:id="279" w:author="ProofreadAI" w:date="2026-02-23T15:51:42.322780Z" w:initials="AI">
    <w:p>
      <w:pPr>
        <w:pStyle w:val="CommentText"/>
      </w:pPr>
      <w:r>
        <w:rPr>
          <w:rStyle w:val="CommentReference"/>
        </w:rPr>
        <w:annotationRef/>
      </w:r>
      <w:r>
        <w:t>[core] Ορθογραφικό λάθος σε όνομα: στάνταρ μεταγραφή 'Nakhchivan' είναι 'Ναχτσιβάν'.</w:t>
      </w:r>
    </w:p>
  </w:comment>
  <w:comment w:id="280" w:author="ProofreadAI" w:date="2026-02-23T15:51:42.322780Z" w:initials="AI">
    <w:p>
      <w:pPr>
        <w:pStyle w:val="CommentText"/>
      </w:pPr>
      <w:r>
        <w:rPr>
          <w:rStyle w:val="CommentReference"/>
        </w:rPr>
        <w:annotationRef/>
      </w:r>
      <w:r>
        <w:t>[core] Λείπει κόμμα για σωστό διαχωρισμό των στοιχείων του τίτλου.</w:t>
      </w:r>
    </w:p>
  </w:comment>
  <w:comment w:id="281" w:author="ProofreadAI" w:date="2026-02-23T15:51:42.322780Z" w:initials="AI">
    <w:p>
      <w:pPr>
        <w:pStyle w:val="CommentText"/>
      </w:pPr>
      <w:r>
        <w:rPr>
          <w:rStyle w:val="CommentReference"/>
        </w:rPr>
        <w:annotationRef/>
      </w:r>
      <w:r>
        <w:t>[core] Γραμματικό λάθος: το υποκείμενο είναι ενικός (ο Πρόεδρος Τραμπ).</w:t>
      </w:r>
    </w:p>
  </w:comment>
  <w:comment w:id="282" w:author="ProofreadAI" w:date="2026-02-23T15:51:42.322780Z" w:initials="AI">
    <w:p>
      <w:pPr>
        <w:pStyle w:val="CommentText"/>
      </w:pPr>
      <w:r>
        <w:rPr>
          <w:rStyle w:val="CommentReference"/>
        </w:rPr>
        <w:annotationRef/>
      </w:r>
      <w:r>
        <w:t>[core] Ασυνέπεια γραμματικής δομής: απαιτείται παράλληλη μετοχή (gerund) όπως στο 'στέλνοντας'.</w:t>
      </w:r>
    </w:p>
  </w:comment>
  <w:comment w:id="283" w:author="ProofreadAI" w:date="2026-02-23T15:51:42.322780Z" w:initials="AI">
    <w:p>
      <w:pPr>
        <w:pStyle w:val="CommentText"/>
      </w:pPr>
      <w:r>
        <w:rPr>
          <w:rStyle w:val="CommentReference"/>
        </w:rPr>
        <w:annotationRef/>
      </w:r>
      <w:r>
        <w:t>[core] Λείπει κόμμα μετά από εισαγωγικό επίρρημα.</w:t>
      </w:r>
    </w:p>
  </w:comment>
  <w:comment w:id="284" w:author="ProofreadAI" w:date="2026-02-23T15:51:42.322780Z" w:initials="AI">
    <w:p>
      <w:pPr>
        <w:pStyle w:val="CommentText"/>
      </w:pPr>
      <w:r>
        <w:rPr>
          <w:rStyle w:val="CommentReference"/>
        </w:rPr>
        <w:annotationRef/>
      </w:r>
      <w:r>
        <w:t>[core] Λανθασμένη χρήση του 'στην' πριν από λέξη που δεν αρχίζει από βόκαλο (το 'στην' χρησιμοποιείται μόνο πριν από φωνήεν).</w:t>
      </w:r>
    </w:p>
  </w:comment>
  <w:comment w:id="285" w:author="ProofreadAI" w:date="2026-02-23T15:51:42.322780Z" w:initials="AI">
    <w:p>
      <w:pPr>
        <w:pStyle w:val="CommentText"/>
      </w:pPr>
      <w:r>
        <w:rPr>
          <w:rStyle w:val="CommentReference"/>
        </w:rPr>
        <w:annotationRef/>
      </w:r>
      <w:r>
        <w:t>[core] Ορθογραφικό λάθος: λανθασμένη συγκόλληση προθέματος και άρθρου.</w:t>
      </w:r>
    </w:p>
  </w:comment>
  <w:comment w:id="286" w:author="ProofreadAI" w:date="2026-02-23T15:51:42.322780Z" w:initials="AI">
    <w:p>
      <w:pPr>
        <w:pStyle w:val="CommentText"/>
      </w:pPr>
      <w:r>
        <w:rPr>
          <w:rStyle w:val="CommentReference"/>
        </w:rPr>
        <w:annotationRef/>
      </w:r>
      <w:r>
        <w:t>[core] Ορθογραφικός κανόνας: το 'τι' δεν τονίζεται σε αυτή τη χρήση.</w:t>
      </w:r>
    </w:p>
  </w:comment>
  <w:comment w:id="287" w:author="ProofreadAI" w:date="2026-02-23T15:51:42.322780Z" w:initials="AI">
    <w:p>
      <w:pPr>
        <w:pStyle w:val="CommentText"/>
      </w:pPr>
      <w:r>
        <w:rPr>
          <w:rStyle w:val="CommentReference"/>
        </w:rPr>
        <w:annotationRef/>
      </w:r>
      <w:r>
        <w:t>[core] Λανθασμένη στίξη: περιττό κόμμα μετά το 'και'.</w:t>
      </w:r>
    </w:p>
  </w:comment>
  <w:comment w:id="288" w:author="ProofreadAI" w:date="2026-02-23T15:51:42.322780Z" w:initials="AI">
    <w:p>
      <w:pPr>
        <w:pStyle w:val="CommentText"/>
      </w:pPr>
      <w:r>
        <w:rPr>
          <w:rStyle w:val="CommentReference"/>
        </w:rPr>
        <w:annotationRef/>
      </w:r>
      <w:r>
        <w:t>[core] Αποφυγή επανάληψης του 'καθώς' για βελτίωση σύνταξης χωρίς αλλαγή νοήματος.</w:t>
      </w:r>
    </w:p>
  </w:comment>
  <w:comment w:id="289" w:author="ProofreadAI" w:date="2026-02-23T15:51:42.322780Z" w:initials="AI">
    <w:p>
      <w:pPr>
        <w:pStyle w:val="CommentText"/>
      </w:pPr>
      <w:r>
        <w:rPr>
          <w:rStyle w:val="CommentReference"/>
        </w:rPr>
        <w:annotationRef/>
      </w:r>
      <w:r>
        <w:t>[core] Διόρθωση γραμματικής συμφωνίας αριθμού (υποκείμενο πληθυντικό).</w:t>
      </w:r>
    </w:p>
  </w:comment>
  <w:comment w:id="290" w:author="ProofreadAI" w:date="2026-02-23T15:51:42.322780Z" w:initials="AI">
    <w:p>
      <w:pPr>
        <w:pStyle w:val="CommentText"/>
      </w:pPr>
      <w:r>
        <w:rPr>
          <w:rStyle w:val="CommentReference"/>
        </w:rPr>
        <w:annotationRef/>
      </w:r>
      <w:r>
        <w:t>[core] Έλλειψη κόμματος μετά από 'οπότε' ως επιρρηματική σύνδεσμος.</w:t>
      </w:r>
    </w:p>
  </w:comment>
  <w:comment w:id="291" w:author="ProofreadAI" w:date="2026-02-23T15:51:42.322780Z" w:initials="AI">
    <w:p>
      <w:pPr>
        <w:pStyle w:val="CommentText"/>
      </w:pPr>
      <w:r>
        <w:rPr>
          <w:rStyle w:val="CommentReference"/>
        </w:rPr>
        <w:annotationRef/>
      </w:r>
      <w:r>
        <w:t>[core] Συνέπεια ενεργητικής φωνής και προσώπου για ομαλή σύνταξη.</w:t>
      </w:r>
    </w:p>
  </w:comment>
  <w:comment w:id="292" w:author="ProofreadAI" w:date="2026-02-23T15:51:42.322780Z" w:initials="AI">
    <w:p>
      <w:pPr>
        <w:pStyle w:val="CommentText"/>
      </w:pPr>
      <w:r>
        <w:rPr>
          <w:rStyle w:val="CommentReference"/>
        </w:rPr>
        <w:annotationRef/>
      </w:r>
      <w:r>
        <w:t>[core] Υπερβολικός κενός χαρακτήρας (extra space).</w:t>
      </w:r>
    </w:p>
  </w:comment>
  <w:comment w:id="293" w:author="ProofreadAI" w:date="2026-02-23T15:51:42.322780Z" w:initials="AI">
    <w:p>
      <w:pPr>
        <w:pStyle w:val="CommentText"/>
      </w:pPr>
      <w:r>
        <w:rPr>
          <w:rStyle w:val="CommentReference"/>
        </w:rPr>
        <w:annotationRef/>
      </w:r>
      <w:r>
        <w:t>[core] Ασυνέπεια κεφαλαίου: προηγούμενο α) ξεκινά με κεφαλαίο.</w:t>
      </w:r>
    </w:p>
  </w:comment>
  <w:comment w:id="294" w:author="ProofreadAI" w:date="2026-02-23T15:51:42.322780Z" w:initials="AI">
    <w:p>
      <w:pPr>
        <w:pStyle w:val="CommentText"/>
      </w:pPr>
      <w:r>
        <w:rPr>
          <w:rStyle w:val="CommentReference"/>
        </w:rPr>
        <w:annotationRef/>
      </w:r>
      <w:r>
        <w:t>[core] Ασυνέπεια στίξης: λείπει τελεία σε συντομογραφία (σύγκριση με 'τρισ.').</w:t>
      </w:r>
    </w:p>
  </w:comment>
  <w:comment w:id="295" w:author="ProofreadAI" w:date="2026-02-23T15:51:42.322780Z" w:initials="AI">
    <w:p>
      <w:pPr>
        <w:pStyle w:val="CommentText"/>
      </w:pPr>
      <w:r>
        <w:rPr>
          <w:rStyle w:val="CommentReference"/>
        </w:rPr>
        <w:annotationRef/>
      </w:r>
      <w:r>
        <w:t>[core] Ασυνέπεια στίξης: λείπει τελεία σε συντομογραφία (σύγκριση με 'τρισ.').</w:t>
      </w:r>
    </w:p>
  </w:comment>
  <w:comment w:id="296" w:author="ProofreadAI" w:date="2026-02-23T15:51:42.322780Z" w:initials="AI">
    <w:p>
      <w:pPr>
        <w:pStyle w:val="CommentText"/>
      </w:pPr>
      <w:r>
        <w:rPr>
          <w:rStyle w:val="CommentReference"/>
        </w:rPr>
        <w:annotationRef/>
      </w:r>
      <w:r>
        <w:t>[core] Γραμματικό σφάλμα: ασυνέπεια αριθμού ρήματος (πληθυντικό αντί ενικού) με το προηγούμενο υποκείμενο.</w:t>
      </w:r>
    </w:p>
  </w:comment>
  <w:comment w:id="297" w:author="ProofreadAI" w:date="2026-02-23T15:51:42.322780Z" w:initials="AI">
    <w:p>
      <w:pPr>
        <w:pStyle w:val="CommentText"/>
      </w:pPr>
      <w:r>
        <w:rPr>
          <w:rStyle w:val="CommentReference"/>
        </w:rPr>
        <w:annotationRef/>
      </w:r>
      <w:r>
        <w:t>[core] Περιττό κόμμα πριν από το 'ότι' που εισάγει ανεξάρτητη πρόταση.</w:t>
      </w:r>
    </w:p>
  </w:comment>
  <w:comment w:id="298" w:author="ProofreadAI" w:date="2026-02-23T15:51:42.322780Z" w:initials="AI">
    <w:p>
      <w:pPr>
        <w:pStyle w:val="CommentText"/>
      </w:pPr>
      <w:r>
        <w:rPr>
          <w:rStyle w:val="CommentReference"/>
        </w:rPr>
        <w:annotationRef/>
      </w:r>
      <w:r>
        <w:t>[core] Περιττό κόμμα πριν από το ρήμα.</w:t>
      </w:r>
    </w:p>
  </w:comment>
  <w:comment w:id="299" w:author="ProofreadAI" w:date="2026-02-23T15:51:42.322780Z" w:initials="AI">
    <w:p>
      <w:pPr>
        <w:pStyle w:val="CommentText"/>
      </w:pPr>
      <w:r>
        <w:rPr>
          <w:rStyle w:val="CommentReference"/>
        </w:rPr>
        <w:annotationRef/>
      </w:r>
      <w:r>
        <w:t>[core] Ασυνέπεια μορφοποίησης αριθμού (κόμμα χιλιάδες αντί τελείας) και συντομογραφίας ('δισ.' αντί 'δις.').</w:t>
      </w:r>
    </w:p>
  </w:comment>
  <w:comment w:id="300" w:author="ProofreadAI" w:date="2026-02-23T15:51:42.322780Z" w:initials="AI">
    <w:p>
      <w:pPr>
        <w:pStyle w:val="CommentText"/>
      </w:pPr>
      <w:r>
        <w:rPr>
          <w:rStyle w:val="CommentReference"/>
        </w:rPr>
        <w:annotationRef/>
      </w:r>
      <w:r>
        <w:t>[core] Λανθασμένη στίξη και έλλειψη οριστικού άρθρου για γραμματική ορθότητα.</w:t>
      </w:r>
    </w:p>
  </w:comment>
  <w:comment w:id="301" w:author="ProofreadAI" w:date="2026-02-23T15:51:42.322780Z" w:initials="AI">
    <w:p>
      <w:pPr>
        <w:pStyle w:val="CommentText"/>
      </w:pPr>
      <w:r>
        <w:rPr>
          <w:rStyle w:val="CommentReference"/>
        </w:rPr>
        <w:annotationRef/>
      </w:r>
      <w:r>
        <w:t>[core] Λείπει κόμμα πριν από τον αντίθεσης σύνδεσμο 'αλλά'.</w:t>
      </w:r>
    </w:p>
  </w:comment>
  <w:comment w:id="302" w:author="ProofreadAI" w:date="2026-02-23T15:51:42.322780Z" w:initials="AI">
    <w:p>
      <w:pPr>
        <w:pStyle w:val="CommentText"/>
      </w:pPr>
      <w:r>
        <w:rPr>
          <w:rStyle w:val="CommentReference"/>
        </w:rPr>
        <w:annotationRef/>
      </w:r>
      <w:r>
        <w:t>[core] Περιττή επανάληψη 'αλλά' που δημιουργεί συντακτικό λάθος· αντικατάσταση με ερωτηματική σύνδεση.</w:t>
      </w:r>
    </w:p>
  </w:comment>
  <w:comment w:id="303" w:author="ProofreadAI" w:date="2026-02-23T15:51:42.322780Z" w:initials="AI">
    <w:p>
      <w:pPr>
        <w:pStyle w:val="CommentText"/>
      </w:pPr>
      <w:r>
        <w:rPr>
          <w:rStyle w:val="CommentReference"/>
        </w:rPr>
        <w:annotationRef/>
      </w:r>
      <w:r>
        <w:t>[core] Περιττή αντωνυμία 'τους' μετά από γενική κλιτή της σχετικής πρότασης 'των οποίων'.</w:t>
      </w:r>
    </w:p>
  </w:comment>
  <w:comment w:id="304" w:author="ProofreadAI" w:date="2026-02-23T15:51:42.322780Z" w:initials="AI">
    <w:p>
      <w:pPr>
        <w:pStyle w:val="CommentText"/>
      </w:pPr>
      <w:r>
        <w:rPr>
          <w:rStyle w:val="CommentReference"/>
        </w:rPr>
        <w:annotationRef/>
      </w:r>
      <w:r>
        <w:t>[core] Λανθασμένος τόνος: απλά (ουσιαστικό) αντί απλώς (επιρρήματα).</w:t>
      </w:r>
    </w:p>
  </w:comment>
  <w:comment w:id="305" w:author="ProofreadAI" w:date="2026-02-23T15:51:42.322780Z" w:initials="AI">
    <w:p>
      <w:pPr>
        <w:pStyle w:val="CommentText"/>
      </w:pPr>
      <w:r>
        <w:rPr>
          <w:rStyle w:val="CommentReference"/>
        </w:rPr>
        <w:annotationRef/>
      </w:r>
      <w:r>
        <w:t>[core] Λείπει τόνος στη λέξη δύο.</w:t>
      </w:r>
    </w:p>
  </w:comment>
  <w:comment w:id="306" w:author="ProofreadAI" w:date="2026-02-23T15:51:42.322780Z" w:initials="AI">
    <w:p>
      <w:pPr>
        <w:pStyle w:val="CommentText"/>
      </w:pPr>
      <w:r>
        <w:rPr>
          <w:rStyle w:val="CommentReference"/>
        </w:rPr>
        <w:annotationRef/>
      </w:r>
      <w:r>
        <w:t>[core] Γραμματική/σύνταξη: προσθήκη κόμματος και αρθρών για σωστή απόδοση επεξηγηματικής φράσης (apposition).</w:t>
      </w:r>
    </w:p>
  </w:comment>
  <w:comment w:id="307" w:author="ProofreadAI" w:date="2026-02-23T15:51:42.322780Z" w:initials="AI">
    <w:p>
      <w:pPr>
        <w:pStyle w:val="CommentText"/>
      </w:pPr>
      <w:r>
        <w:rPr>
          <w:rStyle w:val="CommentReference"/>
        </w:rPr>
        <w:annotationRef/>
      </w:r>
      <w:r>
        <w:t>[core] Γραμματική/σύνταξη: προσθήκη οριστικού άρθρου για σωστή αναφορά σε συγκεκριμένους αξιωματούχους.</w:t>
      </w:r>
    </w:p>
  </w:comment>
  <w:comment w:id="308" w:author="ProofreadAI" w:date="2026-02-23T15:51:42.322780Z" w:initials="AI">
    <w:p>
      <w:pPr>
        <w:pStyle w:val="CommentText"/>
      </w:pPr>
      <w:r>
        <w:rPr>
          <w:rStyle w:val="CommentReference"/>
        </w:rPr>
        <w:annotationRef/>
      </w:r>
      <w:r>
        <w:t>[core] Ορθογραφικό λάθος. Η γενική του «ήμισυ» είναι «ημίσεως».</w:t>
      </w:r>
    </w:p>
  </w:comment>
  <w:comment w:id="309" w:author="ProofreadAI" w:date="2026-02-23T15:51:42.322780Z" w:initials="AI">
    <w:p>
      <w:pPr>
        <w:pStyle w:val="CommentText"/>
      </w:pPr>
      <w:r>
        <w:rPr>
          <w:rStyle w:val="CommentReference"/>
        </w:rPr>
        <w:annotationRef/>
      </w:r>
      <w:r>
        <w:t>[core] Ορθογραφικό λάθος: σωστή μεταγραφή του 'Hawley' είναι 'Χόουλι'.</w:t>
      </w:r>
    </w:p>
  </w:comment>
  <w:comment w:id="310" w:author="ProofreadAI" w:date="2026-02-23T15:51:42.322780Z" w:initials="AI">
    <w:p>
      <w:pPr>
        <w:pStyle w:val="CommentText"/>
      </w:pPr>
      <w:r>
        <w:rPr>
          <w:rStyle w:val="CommentReference"/>
        </w:rPr>
        <w:annotationRef/>
      </w:r>
      <w:r>
        <w:t>[core] Λείπει κόμμα μετά την παρένθεση για σωστή στίξη.</w:t>
      </w:r>
    </w:p>
  </w:comment>
  <w:comment w:id="311" w:author="ProofreadAI" w:date="2026-02-23T15:51:42.322780Z" w:initials="AI">
    <w:p>
      <w:pPr>
        <w:pStyle w:val="CommentText"/>
      </w:pPr>
      <w:r>
        <w:rPr>
          <w:rStyle w:val="CommentReference"/>
        </w:rPr>
        <w:annotationRef/>
      </w:r>
      <w:r>
        <w:t>[core] Λείπει σύμβολο νομίσματος $ για συνέπεια με τα υπόλοιπα ποσά.</w:t>
      </w:r>
    </w:p>
  </w:comment>
  <w:comment w:id="312" w:author="ProofreadAI" w:date="2026-02-23T15:51:42.322780Z" w:initials="AI">
    <w:p>
      <w:pPr>
        <w:pStyle w:val="CommentText"/>
      </w:pPr>
      <w:r>
        <w:rPr>
          <w:rStyle w:val="CommentReference"/>
        </w:rPr>
        <w:annotationRef/>
      </w:r>
      <w:r>
        <w:t>[core] Ασαφής αντωνυμία 'αυτή'; διευκρίνιση βάσει προφανούς συνόψεως χωρίς αλλαγή νοήματος.</w:t>
      </w:r>
    </w:p>
  </w:comment>
  <w:comment w:id="313" w:author="ProofreadAI" w:date="2026-02-23T15:51:42.322780Z" w:initials="AI">
    <w:p>
      <w:pPr>
        <w:pStyle w:val="CommentText"/>
      </w:pPr>
      <w:r>
        <w:rPr>
          <w:rStyle w:val="CommentReference"/>
        </w:rPr>
        <w:annotationRef/>
      </w:r>
      <w:r>
        <w:t>[core] Διπλή τελεία.</w:t>
      </w:r>
    </w:p>
  </w:comment>
  <w:comment w:id="314" w:author="ProofreadAI" w:date="2026-02-23T15:51:42.322780Z" w:initials="AI">
    <w:p>
      <w:pPr>
        <w:pStyle w:val="CommentText"/>
      </w:pPr>
      <w:r>
        <w:rPr>
          <w:rStyle w:val="CommentReference"/>
        </w:rPr>
        <w:annotationRef/>
      </w:r>
      <w:r>
        <w:t>[core] Ορθογραφικό λάθος.</w:t>
      </w:r>
    </w:p>
  </w:comment>
  <w:comment w:id="315" w:author="ProofreadAI" w:date="2026-02-23T15:51:42.322780Z" w:initials="AI">
    <w:p>
      <w:pPr>
        <w:pStyle w:val="CommentText"/>
      </w:pPr>
      <w:r>
        <w:rPr>
          <w:rStyle w:val="CommentReference"/>
        </w:rPr>
        <w:annotationRef/>
      </w:r>
      <w:r>
        <w:t>[core] Γραμματικό λάθος: λανθασμένο άρθρο πριν από φωνήεν.</w:t>
      </w:r>
    </w:p>
  </w:comment>
  <w:comment w:id="316" w:author="ProofreadAI" w:date="2026-02-23T15:51:42.322780Z" w:initials="AI">
    <w:p>
      <w:pPr>
        <w:pStyle w:val="CommentText"/>
      </w:pPr>
      <w:r>
        <w:rPr>
          <w:rStyle w:val="CommentReference"/>
        </w:rPr>
        <w:annotationRef/>
      </w:r>
      <w:r>
        <w:t>[core] Διόρθωση σύνταξης και στίξης για σαφήνεια: διευκρίνιση ότι η 'απειλή' αναφέρεται στην 'επιρροή'.</w:t>
      </w:r>
    </w:p>
  </w:comment>
  <w:comment w:id="317" w:author="ProofreadAI" w:date="2026-02-23T15:51:42.322780Z" w:initials="AI">
    <w:p>
      <w:pPr>
        <w:pStyle w:val="CommentText"/>
      </w:pPr>
      <w:r>
        <w:rPr>
          <w:rStyle w:val="CommentReference"/>
        </w:rPr>
        <w:annotationRef/>
      </w:r>
      <w:r>
        <w:t>[core] Διόρθωση στίξης για ορθή απαρίθμηση τριών παράλληλων στοιχείων.</w:t>
      </w:r>
    </w:p>
  </w:comment>
  <w:comment w:id="318" w:author="ProofreadAI" w:date="2026-02-23T15:51:42.322780Z" w:initials="AI">
    <w:p>
      <w:pPr>
        <w:pStyle w:val="CommentText"/>
      </w:pPr>
      <w:r>
        <w:rPr>
          <w:rStyle w:val="CommentReference"/>
        </w:rPr>
        <w:annotationRef/>
      </w:r>
      <w:r>
        <w:t>[core] Λανθασμένη στίξη με περιττό κενό πριν το κόμμα.</w:t>
      </w:r>
    </w:p>
  </w:comment>
  <w:comment w:id="319" w:author="ProofreadAI" w:date="2026-02-23T15:51:42.322780Z" w:initials="AI">
    <w:p>
      <w:pPr>
        <w:pStyle w:val="CommentText"/>
      </w:pPr>
      <w:r>
        <w:rPr>
          <w:rStyle w:val="CommentReference"/>
        </w:rPr>
        <w:annotationRef/>
      </w:r>
      <w:r>
        <w:t>[core] Γραμματικό και συντακτικό λάθος· λανθασμένη διατύπωση που δεν βγάζει νόημα, διόρθωση σε σαφή και ορθή σύνταξη χωρίς αλλαγή νοήματος.</w:t>
      </w:r>
    </w:p>
  </w:comment>
  <w:comment w:id="320" w:author="ProofreadAI" w:date="2026-02-23T15:51:42.322780Z" w:initials="AI">
    <w:p>
      <w:pPr>
        <w:pStyle w:val="CommentText"/>
      </w:pPr>
      <w:r>
        <w:rPr>
          <w:rStyle w:val="CommentReference"/>
        </w:rPr>
        <w:annotationRef/>
      </w:r>
      <w:r>
        <w:t>[core] Έλλειψη στίξης που προκαλεί ασάφεια και συντακτικό πρόβλημα.</w:t>
      </w:r>
    </w:p>
  </w:comment>
  <w:comment w:id="321" w:author="ProofreadAI" w:date="2026-02-23T15:51:42.322780Z" w:initials="AI">
    <w:p>
      <w:pPr>
        <w:pStyle w:val="CommentText"/>
      </w:pPr>
      <w:r>
        <w:rPr>
          <w:rStyle w:val="CommentReference"/>
        </w:rPr>
        <w:annotationRef/>
      </w:r>
      <w:r>
        <w:t>[core] Ορθογραφικό λάθος: κεφαλαίο Η χωρίς τόνο.</w:t>
      </w:r>
    </w:p>
  </w:comment>
  <w:comment w:id="322" w:author="ProofreadAI" w:date="2026-02-23T15:51:42.322780Z" w:initials="AI">
    <w:p>
      <w:pPr>
        <w:pStyle w:val="CommentText"/>
      </w:pPr>
      <w:r>
        <w:rPr>
          <w:rStyle w:val="CommentReference"/>
        </w:rPr>
        <w:annotationRef/>
      </w:r>
      <w:r>
        <w:t>[core] Τυπογραφικό/ορθογραφικό λάθος: η λέξη 'πολιτικών' δεν ταιριάζει στο πλαίσιο (βασικοί τομείς ενέργειας), πιθανότατα εννοείται 'πετρελαϊκών'.</w:t>
      </w:r>
    </w:p>
  </w:comment>
  <w:comment w:id="323" w:author="ProofreadAI" w:date="2026-02-23T15:51:42.322780Z" w:initials="AI">
    <w:p>
      <w:pPr>
        <w:pStyle w:val="CommentText"/>
      </w:pPr>
      <w:r>
        <w:rPr>
          <w:rStyle w:val="CommentReference"/>
        </w:rPr>
        <w:annotationRef/>
      </w:r>
      <w:r>
        <w:t>[core] Γραμματικό λάθος: λείπει οριστικό άρθρο πριν από το όνομα της χώρας.</w:t>
      </w:r>
    </w:p>
  </w:comment>
  <w:comment w:id="324" w:author="ProofreadAI" w:date="2026-02-23T15:51:42.322780Z" w:initials="AI">
    <w:p>
      <w:pPr>
        <w:pStyle w:val="CommentText"/>
      </w:pPr>
      <w:r>
        <w:rPr>
          <w:rStyle w:val="CommentReference"/>
        </w:rPr>
        <w:annotationRef/>
      </w:r>
      <w:r>
        <w:t>[core] Στίξη: περιττή δεύτερη τελεία.</w:t>
      </w:r>
    </w:p>
  </w:comment>
  <w:comment w:id="325" w:author="ProofreadAI" w:date="2026-02-23T15:51:42.322780Z" w:initials="AI">
    <w:p>
      <w:pPr>
        <w:pStyle w:val="CommentText"/>
      </w:pPr>
      <w:r>
        <w:rPr>
          <w:rStyle w:val="CommentReference"/>
        </w:rPr>
        <w:annotationRef/>
      </w:r>
      <w:r>
        <w:t>[core] Λείπουν οι τελείες στο κ.λπ.</w:t>
      </w:r>
    </w:p>
  </w:comment>
  <w:comment w:id="326" w:author="ProofreadAI" w:date="2026-02-23T15:51:42.322780Z" w:initials="AI">
    <w:p>
      <w:pPr>
        <w:pStyle w:val="CommentText"/>
      </w:pPr>
      <w:r>
        <w:rPr>
          <w:rStyle w:val="CommentReference"/>
        </w:rPr>
        <w:annotationRef/>
      </w:r>
      <w:r>
        <w:t>[core] Γραμματική ασυμφωνία στις παράλληλες απρόσωπες κατασκευές: απαιτείται 3ος ενικός σε όλες τις υποτακτικές.</w:t>
      </w:r>
    </w:p>
  </w:comment>
  <w:comment w:id="327" w:author="ProofreadAI" w:date="2026-02-23T15:51:42.322780Z" w:initials="AI">
    <w:p>
      <w:pPr>
        <w:pStyle w:val="CommentText"/>
      </w:pPr>
      <w:r>
        <w:rPr>
          <w:rStyle w:val="CommentReference"/>
        </w:rPr>
        <w:annotationRef/>
      </w:r>
      <w:r>
        <w:t>[core] Ορθογραφικό λάθος: σωστή ορθογραφία είναι 'Ουάσινγκτον'</w:t>
      </w:r>
    </w:p>
  </w:comment>
  <w:comment w:id="328" w:author="ProofreadAI" w:date="2026-02-23T15:51:42.322780Z" w:initials="AI">
    <w:p>
      <w:pPr>
        <w:pStyle w:val="CommentText"/>
      </w:pPr>
      <w:r>
        <w:rPr>
          <w:rStyle w:val="CommentReference"/>
        </w:rPr>
        <w:annotationRef/>
      </w:r>
      <w:r>
        <w:t>[core] Γραμματικό λάθος: το οριστικό άρθρο 'τη' απαιτεί τόνο</w:t>
      </w:r>
    </w:p>
  </w:comment>
  <w:comment w:id="329" w:author="ProofreadAI" w:date="2026-02-23T15:51:42.322780Z" w:initials="AI">
    <w:p>
      <w:pPr>
        <w:pStyle w:val="CommentText"/>
      </w:pPr>
      <w:r>
        <w:rPr>
          <w:rStyle w:val="CommentReference"/>
        </w:rPr>
        <w:annotationRef/>
      </w:r>
      <w:r>
        <w:t>[core] Ορθογραφικό λάθος: σωστή ορθογραφία είναι 'Ουάσινγκτον'</w:t>
      </w:r>
    </w:p>
  </w:comment>
  <w:comment w:id="330" w:author="ProofreadAI" w:date="2026-02-23T15:51:42.322780Z" w:initials="AI">
    <w:p>
      <w:pPr>
        <w:pStyle w:val="CommentText"/>
      </w:pPr>
      <w:r>
        <w:rPr>
          <w:rStyle w:val="CommentReference"/>
        </w:rPr>
        <w:annotationRef/>
      </w:r>
      <w:r>
        <w:t>[core] Ορθογραφικό λάθος: το μοντέλο τσιπ είναι 'H20' (λατινικό H)</w:t>
      </w:r>
    </w:p>
  </w:comment>
  <w:comment w:id="331" w:author="ProofreadAI" w:date="2026-02-23T15:51:42.322780Z" w:initials="AI">
    <w:p>
      <w:pPr>
        <w:pStyle w:val="CommentText"/>
      </w:pPr>
      <w:r>
        <w:rPr>
          <w:rStyle w:val="CommentReference"/>
        </w:rPr>
        <w:annotationRef/>
      </w:r>
      <w:r>
        <w:t>[core] Ο όρος 'τσιπ' είναι ουδέτερο και ο plural δεν αλλάζει σε -ς.</w:t>
      </w:r>
    </w:p>
  </w:comment>
  <w:comment w:id="332" w:author="ProofreadAI" w:date="2026-02-23T15:51:42.322780Z" w:initials="AI">
    <w:p>
      <w:pPr>
        <w:pStyle w:val="CommentText"/>
      </w:pPr>
      <w:r>
        <w:rPr>
          <w:rStyle w:val="CommentReference"/>
        </w:rPr>
        <w:annotationRef/>
      </w:r>
      <w:r>
        <w:t>[core] Ορθογραφικό λάθος: η στάνταρ ελληνική απόδοση είναι 'Χούτι'.</w:t>
      </w:r>
    </w:p>
  </w:comment>
  <w:comment w:id="333" w:author="ProofreadAI" w:date="2026-02-23T15:51:42.322780Z" w:initials="AI">
    <w:p>
      <w:pPr>
        <w:pStyle w:val="CommentText"/>
      </w:pPr>
      <w:r>
        <w:rPr>
          <w:rStyle w:val="CommentReference"/>
        </w:rPr>
        <w:annotationRef/>
      </w:r>
      <w:r>
        <w:t>[core] Ορθογραφικό λάθος: σωστή ορθογραφία είναι 'Ουάσινγκτον'</w:t>
      </w:r>
    </w:p>
  </w:comment>
  <w:comment w:id="334" w:author="ProofreadAI" w:date="2026-02-23T15:51:42.322780Z" w:initials="AI">
    <w:p>
      <w:pPr>
        <w:pStyle w:val="CommentText"/>
      </w:pPr>
      <w:r>
        <w:rPr>
          <w:rStyle w:val="CommentReference"/>
        </w:rPr>
        <w:annotationRef/>
      </w:r>
      <w:r>
        <w:t>[core] Στίξη: απαιτείται κόμμα πριν από το συνδέσμο 'οπότε' για σωστή σύνταξη.</w:t>
      </w:r>
    </w:p>
  </w:comment>
  <w:comment w:id="335" w:author="ProofreadAI" w:date="2026-02-23T15:51:42.322780Z" w:initials="AI">
    <w:p>
      <w:pPr>
        <w:pStyle w:val="CommentText"/>
      </w:pPr>
      <w:r>
        <w:rPr>
          <w:rStyle w:val="CommentReference"/>
        </w:rPr>
        <w:annotationRef/>
      </w:r>
      <w:r>
        <w:t>[core] Ορθογραφικός/τονισμός: απαιτείται τόνος στο ερωτηματικό/σχετικό 'πώς'.</w:t>
      </w:r>
    </w:p>
  </w:comment>
  <w:comment w:id="336" w:author="ProofreadAI" w:date="2026-02-23T15:51:42.322780Z" w:initials="AI">
    <w:p>
      <w:pPr>
        <w:pStyle w:val="CommentText"/>
      </w:pPr>
      <w:r>
        <w:rPr>
          <w:rStyle w:val="CommentReference"/>
        </w:rPr>
        <w:annotationRef/>
      </w:r>
      <w:r>
        <w:t>[core] Περιττό κενό μετά από παύλα.</w:t>
      </w:r>
    </w:p>
  </w:comment>
  <w:comment w:id="337" w:author="ProofreadAI" w:date="2026-02-23T15:51:42.322780Z" w:initials="AI">
    <w:p>
      <w:pPr>
        <w:pStyle w:val="CommentText"/>
      </w:pPr>
      <w:r>
        <w:rPr>
          <w:rStyle w:val="CommentReference"/>
        </w:rPr>
        <w:annotationRef/>
      </w:r>
      <w:r>
        <w:t>[core] Στίξη: Το εισαγωγικό επιρρήμα 'Περαιτέρω' απαιτεί κόμμα.</w:t>
      </w:r>
    </w:p>
  </w:comment>
  <w:comment w:id="338" w:author="ProofreadAI" w:date="2026-02-23T15:51:42.322780Z" w:initials="AI">
    <w:p>
      <w:pPr>
        <w:pStyle w:val="CommentText"/>
      </w:pPr>
      <w:r>
        <w:rPr>
          <w:rStyle w:val="CommentReference"/>
        </w:rPr>
        <w:annotationRef/>
      </w:r>
      <w:r>
        <w:t>[core] Γραμματική/σύνταξη: Λανθασμένη πρόθεση· 'από την Ινδία' ταιριάζει στο νόημα επιβολής δασμών από την Ινδία.</w:t>
      </w:r>
    </w:p>
  </w:comment>
  <w:comment w:id="339" w:author="ProofreadAI" w:date="2026-02-23T15:51:42.322780Z" w:initials="AI">
    <w:p>
      <w:pPr>
        <w:pStyle w:val="CommentText"/>
      </w:pPr>
      <w:r>
        <w:rPr>
          <w:rStyle w:val="CommentReference"/>
        </w:rPr>
        <w:annotationRef/>
      </w:r>
      <w:r>
        <w:t>[core] Λείπει κόμμα πριν από την αντικειμενική πρόταση που ξεκινά με 'όχι', για σωστή στίξη.</w:t>
      </w:r>
    </w:p>
  </w:comment>
  <w:comment w:id="340" w:author="ProofreadAI" w:date="2026-02-23T15:51:42.322780Z" w:initials="AI">
    <w:p>
      <w:pPr>
        <w:pStyle w:val="CommentText"/>
      </w:pPr>
      <w:r>
        <w:rPr>
          <w:rStyle w:val="CommentReference"/>
        </w:rPr>
        <w:annotationRef/>
      </w:r>
      <w:r>
        <w:t>[core] Επανάληψη του 'δημιουργήθηκαν' προκαλεί ασάφεια· προσθήκη 'αυτές' για σαφήνεια χωρίς αλλαγή νοήματος.</w:t>
      </w:r>
    </w:p>
  </w:comment>
  <w:comment w:id="341" w:author="ProofreadAI" w:date="2026-02-23T15:51:42.322780Z" w:initials="AI">
    <w:p>
      <w:pPr>
        <w:pStyle w:val="CommentText"/>
      </w:pPr>
      <w:r>
        <w:rPr>
          <w:rStyle w:val="CommentReference"/>
        </w:rPr>
        <w:annotationRef/>
      </w:r>
      <w:r>
        <w:t>[core] Λείπει κόμμα για σωστή στίξη σε σύνθετη περιγραφή θέσης/εργαστηρίου.</w:t>
      </w:r>
    </w:p>
  </w:comment>
  <w:comment w:id="342" w:author="ProofreadAI" w:date="2026-02-23T15:51:42.322780Z" w:initials="AI">
    <w:p>
      <w:pPr>
        <w:pStyle w:val="CommentText"/>
      </w:pPr>
      <w:r>
        <w:rPr>
          <w:rStyle w:val="CommentReference"/>
        </w:rPr>
        <w:annotationRef/>
      </w:r>
      <w:r>
        <w:t>[core] Γραμματική συμφωνία: το υποκείμενο 'κοινό' είναι ενικό ουδέτερο.</w:t>
      </w:r>
    </w:p>
  </w:comment>
  <w:comment w:id="343" w:author="ProofreadAI" w:date="2026-02-23T15:51:42.322780Z" w:initials="AI">
    <w:p>
      <w:pPr>
        <w:pStyle w:val="CommentText"/>
      </w:pPr>
      <w:r>
        <w:rPr>
          <w:rStyle w:val="CommentReference"/>
        </w:rPr>
        <w:annotationRef/>
      </w:r>
      <w:r>
        <w:t>[core] Γραμματική/σύνταξη: απαιτείται άρθρο γενικής για σωστή απόδοση ιδιοκτησίας/σχέσης.</w:t>
      </w:r>
    </w:p>
  </w:comment>
  <w:comment w:id="344" w:author="ProofreadAI" w:date="2026-02-23T15:51:42.322780Z" w:initials="AI">
    <w:p>
      <w:pPr>
        <w:pStyle w:val="CommentText"/>
      </w:pPr>
      <w:r>
        <w:rPr>
          <w:rStyle w:val="CommentReference"/>
        </w:rPr>
        <w:annotationRef/>
      </w:r>
      <w:r>
        <w:t>[core] Στίξη: εισαγωγικός σύνδεσμος 'Επίσης' απαιτεί κόμμα.</w:t>
      </w:r>
    </w:p>
  </w:comment>
  <w:comment w:id="345" w:author="ProofreadAI" w:date="2026-02-23T15:51:42.322780Z" w:initials="AI">
    <w:p>
      <w:pPr>
        <w:pStyle w:val="CommentText"/>
      </w:pPr>
      <w:r>
        <w:rPr>
          <w:rStyle w:val="CommentReference"/>
        </w:rPr>
        <w:annotationRef/>
      </w:r>
      <w:r>
        <w:t>[core] Σύνταξη: απαιτείται κόμμα για σωστή διαχωρισμό της επεξηγηματικής φράσης.</w:t>
      </w:r>
    </w:p>
  </w:comment>
  <w:comment w:id="346" w:author="ProofreadAI" w:date="2026-02-23T15:51:42.322780Z" w:initials="AI">
    <w:p>
      <w:pPr>
        <w:pStyle w:val="CommentText"/>
      </w:pPr>
      <w:r>
        <w:rPr>
          <w:rStyle w:val="CommentReference"/>
        </w:rPr>
        <w:annotationRef/>
      </w:r>
      <w:r>
        <w:t>[core] Ορθογραφικό λάθος: σωστή μορφή 3ου προσώπου πληθυντικού του ενεστώτα του ρήματος 'μετακυλίω' είναι 'μετακυλούν'.</w:t>
      </w:r>
    </w:p>
  </w:comment>
  <w:comment w:id="347" w:author="ProofreadAI" w:date="2026-02-23T15:51:42.322780Z" w:initials="AI">
    <w:p>
      <w:pPr>
        <w:pStyle w:val="CommentText"/>
      </w:pPr>
      <w:r>
        <w:rPr>
          <w:rStyle w:val="CommentReference"/>
        </w:rPr>
        <w:annotationRef/>
      </w:r>
      <w:r>
        <w:t>[core] Γραμματική: λάθος άρθρο· 'χρήση' είναι θηλυκό ουσιαστικό (η χρήση).</w:t>
      </w:r>
    </w:p>
  </w:comment>
  <w:comment w:id="348" w:author="ProofreadAI" w:date="2026-02-23T15:51:42.322780Z" w:initials="AI">
    <w:p>
      <w:pPr>
        <w:pStyle w:val="CommentText"/>
      </w:pPr>
      <w:r>
        <w:rPr>
          <w:rStyle w:val="CommentReference"/>
        </w:rPr>
        <w:annotationRef/>
      </w:r>
      <w:r>
        <w:t>[core] Λείπει κόμμα για σωστή διαχωρισμό των στοιχείων του τίτλου οργάνωσης.</w:t>
      </w:r>
    </w:p>
  </w:comment>
  <w:comment w:id="349" w:author="ProofreadAI" w:date="2026-02-23T15:51:42.322780Z" w:initials="AI">
    <w:p>
      <w:pPr>
        <w:pStyle w:val="CommentText"/>
      </w:pPr>
      <w:r>
        <w:rPr>
          <w:rStyle w:val="CommentReference"/>
        </w:rPr>
        <w:annotationRef/>
      </w:r>
      <w:r>
        <w:t>[core] Η αρχή πρότασης πρέπει να ξεκινά με κεφαλαίο γράμμα.</w:t>
      </w:r>
    </w:p>
  </w:comment>
  <w:comment w:id="350" w:author="ProofreadAI" w:date="2026-02-23T15:51:42.322780Z" w:initials="AI">
    <w:p>
      <w:pPr>
        <w:pStyle w:val="CommentText"/>
      </w:pPr>
      <w:r>
        <w:rPr>
          <w:rStyle w:val="CommentReference"/>
        </w:rPr>
        <w:annotationRef/>
      </w:r>
      <w:r>
        <w:t>[core] Η αρχή πρότασης πρέπει να ξεκινά με κεφαλαίο γράμμα.</w:t>
      </w:r>
    </w:p>
  </w:comment>
  <w:comment w:id="351" w:author="ProofreadAI" w:date="2026-02-23T15:51:42.322780Z" w:initials="AI">
    <w:p>
      <w:pPr>
        <w:pStyle w:val="CommentText"/>
      </w:pPr>
      <w:r>
        <w:rPr>
          <w:rStyle w:val="CommentReference"/>
        </w:rPr>
        <w:annotationRef/>
      </w:r>
      <w:r>
        <w:t>[core] Η αρχή πρότασης πρέπει να ξεκινά με κεφαλαίο γράμμα και γραμματικά ταιριάζει με τα προηγούμενα ουσιαστικά σε ονομαστική.</w:t>
      </w:r>
    </w:p>
  </w:comment>
  <w:comment w:id="352" w:author="ProofreadAI" w:date="2026-02-23T15:51:42.322780Z" w:initials="AI">
    <w:p>
      <w:pPr>
        <w:pStyle w:val="CommentText"/>
      </w:pPr>
      <w:r>
        <w:rPr>
          <w:rStyle w:val="CommentReference"/>
        </w:rPr>
        <w:annotationRef/>
      </w:r>
      <w:r>
        <w:t>[core] Ορθογραφικό λάθος στην ονομασία ιδρύματος ('Πολυτεχνείο' αντί 'Πολυτεχνείου') και λείπει κόμμα για στίξη.</w:t>
      </w:r>
    </w:p>
  </w:comment>
  <w:comment w:id="353" w:author="ProofreadAI" w:date="2026-02-23T15:51:42.322780Z" w:initials="AI">
    <w:p>
      <w:pPr>
        <w:pStyle w:val="CommentText"/>
      </w:pPr>
      <w:r>
        <w:rPr>
          <w:rStyle w:val="CommentReference"/>
        </w:rPr>
        <w:annotationRef/>
      </w:r>
      <w:r>
        <w:t>[core] Γραμματική ασυμφωνία υποκειμένου-ρήματος: τα συνδεδεμένα υποκείμενα 'Η λογιστική πληροφόρηση ... και οι εξελίξεις' απαιτούν πληθυντικό ρήμα.</w:t>
      </w:r>
    </w:p>
  </w:comment>
  <w:comment w:id="354" w:author="ProofreadAI" w:date="2026-02-23T15:51:42.322780Z" w:initials="AI">
    <w:p>
      <w:pPr>
        <w:pStyle w:val="CommentText"/>
      </w:pPr>
      <w:r>
        <w:rPr>
          <w:rStyle w:val="CommentReference"/>
        </w:rPr>
        <w:annotationRef/>
      </w:r>
      <w:r>
        <w:t>[core] Γραμματική ασυμφωνία υποκειμένου-ρήματος: το υποκείμενο 'Αυτές οι αλλαγές' είναι πληθυντικό, επομένως απαιτείται πληθυντικός ρήμας.</w:t>
      </w:r>
    </w:p>
  </w:comment>
  <w:comment w:id="355" w:author="ProofreadAI" w:date="2026-02-23T15:51:42.322780Z" w:initials="AI">
    <w:p>
      <w:pPr>
        <w:pStyle w:val="CommentText"/>
      </w:pPr>
      <w:r>
        <w:rPr>
          <w:rStyle w:val="CommentReference"/>
        </w:rPr>
        <w:annotationRef/>
      </w:r>
      <w:r>
        <w:t>[core] Γραμματικό λάθος: ως συνέχεια της λίστας από προηγούμενες παραγράφους, η πρόταση πρέπει να ξεκινά με πεζό γράμμα.</w:t>
      </w:r>
    </w:p>
  </w:comment>
  <w:comment w:id="356" w:author="ProofreadAI" w:date="2026-02-23T15:51:42.322780Z" w:initials="AI">
    <w:p>
      <w:pPr>
        <w:pStyle w:val="CommentText"/>
      </w:pPr>
      <w:r>
        <w:rPr>
          <w:rStyle w:val="CommentReference"/>
        </w:rPr>
        <w:annotationRef/>
      </w:r>
      <w:r>
        <w:t>[core] Ορθογραφικό λάθος: η σωστή γενική πληθυντικού του ουσιαστικού 'ικανότητα' είναι 'ικανότητων'.</w:t>
      </w:r>
    </w:p>
  </w:comment>
  <w:comment w:id="357" w:author="ProofreadAI" w:date="2026-02-23T15:51:42.322780Z" w:initials="AI">
    <w:p>
      <w:pPr>
        <w:pStyle w:val="CommentText"/>
      </w:pPr>
      <w:r>
        <w:rPr>
          <w:rStyle w:val="CommentReference"/>
        </w:rPr>
        <w:annotationRef/>
      </w:r>
      <w:r>
        <w:t>[core] Διπλή τελεία στο τέλος της πρότασης.</w:t>
      </w:r>
    </w:p>
  </w:comment>
  <w:comment w:id="358" w:author="ProofreadAI" w:date="2026-02-23T15:51:42.322780Z" w:initials="AI">
    <w:p>
      <w:pPr>
        <w:pStyle w:val="CommentText"/>
      </w:pPr>
      <w:r>
        <w:rPr>
          <w:rStyle w:val="CommentReference"/>
        </w:rPr>
        <w:annotationRef/>
      </w:r>
      <w:r>
        <w:t>[core] Διπλή τελεία στο τέλος της πρότασης.</w:t>
      </w:r>
    </w:p>
  </w:comment>
  <w:comment w:id="359" w:author="ProofreadAI" w:date="2026-02-23T15:51:42.322780Z" w:initials="AI">
    <w:p>
      <w:pPr>
        <w:pStyle w:val="CommentText"/>
      </w:pPr>
      <w:r>
        <w:rPr>
          <w:rStyle w:val="CommentReference"/>
        </w:rPr>
        <w:annotationRef/>
      </w:r>
      <w:r>
        <w:t>[core] Πεζό γράμμα στην αρχή παραγράφου/στοιχείου λίστας, ενώ απαιτείται κεφαλαίο.</w:t>
      </w:r>
    </w:p>
  </w:comment>
  <w:comment w:id="360" w:author="ProofreadAI" w:date="2026-02-23T15:51:42.322780Z" w:initials="AI">
    <w:p>
      <w:pPr>
        <w:pStyle w:val="CommentText"/>
      </w:pPr>
      <w:r>
        <w:rPr>
          <w:rStyle w:val="CommentReference"/>
        </w:rPr>
        <w:annotationRef/>
      </w:r>
      <w:r>
        <w:t>[core] Διπλή άνω τελεία προκαλεί σφάλμα στίξης.</w:t>
      </w:r>
    </w:p>
  </w:comment>
  <w:comment w:id="361" w:author="ProofreadAI" w:date="2026-02-23T15:51:42.322780Z" w:initials="AI">
    <w:p>
      <w:pPr>
        <w:pStyle w:val="CommentText"/>
      </w:pPr>
      <w:r>
        <w:rPr>
          <w:rStyle w:val="CommentReference"/>
        </w:rPr>
        <w:annotationRef/>
      </w:r>
      <w:r>
        <w:t>[core] Ασυνέπεια συντομογραφίας· ορίζεται προηγουμένως ως ΕΤΝ.</w:t>
      </w:r>
    </w:p>
  </w:comment>
  <w:comment w:id="362" w:author="ProofreadAI" w:date="2026-02-23T15:51:42.322780Z" w:initials="AI">
    <w:p>
      <w:pPr>
        <w:pStyle w:val="CommentText"/>
      </w:pPr>
      <w:r>
        <w:rPr>
          <w:rStyle w:val="CommentReference"/>
        </w:rPr>
        <w:annotationRef/>
      </w:r>
      <w:r>
        <w:t>[core] Γραμματικό λάθος: απαιτείται πληθυντικός για 'οι λογιστές'.</w:t>
      </w:r>
    </w:p>
  </w:comment>
  <w:comment w:id="363" w:author="ProofreadAI" w:date="2026-02-23T15:51:42.322780Z" w:initials="AI">
    <w:p>
      <w:pPr>
        <w:pStyle w:val="CommentText"/>
      </w:pPr>
      <w:r>
        <w:rPr>
          <w:rStyle w:val="CommentReference"/>
        </w:rPr>
        <w:annotationRef/>
      </w:r>
      <w:r>
        <w:t>[core] Περιττό κενό μετά τα δύο σημεία (στίξη).</w:t>
      </w:r>
    </w:p>
  </w:comment>
  <w:comment w:id="364" w:author="ProofreadAI" w:date="2026-02-23T15:51:42.322780Z" w:initials="AI">
    <w:p>
      <w:pPr>
        <w:pStyle w:val="CommentText"/>
      </w:pPr>
      <w:r>
        <w:rPr>
          <w:rStyle w:val="CommentReference"/>
        </w:rPr>
        <w:annotationRef/>
      </w:r>
      <w:r>
        <w:t>[core] Λανθασμένη συμφωνία γένους-αριθμού: «δαπάνες» είναι θηλυκός πληθυντικός.</w:t>
      </w:r>
    </w:p>
  </w:comment>
  <w:comment w:id="365" w:author="ProofreadAI" w:date="2026-02-23T15:51:42.322780Z" w:initials="AI">
    <w:p>
      <w:pPr>
        <w:pStyle w:val="CommentText"/>
      </w:pPr>
      <w:r>
        <w:rPr>
          <w:rStyle w:val="CommentReference"/>
        </w:rPr>
        <w:annotationRef/>
      </w:r>
      <w:r>
        <w:t>[core] Λανθασμένος χρόνος ρήματος (αόριστος) για μελλοντική πρόβλεψη (έτος 2025).</w:t>
      </w:r>
    </w:p>
  </w:comment>
  <w:comment w:id="366" w:author="ProofreadAI" w:date="2026-02-23T15:51:42.322780Z" w:initials="AI">
    <w:p>
      <w:pPr>
        <w:pStyle w:val="CommentText"/>
      </w:pPr>
      <w:r>
        <w:rPr>
          <w:rStyle w:val="CommentReference"/>
        </w:rPr>
        <w:annotationRef/>
      </w:r>
      <w:r>
        <w:t>[core] Γραμματική/σύνταξη: μη παράλληλη δομή· προσθήκη σχετικής αντωνυμίας για ορθή σύνδεση.</w:t>
      </w:r>
    </w:p>
  </w:comment>
  <w:comment w:id="367" w:author="ProofreadAI" w:date="2026-02-23T15:51:42.322780Z" w:initials="AI">
    <w:p>
      <w:pPr>
        <w:pStyle w:val="CommentText"/>
      </w:pPr>
      <w:r>
        <w:rPr>
          <w:rStyle w:val="CommentReference"/>
        </w:rPr>
        <w:annotationRef/>
      </w:r>
      <w:r>
        <w:t>[core] Ορθογραφική ασυνέπεια: 'τρις' αντί 'τρισ.' όπως χρησιμοποιείται σε όλο το κείμενο.</w:t>
      </w:r>
    </w:p>
  </w:comment>
  <w:comment w:id="368" w:author="ProofreadAI" w:date="2026-02-23T15:51:42.322780Z" w:initials="AI">
    <w:p>
      <w:pPr>
        <w:pStyle w:val="CommentText"/>
      </w:pPr>
      <w:r>
        <w:rPr>
          <w:rStyle w:val="CommentReference"/>
        </w:rPr>
        <w:annotationRef/>
      </w:r>
      <w:r>
        <w:t>[core] Ορθογραφική ασυνέπεια: 'τρις' αντί 'τρισ.' όπως χρησιμοποιείται σε όλο το κείμενο.</w:t>
      </w:r>
    </w:p>
  </w:comment>
  <w:comment w:id="369" w:author="ProofreadAI" w:date="2026-02-23T15:51:42.322780Z" w:initials="AI">
    <w:p>
      <w:pPr>
        <w:pStyle w:val="CommentText"/>
      </w:pPr>
      <w:r>
        <w:rPr>
          <w:rStyle w:val="CommentReference"/>
        </w:rPr>
        <w:annotationRef/>
      </w:r>
      <w:r>
        <w:t>[core] Σαφήνεια: ασαφής σύνδεση εναλλακτικών με κύρια πρόταση· προσθήκη 'δηλαδή' χωρίς αλλαγή νοήματος.</w:t>
      </w:r>
    </w:p>
  </w:comment>
  <w:comment w:id="370" w:author="ProofreadAI" w:date="2026-02-23T15:51:42.322780Z" w:initials="AI">
    <w:p>
      <w:pPr>
        <w:pStyle w:val="CommentText"/>
      </w:pPr>
      <w:r>
        <w:rPr>
          <w:rStyle w:val="CommentReference"/>
        </w:rPr>
        <w:annotationRef/>
      </w:r>
      <w:r>
        <w:t>[core] Γραμματικό λάθος παράλληλης κατασκευής: περιττά και ασύμμετρα 'να έχει'.</w:t>
      </w:r>
    </w:p>
  </w:comment>
  <w:comment w:id="371" w:author="ProofreadAI" w:date="2026-02-23T15:51:42.322780Z" w:initials="AI">
    <w:p>
      <w:pPr>
        <w:pStyle w:val="CommentText"/>
      </w:pPr>
      <w:r>
        <w:rPr>
          <w:rStyle w:val="CommentReference"/>
        </w:rPr>
        <w:annotationRef/>
      </w:r>
      <w:r>
        <w:t>[core] Γραμματικό λάθος: λείπει οριστικό άρθρο 'του' και κόμμα για σύνδεση τίτλων.</w:t>
      </w:r>
    </w:p>
  </w:comment>
  <w:comment w:id="372" w:author="ProofreadAI" w:date="2026-02-23T15:51:42.322780Z" w:initials="AI">
    <w:p>
      <w:pPr>
        <w:pStyle w:val="CommentText"/>
      </w:pPr>
      <w:r>
        <w:rPr>
          <w:rStyle w:val="CommentReference"/>
        </w:rPr>
        <w:annotationRef/>
      </w:r>
      <w:r>
        <w:t>[core] Γραμματική/σύνταξη: λείπει σχετική αντωνυμία για σύνδεση παρένθεσης με προηγούμενο.</w:t>
      </w:r>
    </w:p>
  </w:comment>
  <w:comment w:id="373" w:author="ProofreadAI" w:date="2026-02-23T15:51:42.322780Z" w:initials="AI">
    <w:p>
      <w:pPr>
        <w:pStyle w:val="CommentText"/>
      </w:pPr>
      <w:r>
        <w:rPr>
          <w:rStyle w:val="CommentReference"/>
        </w:rPr>
        <w:annotationRef/>
      </w:r>
      <w:r>
        <w:t>[core] Περιττό κόμμα πριν την παρένθεση.</w:t>
      </w:r>
    </w:p>
  </w:comment>
  <w:comment w:id="374" w:author="ProofreadAI" w:date="2026-02-23T15:51:42.322780Z" w:initials="AI">
    <w:p>
      <w:pPr>
        <w:pStyle w:val="CommentText"/>
      </w:pPr>
      <w:r>
        <w:rPr>
          <w:rStyle w:val="CommentReference"/>
        </w:rPr>
        <w:annotationRef/>
      </w:r>
      <w:r>
        <w:t>[core] Ορθογραφικό λάθος: σωστή γενική του 'ακρίβεια' είναι 'ακριβείας'.</w:t>
      </w:r>
    </w:p>
  </w:comment>
  <w:comment w:id="375" w:author="ProofreadAI" w:date="2026-02-23T15:51:42.322780Z" w:initials="AI">
    <w:p>
      <w:pPr>
        <w:pStyle w:val="CommentText"/>
      </w:pPr>
      <w:r>
        <w:rPr>
          <w:rStyle w:val="CommentReference"/>
        </w:rPr>
        <w:annotationRef/>
      </w:r>
      <w:r>
        <w:t>[core] Προσθήκη 'σε' για γραμματική παράλληλη δομή και σαφήνεια συντάξεως χωρίς αλλαγή νοήματος.</w:t>
      </w:r>
    </w:p>
  </w:comment>
  <w:comment w:id="376" w:author="ProofreadAI" w:date="2026-02-23T15:51:42.322780Z" w:initials="AI">
    <w:p>
      <w:pPr>
        <w:pStyle w:val="CommentText"/>
      </w:pPr>
      <w:r>
        <w:rPr>
          <w:rStyle w:val="CommentReference"/>
        </w:rPr>
        <w:annotationRef/>
      </w:r>
      <w:r>
        <w:t>[core] Περιττό κόμμα μετά το 'η', που διακόπτει τη στίξη.</w:t>
      </w:r>
    </w:p>
  </w:comment>
  <w:comment w:id="377" w:author="ProofreadAI" w:date="2026-02-23T15:51:42.322780Z" w:initials="AI">
    <w:p>
      <w:pPr>
        <w:pStyle w:val="CommentText"/>
      </w:pPr>
      <w:r>
        <w:rPr>
          <w:rStyle w:val="CommentReference"/>
        </w:rPr>
        <w:annotationRef/>
      </w:r>
      <w:r>
        <w:t>[core] Λείπει 'του' για γραμματική ορθότητα στην αναφορά ιδρύματος και κόμμα για στίξη.</w:t>
      </w:r>
    </w:p>
  </w:comment>
  <w:comment w:id="378" w:author="ProofreadAI" w:date="2026-02-23T15:51:42.322780Z" w:initials="AI">
    <w:p>
      <w:pPr>
        <w:pStyle w:val="CommentText"/>
      </w:pPr>
      <w:r>
        <w:rPr>
          <w:rStyle w:val="CommentReference"/>
        </w:rPr>
        <w:annotationRef/>
      </w:r>
      <w:r>
        <w:t>[core] Λείπει κενό μετά το em dash για σωστή στίξη.</w:t>
      </w:r>
    </w:p>
  </w:comment>
  <w:comment w:id="379" w:author="ProofreadAI" w:date="2026-02-23T15:51:42.322780Z" w:initials="AI">
    <w:p>
      <w:pPr>
        <w:pStyle w:val="CommentText"/>
      </w:pPr>
      <w:r>
        <w:rPr>
          <w:rStyle w:val="CommentReference"/>
        </w:rPr>
        <w:annotationRef/>
      </w:r>
      <w:r>
        <w:t>[core] Γραμματικό λάθος: η γενική 'Πολυτεχνείου' πρέπει να διορθωθεί σε ονομαστική 'Πολυτεχνείο' και προσθήκη κόμματος για στίξη, σύμφωνα με συνήθη δομή ονομάτων ιδρυμάτων.</w:t>
      </w:r>
    </w:p>
  </w:comment>
  <w:comment w:id="380" w:author="ProofreadAI" w:date="2026-02-23T15:51:42.322780Z" w:initials="AI">
    <w:p>
      <w:pPr>
        <w:pStyle w:val="CommentText"/>
      </w:pPr>
      <w:r>
        <w:rPr>
          <w:rStyle w:val="CommentReference"/>
        </w:rPr>
        <w:annotationRef/>
      </w:r>
      <w:r>
        <w:t>[core] Λείπει τελεία στο τέλος της παραγράφου.</w:t>
      </w:r>
    </w:p>
  </w:comment>
  <w:comment w:id="381" w:author="ProofreadAI" w:date="2026-02-23T15:51:42.322780Z" w:initials="AI">
    <w:p>
      <w:pPr>
        <w:pStyle w:val="CommentText"/>
      </w:pPr>
      <w:r>
        <w:rPr>
          <w:rStyle w:val="CommentReference"/>
        </w:rPr>
        <w:annotationRef/>
      </w:r>
      <w:r>
        <w:t>[core] Γραμματικό πρόβλημα: λείπει το οριστικό άρθρο 'του' στη γενική και κόμμα για σωστή σύνδεση των μελών της φράσης.</w:t>
      </w:r>
    </w:p>
  </w:comment>
  <w:comment w:id="382" w:author="ProofreadAI" w:date="2026-02-23T15:51:42.322780Z" w:initials="AI">
    <w:p>
      <w:pPr>
        <w:pStyle w:val="CommentText"/>
      </w:pPr>
      <w:r>
        <w:rPr>
          <w:rStyle w:val="CommentReference"/>
        </w:rPr>
        <w:annotationRef/>
      </w:r>
      <w:r>
        <w:t>[core] Ορθογραφικό λάθος: το ορθό είναι 'την' ως άρθρο θηλυκού γένους για 'κατάληξη'.</w:t>
      </w:r>
    </w:p>
  </w:comment>
  <w:comment w:id="383" w:author="ProofreadAI" w:date="2026-02-23T15:51:42.322780Z" w:initials="AI">
    <w:p>
      <w:pPr>
        <w:pStyle w:val="CommentText"/>
      </w:pPr>
      <w:r>
        <w:rPr>
          <w:rStyle w:val="CommentReference"/>
        </w:rPr>
        <w:annotationRef/>
      </w:r>
      <w:r>
        <w:t>[core] Στίξη: απαιτείται κόμμα μετά τα εισαγωγικά για ομαλή σύνδεση με την επεξηγηματική φράση.</w:t>
      </w:r>
    </w:p>
  </w:comment>
  <w:comment w:id="384" w:author="ProofreadAI" w:date="2026-02-23T15:51:42.322780Z" w:initials="AI">
    <w:p>
      <w:pPr>
        <w:pStyle w:val="CommentText"/>
      </w:pPr>
      <w:r>
        <w:rPr>
          <w:rStyle w:val="CommentReference"/>
        </w:rPr>
        <w:annotationRef/>
      </w:r>
      <w:r>
        <w:t>[core] Προσθήκη 'του' για γραμματική ορθότητα (γενική προσδιορισμός) και κόμμα για στίξη και σαφήνεια.</w:t>
      </w:r>
    </w:p>
  </w:comment>
  <w:comment w:id="385" w:author="ProofreadAI" w:date="2026-02-23T15:51:42.322780Z" w:initials="AI">
    <w:p>
      <w:pPr>
        <w:pStyle w:val="CommentText"/>
      </w:pPr>
      <w:r>
        <w:rPr>
          <w:rStyle w:val="CommentReference"/>
        </w:rPr>
        <w:annotationRef/>
      </w:r>
      <w:r>
        <w:t>[core] Γραμματικό λάθος: απαιτείται οριστικό άρθρο 'της' πριν από το 'ευθύνης'.</w:t>
      </w:r>
    </w:p>
  </w:comment>
  <w:comment w:id="386" w:author="ProofreadAI" w:date="2026-02-23T15:51:42.322780Z" w:initials="AI">
    <w:p>
      <w:pPr>
        <w:pStyle w:val="CommentText"/>
      </w:pPr>
      <w:r>
        <w:rPr>
          <w:rStyle w:val="CommentReference"/>
        </w:rPr>
        <w:annotationRef/>
      </w:r>
      <w:r>
        <w:t>[core] Γραμματική συμφωνία: το επίθετο και το ουσιαστικό πρέπει να είναι στον πληθυντικό, καθώς το ρήμα 'έχουν δώσει' είναι πληθυντικό και ακολουθούν πολλαπλά παραδείγματα.</w:t>
      </w:r>
    </w:p>
  </w:comment>
  <w:comment w:id="387" w:author="ProofreadAI" w:date="2026-02-23T15:51:42.322780Z" w:initials="AI">
    <w:p>
      <w:pPr>
        <w:pStyle w:val="CommentText"/>
      </w:pPr>
      <w:r>
        <w:rPr>
          <w:rStyle w:val="CommentReference"/>
        </w:rPr>
        <w:annotationRef/>
      </w:r>
      <w:r>
        <w:t>[core] Λείπει κόμμα για σωστή στίξη και διαχωρισμό τίτλων θέσης.</w:t>
      </w:r>
    </w:p>
  </w:comment>
  <w:comment w:id="388" w:author="ProofreadAI" w:date="2026-02-23T15:51:42.322780Z" w:initials="AI">
    <w:p>
      <w:pPr>
        <w:pStyle w:val="CommentText"/>
      </w:pPr>
      <w:r>
        <w:rPr>
          <w:rStyle w:val="CommentReference"/>
        </w:rPr>
        <w:annotationRef/>
      </w:r>
      <w:r>
        <w:t>[core] Γραμματικό λάθος: απαιτείται οριστικό άρθρο με αρίθμηση ημερομηνίας.</w:t>
      </w:r>
    </w:p>
  </w:comment>
  <w:comment w:id="389" w:author="ProofreadAI" w:date="2026-02-23T15:51:42.322780Z" w:initials="AI">
    <w:p>
      <w:pPr>
        <w:pStyle w:val="CommentText"/>
      </w:pPr>
      <w:r>
        <w:rPr>
          <w:rStyle w:val="CommentReference"/>
        </w:rPr>
        <w:annotationRef/>
      </w:r>
      <w:r>
        <w:t>[core] Λάθος γένος άρθρου: 'σόγια' είναι ουδέτερα πληθυντικά.</w:t>
      </w:r>
    </w:p>
  </w:comment>
  <w:comment w:id="390" w:author="ProofreadAI" w:date="2026-02-23T15:51:42.322780Z" w:initials="AI">
    <w:p>
      <w:pPr>
        <w:pStyle w:val="CommentText"/>
      </w:pPr>
      <w:r>
        <w:rPr>
          <w:rStyle w:val="CommentReference"/>
        </w:rPr>
        <w:annotationRef/>
      </w:r>
      <w:r>
        <w:t>[core] Διόρθωση συντομογραφίας σε κεφαλαία γράμματα για συνέπεια με προηγούμενη χρήση στην παράγραφο 2073 (NdFeB μαγνήτες).</w:t>
      </w:r>
    </w:p>
  </w:comment>
  <w:comment w:id="391" w:author="ProofreadAI" w:date="2026-02-23T15:51:42.322780Z" w:initials="AI">
    <w:p>
      <w:pPr>
        <w:pStyle w:val="CommentText"/>
      </w:pPr>
      <w:r>
        <w:rPr>
          <w:rStyle w:val="CommentReference"/>
        </w:rPr>
        <w:annotationRef/>
      </w:r>
      <w:r>
        <w:t>[core] Λείπει κόμμα μετά το εισαγωγικό επιρρήμα «Συμπερασματικά», σύμφωνα με τους κανόνες στίξης των ελληνικών.</w:t>
      </w:r>
    </w:p>
  </w:comment>
  <w:comment w:id="392" w:author="ProofreadAI" w:date="2026-02-23T15:51:42.322780Z" w:initials="AI">
    <w:p>
      <w:pPr>
        <w:pStyle w:val="CommentText"/>
      </w:pPr>
      <w:r>
        <w:rPr>
          <w:rStyle w:val="CommentReference"/>
        </w:rPr>
        <w:annotationRef/>
      </w:r>
      <w:r>
        <w:t>[core] Ορθογραφικό λάθος: σωστή γραφή 'δύο'.</w:t>
      </w:r>
    </w:p>
  </w:comment>
  <w:comment w:id="393" w:author="ProofreadAI" w:date="2026-02-23T15:51:42.322780Z" w:initials="AI">
    <w:p>
      <w:pPr>
        <w:pStyle w:val="CommentText"/>
      </w:pPr>
      <w:r>
        <w:rPr>
          <w:rStyle w:val="CommentReference"/>
        </w:rPr>
        <w:annotationRef/>
      </w:r>
      <w:r>
        <w:t>[core] Συνέπεια ορθογραφίας: 'δισ.' αντί 'δις' όπως στα προηγούμενα '$300 δισ.'.</w:t>
      </w:r>
    </w:p>
  </w:comment>
  <w:comment w:id="394" w:author="ProofreadAI" w:date="2026-02-23T15:51:42.322780Z" w:initials="AI">
    <w:p>
      <w:pPr>
        <w:pStyle w:val="CommentText"/>
      </w:pPr>
      <w:r>
        <w:rPr>
          <w:rStyle w:val="CommentReference"/>
        </w:rPr>
        <w:annotationRef/>
      </w:r>
      <w:r>
        <w:t>[core] Συνέπεια ορθογραφίας: 'τρισ.' με τελεία όπως στα προηγούμενα παραδείγματα.</w:t>
      </w:r>
    </w:p>
  </w:comment>
  <w:comment w:id="395" w:author="ProofreadAI" w:date="2026-02-23T15:51:42.322780Z" w:initials="AI">
    <w:p>
      <w:pPr>
        <w:pStyle w:val="CommentText"/>
      </w:pPr>
      <w:r>
        <w:rPr>
          <w:rStyle w:val="CommentReference"/>
        </w:rPr>
        <w:annotationRef/>
      </w:r>
      <w:r>
        <w:t>[core] Έλλειψη στίξης: απαιτείται κόμμα πριν το 'πράγμα' ως ενημερωτικό.</w:t>
      </w:r>
    </w:p>
  </w:comment>
  <w:comment w:id="396" w:author="ProofreadAI" w:date="2026-02-23T15:51:42.322780Z" w:initials="AI">
    <w:p>
      <w:pPr>
        <w:pStyle w:val="CommentText"/>
      </w:pPr>
      <w:r>
        <w:rPr>
          <w:rStyle w:val="CommentReference"/>
        </w:rPr>
        <w:annotationRef/>
      </w:r>
      <w:r>
        <w:t>[core] Γραμματική/στίξη: περιττό κόμμα πριν από συνέχεια πρότασης, κεφαλαίο λανθασμένο.</w:t>
      </w:r>
    </w:p>
  </w:comment>
  <w:comment w:id="397" w:author="ProofreadAI" w:date="2026-02-23T15:51:42.322780Z" w:initials="AI">
    <w:p>
      <w:pPr>
        <w:pStyle w:val="CommentText"/>
      </w:pPr>
      <w:r>
        <w:rPr>
          <w:rStyle w:val="CommentReference"/>
        </w:rPr>
        <w:annotationRef/>
      </w:r>
      <w:r>
        <w:t>[core] Υπερβολική στίξη: μία τελεία αρκεί.</w:t>
      </w:r>
    </w:p>
  </w:comment>
  <w:comment w:id="398" w:author="ProofreadAI" w:date="2026-02-23T15:51:42.322780Z" w:initials="AI">
    <w:p>
      <w:pPr>
        <w:pStyle w:val="CommentText"/>
      </w:pPr>
      <w:r>
        <w:rPr>
          <w:rStyle w:val="CommentReference"/>
        </w:rPr>
        <w:annotationRef/>
      </w:r>
      <w:r>
        <w:t>[core] Γραμματικό λάθος: απαιτείται απόσπαση στη γενική.</w:t>
      </w:r>
    </w:p>
  </w:comment>
  <w:comment w:id="399" w:author="ProofreadAI" w:date="2026-02-23T15:51:42.322780Z" w:initials="AI">
    <w:p>
      <w:pPr>
        <w:pStyle w:val="CommentText"/>
      </w:pPr>
      <w:r>
        <w:rPr>
          <w:rStyle w:val="CommentReference"/>
        </w:rPr>
        <w:annotationRef/>
      </w:r>
      <w:r>
        <w:t>[core] Γραμματικό λάθος: απαιτείται απόσπαση στον πληθυντικό.</w:t>
      </w:r>
    </w:p>
  </w:comment>
  <w:comment w:id="400" w:author="ProofreadAI" w:date="2026-02-23T15:51:42.322780Z" w:initials="AI">
    <w:p>
      <w:pPr>
        <w:pStyle w:val="CommentText"/>
      </w:pPr>
      <w:r>
        <w:rPr>
          <w:rStyle w:val="CommentReference"/>
        </w:rPr>
        <w:annotationRef/>
      </w:r>
      <w:r>
        <w:t>[core] Γραμματικό λάθος: λανθασμένο άρθρο για ουδέτερο πληθυντικό.</w:t>
      </w:r>
    </w:p>
  </w:comment>
  <w:comment w:id="401" w:author="ProofreadAI" w:date="2026-02-23T15:51:42.322780Z" w:initials="AI">
    <w:p>
      <w:pPr>
        <w:pStyle w:val="CommentText"/>
      </w:pPr>
      <w:r>
        <w:rPr>
          <w:rStyle w:val="CommentReference"/>
        </w:rPr>
        <w:annotationRef/>
      </w:r>
      <w:r>
        <w:t>[core] Ορθογραφικό λάθος: λείπει κενό μεταξύ 'η' και 'τιμή'.</w:t>
      </w:r>
    </w:p>
  </w:comment>
  <w:comment w:id="402" w:author="ProofreadAI" w:date="2026-02-23T15:51:42.322780Z" w:initials="AI">
    <w:p>
      <w:pPr>
        <w:pStyle w:val="CommentText"/>
      </w:pPr>
      <w:r>
        <w:rPr>
          <w:rStyle w:val="CommentReference"/>
        </w:rPr>
        <w:annotationRef/>
      </w:r>
      <w:r>
        <w:t>[core] Γραμματικό λάθος: περιττό 'την' μετά το 'να'.</w:t>
      </w:r>
    </w:p>
  </w:comment>
  <w:comment w:id="403" w:author="ProofreadAI" w:date="2026-02-23T15:51:42.322780Z" w:initials="AI">
    <w:p>
      <w:pPr>
        <w:pStyle w:val="CommentText"/>
      </w:pPr>
      <w:r>
        <w:rPr>
          <w:rStyle w:val="CommentReference"/>
        </w:rPr>
        <w:annotationRef/>
      </w:r>
      <w:r>
        <w:t>[core] Στίξη: λείπει κόμμα για διαχωρισμό τίτλων/ονομάτων.</w:t>
      </w:r>
    </w:p>
  </w:comment>
  <w:comment w:id="404" w:author="ProofreadAI" w:date="2026-02-23T15:51:42.322780Z" w:initials="AI">
    <w:p>
      <w:pPr>
        <w:pStyle w:val="CommentText"/>
      </w:pPr>
      <w:r>
        <w:rPr>
          <w:rStyle w:val="CommentReference"/>
        </w:rPr>
        <w:annotationRef/>
      </w:r>
      <w:r>
        <w:t>[core] Ο όρος 'νατοϊκός' γράφεται με μικρό γράμμα εκτός τίτλου.</w:t>
      </w:r>
    </w:p>
  </w:comment>
  <w:comment w:id="405" w:author="ProofreadAI" w:date="2026-02-23T15:51:42.322780Z" w:initials="AI">
    <w:p>
      <w:pPr>
        <w:pStyle w:val="CommentText"/>
      </w:pPr>
      <w:r>
        <w:rPr>
          <w:rStyle w:val="CommentReference"/>
        </w:rPr>
        <w:annotationRef/>
      </w:r>
      <w:r>
        <w:t>[core] Ορθογραφικό λάθος: σωστή λέξη είναι 'ανεξέλεγκτα'.</w:t>
      </w:r>
    </w:p>
  </w:comment>
  <w:comment w:id="406" w:author="ProofreadAI" w:date="2026-02-23T15:51:42.322780Z" w:initials="AI">
    <w:p>
      <w:pPr>
        <w:pStyle w:val="CommentText"/>
      </w:pPr>
      <w:r>
        <w:rPr>
          <w:rStyle w:val="CommentReference"/>
        </w:rPr>
        <w:annotationRef/>
      </w:r>
      <w:r>
        <w:t>[core] Ορθογραφία: Το όνομα του δόγματος γράφεται με κεφαλαίο γράμμα «Δ» για συνέπεια και τυπική χρήση.</w:t>
      </w:r>
    </w:p>
  </w:comment>
  <w:comment w:id="407" w:author="ProofreadAI" w:date="2026-02-23T15:51:42.322780Z" w:initials="AI">
    <w:p>
      <w:pPr>
        <w:pStyle w:val="CommentText"/>
      </w:pPr>
      <w:r>
        <w:rPr>
          <w:rStyle w:val="CommentReference"/>
        </w:rPr>
        <w:annotationRef/>
      </w:r>
      <w:r>
        <w:t>[core] Γραμματική/σύνταξη: Απαιτείται το «τις» για παράλληλη κατασκευή με τα προηγούμενα ουσιαστικά.</w:t>
      </w:r>
    </w:p>
  </w:comment>
  <w:comment w:id="408" w:author="ProofreadAI" w:date="2026-02-23T15:51:42.322780Z" w:initials="AI">
    <w:p>
      <w:pPr>
        <w:pStyle w:val="CommentText"/>
      </w:pPr>
      <w:r>
        <w:rPr>
          <w:rStyle w:val="CommentReference"/>
        </w:rPr>
        <w:annotationRef/>
      </w:r>
      <w:r>
        <w:t>[core] Ορθογραφικό λάθος: η γενική πληθυντικού του ουσιαστικού «οντότητα» είναι «οντοτήτων».</w:t>
      </w:r>
    </w:p>
  </w:comment>
  <w:comment w:id="409" w:author="ProofreadAI" w:date="2026-02-23T15:51:42.322780Z" w:initials="AI">
    <w:p>
      <w:pPr>
        <w:pStyle w:val="CommentText"/>
      </w:pPr>
      <w:r>
        <w:rPr>
          <w:rStyle w:val="CommentReference"/>
        </w:rPr>
        <w:annotationRef/>
      </w:r>
      <w:r>
        <w:t>[core] Λείπει τελεία στο τέλος της πρότασης.</w:t>
      </w:r>
    </w:p>
  </w:comment>
  <w:comment w:id="410" w:author="ProofreadAI" w:date="2026-02-23T15:51:42.322780Z" w:initials="AI">
    <w:p>
      <w:pPr>
        <w:pStyle w:val="CommentText"/>
      </w:pPr>
      <w:r>
        <w:rPr>
          <w:rStyle w:val="CommentReference"/>
        </w:rPr>
        <w:annotationRef/>
      </w:r>
      <w:r>
        <w:t>[core] Λείπει τελεία στο τέλος της πρότασης.</w:t>
      </w:r>
    </w:p>
  </w:comment>
  <w:comment w:id="411" w:author="ProofreadAI" w:date="2026-02-23T15:51:42.322780Z" w:initials="AI">
    <w:p>
      <w:pPr>
        <w:pStyle w:val="CommentText"/>
      </w:pPr>
      <w:r>
        <w:rPr>
          <w:rStyle w:val="CommentReference"/>
        </w:rPr>
        <w:annotationRef/>
      </w:r>
      <w:r>
        <w:t>[core] Γραμματικό/συντακτικό πρόβλημα: η πρόταση είναι ασύντακτη, καθώς 'δημιουργούν' δεν ταιριάζει με το υποκείμενο. Η διόρθωση σε 'αποτελούν' εξασφαλίζει συνέπεια με τις δομές των προηγούμενων παραγράφων (2159, 2161) χωρίς αλλαγή νοήματος.</w:t>
      </w:r>
    </w:p>
  </w:comment>
  <w:comment w:id="412" w:author="ProofreadAI" w:date="2026-02-23T15:51:42.322780Z" w:initials="AI">
    <w:p>
      <w:pPr>
        <w:pStyle w:val="CommentText"/>
      </w:pPr>
      <w:r>
        <w:rPr>
          <w:rStyle w:val="CommentReference"/>
        </w:rPr>
        <w:annotationRef/>
      </w:r>
      <w:r>
        <w:t>[core] Ορθογραφικός κανόνας: η συντομογραφία γράφεται με τελείες (κ.λπ.).</w:t>
      </w:r>
    </w:p>
  </w:comment>
  <w:comment w:id="413" w:author="ProofreadAI" w:date="2026-02-23T15:51:42.322780Z" w:initials="AI">
    <w:p>
      <w:pPr>
        <w:pStyle w:val="CommentText"/>
      </w:pPr>
      <w:r>
        <w:rPr>
          <w:rStyle w:val="CommentReference"/>
        </w:rPr>
        <w:annotationRef/>
      </w:r>
      <w:r>
        <w:t>[core] Ορθογραφικός κανόνας: η συντομογραφία γράφεται με τελείες (κ.λπ.).</w:t>
      </w:r>
    </w:p>
  </w:comment>
  <w:comment w:id="414" w:author="ProofreadAI" w:date="2026-02-23T15:51:42.322780Z" w:initials="AI">
    <w:p>
      <w:pPr>
        <w:pStyle w:val="CommentText"/>
      </w:pPr>
      <w:r>
        <w:rPr>
          <w:rStyle w:val="CommentReference"/>
        </w:rPr>
        <w:annotationRef/>
      </w:r>
      <w:r>
        <w:t>[core] Ορθογραφία: σύμφωνα με τα νέα ελληνικά (μοντέρνος τύπος).</w:t>
      </w:r>
    </w:p>
  </w:comment>
  <w:comment w:id="415" w:author="ProofreadAI" w:date="2026-02-23T15:51:42.322780Z" w:initials="AI">
    <w:p>
      <w:pPr>
        <w:pStyle w:val="CommentText"/>
      </w:pPr>
      <w:r>
        <w:rPr>
          <w:rStyle w:val="CommentReference"/>
        </w:rPr>
        <w:annotationRef/>
      </w:r>
      <w:r>
        <w:t>[core] Ορθογραφία/τόνος: απαιτείται δασεία.</w:t>
      </w:r>
    </w:p>
  </w:comment>
  <w:comment w:id="416" w:author="ProofreadAI" w:date="2026-02-23T15:51:42.322780Z" w:initials="AI">
    <w:p>
      <w:pPr>
        <w:pStyle w:val="CommentText"/>
      </w:pPr>
      <w:r>
        <w:rPr>
          <w:rStyle w:val="CommentReference"/>
        </w:rPr>
        <w:annotationRef/>
      </w:r>
      <w:r>
        <w:t>[core] Ορθογραφία: σωστή γραφή επιθέτου.</w:t>
      </w:r>
    </w:p>
  </w:comment>
  <w:comment w:id="417" w:author="ProofreadAI" w:date="2026-02-23T15:51:42.322780Z" w:initials="AI">
    <w:p>
      <w:pPr>
        <w:pStyle w:val="CommentText"/>
      </w:pPr>
      <w:r>
        <w:rPr>
          <w:rStyle w:val="CommentReference"/>
        </w:rPr>
        <w:annotationRef/>
      </w:r>
      <w:r>
        <w:t>[core] Γραμματική/σύνταξη: ελλιπής σύνδεση προτάσεων, απαιτείται συνδέσμους 'και' για ομαλή συνέχεια.</w:t>
      </w:r>
    </w:p>
  </w:comment>
  <w:comment w:id="418" w:author="ProofreadAI" w:date="2026-02-23T15:51:42.322780Z" w:initials="AI">
    <w:p>
      <w:pPr>
        <w:pStyle w:val="CommentText"/>
      </w:pPr>
      <w:r>
        <w:rPr>
          <w:rStyle w:val="CommentReference"/>
        </w:rPr>
        <w:annotationRef/>
      </w:r>
      <w:r>
        <w:t>[core] Γραμματική: λανθασμένη χρονική/ενεστώτα υποθετική, απαιτείται υπερσυντέλικος 'έρθει' για υποθετική/μελλοντική σημασία.</w:t>
      </w:r>
    </w:p>
  </w:comment>
  <w:comment w:id="419" w:author="ProofreadAI" w:date="2026-02-23T15:51:42.322780Z" w:initials="AI">
    <w:p>
      <w:pPr>
        <w:pStyle w:val="CommentText"/>
      </w:pPr>
      <w:r>
        <w:rPr>
          <w:rStyle w:val="CommentReference"/>
        </w:rPr>
        <w:annotationRef/>
      </w:r>
      <w:r>
        <w:t>[core] Ορθογραφία/γραμματική: λανθασμένη γενική 'Πολυτεχνείου' αντί ονομαστική 'Πολυτεχνείο' ως τίτλος οντότητας, και λείπει κόμμα.</w:t>
      </w:r>
    </w:p>
  </w:comment>
  <w:comment w:id="420" w:author="ProofreadAI" w:date="2026-02-23T15:51:42.322780Z" w:initials="AI">
    <w:p>
      <w:pPr>
        <w:pStyle w:val="CommentText"/>
      </w:pPr>
      <w:r>
        <w:rPr>
          <w:rStyle w:val="CommentReference"/>
        </w:rPr>
        <w:annotationRef/>
      </w:r>
      <w:r>
        <w:t>[core] Γραμματικό λάθος: μετά τα δύο σημεία (:) η πρόταση συνεχίζεται με μικρό γράμμα.</w:t>
      </w:r>
    </w:p>
  </w:comment>
  <w:comment w:id="421" w:author="ProofreadAI" w:date="2026-02-23T15:51:42.322780Z" w:initials="AI">
    <w:p>
      <w:pPr>
        <w:pStyle w:val="CommentText"/>
      </w:pPr>
      <w:r>
        <w:rPr>
          <w:rStyle w:val="CommentReference"/>
        </w:rPr>
        <w:annotationRef/>
      </w:r>
      <w:r>
        <w:t>[core] Γραμματικό λάθος: μετά τα δύο σημεία (:) η πρόταση συνεχίζεται με μικρό γράμμα.</w:t>
      </w:r>
    </w:p>
  </w:comment>
  <w:comment w:id="422" w:author="ProofreadAI" w:date="2026-02-23T15:51:42.322780Z" w:initials="AI">
    <w:p>
      <w:pPr>
        <w:pStyle w:val="CommentText"/>
      </w:pPr>
      <w:r>
        <w:rPr>
          <w:rStyle w:val="CommentReference"/>
        </w:rPr>
        <w:annotationRef/>
      </w:r>
      <w:r>
        <w:t>[core] Έλλειψη στίξης: απαιτείται κόμμα για σαφήνεια και σωστή σύνταξη στη σύντομη βιογραφική σημείωση.</w:t>
      </w:r>
    </w:p>
  </w:comment>
  <w:comment w:id="423" w:author="ProofreadAI" w:date="2026-02-23T15:51:42.322780Z" w:initials="AI">
    <w:p>
      <w:pPr>
        <w:pStyle w:val="CommentText"/>
      </w:pPr>
      <w:r>
        <w:rPr>
          <w:rStyle w:val="CommentReference"/>
        </w:rPr>
        <w:annotationRef/>
      </w:r>
      <w:r>
        <w:t>[core] Ορθογραφικό λάθος: λανθασμένος τόνος.</w:t>
      </w:r>
    </w:p>
  </w:comment>
  <w:comment w:id="424" w:author="ProofreadAI" w:date="2026-02-23T15:51:42.322780Z" w:initials="AI">
    <w:p>
      <w:pPr>
        <w:pStyle w:val="CommentText"/>
      </w:pPr>
      <w:r>
        <w:rPr>
          <w:rStyle w:val="CommentReference"/>
        </w:rPr>
        <w:annotationRef/>
      </w:r>
      <w:r>
        <w:t>[core] Ορθογραφικό λάθος: λείπει τόνος.</w:t>
      </w:r>
    </w:p>
  </w:comment>
  <w:comment w:id="425" w:author="ProofreadAI" w:date="2026-02-23T15:51:42.322780Z" w:initials="AI">
    <w:p>
      <w:pPr>
        <w:pStyle w:val="CommentText"/>
      </w:pPr>
      <w:r>
        <w:rPr>
          <w:rStyle w:val="CommentReference"/>
        </w:rPr>
        <w:annotationRef/>
      </w:r>
      <w:r>
        <w:t>[core] Επιπλέον κενό πριν από το κλειστό εισαγωγικό.</w:t>
      </w:r>
    </w:p>
  </w:comment>
  <w:comment w:id="426" w:author="ProofreadAI" w:date="2026-02-23T15:51:42.322780Z" w:initials="AI">
    <w:p>
      <w:pPr>
        <w:pStyle w:val="CommentText"/>
      </w:pPr>
      <w:r>
        <w:rPr>
          <w:rStyle w:val="CommentReference"/>
        </w:rPr>
        <w:annotationRef/>
      </w:r>
      <w:r>
        <w:t>[core] Γραμματική: τα 'δεδομένα' είναι που έχουν 'μεγάλη κλίμακα', όχι το αντίστροφο.</w:t>
      </w:r>
    </w:p>
  </w:comment>
  <w:comment w:id="427" w:author="ProofreadAI" w:date="2026-02-23T15:51:42.322780Z" w:initials="AI">
    <w:p>
      <w:pPr>
        <w:pStyle w:val="CommentText"/>
      </w:pPr>
      <w:r>
        <w:rPr>
          <w:rStyle w:val="CommentReference"/>
        </w:rPr>
        <w:annotationRef/>
      </w:r>
      <w:r>
        <w:t>[core] Συνέπεια όρων: χρησιμοποιείται 'ΤΝ' σε όλο το κείμενο, όχι με τελείες.</w:t>
      </w:r>
    </w:p>
  </w:comment>
  <w:comment w:id="428" w:author="ProofreadAI" w:date="2026-02-23T15:51:42.322780Z" w:initials="AI">
    <w:p>
      <w:pPr>
        <w:pStyle w:val="CommentText"/>
      </w:pPr>
      <w:r>
        <w:rPr>
          <w:rStyle w:val="CommentReference"/>
        </w:rPr>
        <w:annotationRef/>
      </w:r>
      <w:r>
        <w:t>[core] Στίξη/τυπογραφικό: λείπει χώρος μετά τους κινδύνους.</w:t>
      </w:r>
    </w:p>
  </w:comment>
  <w:comment w:id="429" w:author="ProofreadAI" w:date="2026-02-23T15:51:42.322780Z" w:initials="AI">
    <w:p>
      <w:pPr>
        <w:pStyle w:val="CommentText"/>
      </w:pPr>
      <w:r>
        <w:rPr>
          <w:rStyle w:val="CommentReference"/>
        </w:rPr>
        <w:annotationRef/>
      </w:r>
      <w:r>
        <w:t>[core] Λανθασμένο λατινικό 'M' αντί για ελληνικό 'Μ'.</w:t>
      </w:r>
    </w:p>
  </w:comment>
  <w:comment w:id="430" w:author="ProofreadAI" w:date="2026-02-23T15:51:42.322780Z" w:initials="AI">
    <w:p>
      <w:pPr>
        <w:pStyle w:val="CommentText"/>
      </w:pPr>
      <w:r>
        <w:rPr>
          <w:rStyle w:val="CommentReference"/>
        </w:rPr>
        <w:annotationRef/>
      </w:r>
      <w:r>
        <w:t>[core] Λείπει άρθρο 'του' για γραμματικά σωστή αναφορά στον οργανισμό.</w:t>
      </w:r>
    </w:p>
  </w:comment>
  <w:comment w:id="431" w:author="ProofreadAI" w:date="2026-02-23T15:51:42.322780Z" w:initials="AI">
    <w:p>
      <w:pPr>
        <w:pStyle w:val="CommentText"/>
      </w:pPr>
      <w:r>
        <w:rPr>
          <w:rStyle w:val="CommentReference"/>
        </w:rPr>
        <w:annotationRef/>
      </w:r>
      <w:r>
        <w:t>[core] Συνέπεια με προηγούμενη αντίστοιχη παράγραφο 2252· λείπει τμήμα και κόμμα για πληρότητα και στίξη.</w:t>
      </w:r>
    </w:p>
  </w:comment>
  <w:comment w:id="432" w:author="ProofreadAI" w:date="2026-02-23T15:51:42.322780Z" w:initials="AI">
    <w:p>
      <w:pPr>
        <w:pStyle w:val="CommentText"/>
      </w:pPr>
      <w:r>
        <w:rPr>
          <w:rStyle w:val="CommentReference"/>
        </w:rPr>
        <w:annotationRef/>
      </w:r>
      <w:r>
        <w:t>[core] Γραμματικό λάθος: το οριστικό άρθρο 'στη' πριν από φωνήεν γίνεται 'στην'.</w:t>
      </w:r>
    </w:p>
  </w:comment>
  <w:comment w:id="433" w:author="ProofreadAI" w:date="2026-02-23T15:51:42.322780Z" w:initials="AI">
    <w:p>
      <w:pPr>
        <w:pStyle w:val="CommentText"/>
      </w:pPr>
      <w:r>
        <w:rPr>
          <w:rStyle w:val="CommentReference"/>
        </w:rPr>
        <w:annotationRef/>
      </w:r>
      <w:r>
        <w:t>[core] Έλλειψη στίξης: απαιτείται κόμμα πριν από το 'όπως' ως εγκλιτική πρόταση για σαφήνεια σύνταξης.</w:t>
      </w:r>
    </w:p>
  </w:comment>
  <w:comment w:id="434" w:author="ProofreadAI" w:date="2026-02-23T15:51:42.322780Z" w:initials="AI">
    <w:p>
      <w:pPr>
        <w:pStyle w:val="CommentText"/>
      </w:pPr>
      <w:r>
        <w:rPr>
          <w:rStyle w:val="CommentReference"/>
        </w:rPr>
        <w:annotationRef/>
      </w:r>
      <w:r>
        <w:t>[core] Ορθογραφική διόρθωση για σωστή ελληνική μεταγραφή τοπωνυμίου σε ελληνικό κείμενο.</w:t>
      </w:r>
    </w:p>
  </w:comment>
  <w:comment w:id="435" w:author="ProofreadAI" w:date="2026-02-23T15:51:42.322780Z" w:initials="AI">
    <w:p>
      <w:pPr>
        <w:pStyle w:val="CommentText"/>
      </w:pPr>
      <w:r>
        <w:rPr>
          <w:rStyle w:val="CommentReference"/>
        </w:rPr>
        <w:annotationRef/>
      </w:r>
      <w:r>
        <w:t>[core] Γραμματικό λάθος: λείπει οριστικό άρθρο 'του' και κόμμα για στίξη.</w:t>
      </w:r>
    </w:p>
  </w:comment>
  <w:comment w:id="436" w:author="ProofreadAI" w:date="2026-02-23T15:51:42.322780Z" w:initials="AI">
    <w:p>
      <w:pPr>
        <w:pStyle w:val="CommentText"/>
      </w:pPr>
      <w:r>
        <w:rPr>
          <w:rStyle w:val="CommentReference"/>
        </w:rPr>
        <w:annotationRef/>
      </w:r>
      <w:r>
        <w:t>[core] Ορθογραφικό λάθος: λείπει τόνος στο κεφαλαίο 'Η'.</w:t>
      </w:r>
    </w:p>
  </w:comment>
  <w:comment w:id="437" w:author="ProofreadAI" w:date="2026-02-23T15:51:42.322780Z" w:initials="AI">
    <w:p>
      <w:pPr>
        <w:pStyle w:val="CommentText"/>
      </w:pPr>
      <w:r>
        <w:rPr>
          <w:rStyle w:val="CommentReference"/>
        </w:rPr>
        <w:annotationRef/>
      </w:r>
      <w:r>
        <w:t>[core] Λανθασμένη ορθογραφία/τόνος: απαιτείται τόνος στο η.</w:t>
      </w:r>
    </w:p>
  </w:comment>
  <w:comment w:id="438" w:author="ProofreadAI" w:date="2026-02-23T15:51:42.322780Z" w:initials="AI">
    <w:p>
      <w:pPr>
        <w:pStyle w:val="CommentText"/>
      </w:pPr>
      <w:r>
        <w:rPr>
          <w:rStyle w:val="CommentReference"/>
        </w:rPr>
        <w:annotationRef/>
      </w:r>
      <w:r>
        <w:t>[core] Γραμματικό λάθος: το οριστικό άρθρο 'η' δεν τονίζεται όταν προηγείται λέξη με τόνο.</w:t>
      </w:r>
    </w:p>
  </w:comment>
  <w:comment w:id="439" w:author="ProofreadAI" w:date="2026-02-23T15:51:42.322780Z" w:initials="AI">
    <w:p>
      <w:pPr>
        <w:pStyle w:val="CommentText"/>
      </w:pPr>
      <w:r>
        <w:rPr>
          <w:rStyle w:val="CommentReference"/>
        </w:rPr>
        <w:annotationRef/>
      </w:r>
      <w:r>
        <w:t>[core] Συντακτικό λάθος: απαιτείται σύνδεσμος 'για να' για ομαλή και σωστή σύνταξη.</w:t>
      </w:r>
    </w:p>
  </w:comment>
  <w:comment w:id="440" w:author="ProofreadAI" w:date="2026-02-23T15:51:42.322780Z" w:initials="AI">
    <w:p>
      <w:pPr>
        <w:pStyle w:val="CommentText"/>
      </w:pPr>
      <w:r>
        <w:rPr>
          <w:rStyle w:val="CommentReference"/>
        </w:rPr>
        <w:annotationRef/>
      </w:r>
      <w:r>
        <w:t>[core] Ορθογραφικό/τυπογραφικό: απαιτείται κενό μεταξύ αριθμού και συντομογραφίας.</w:t>
      </w:r>
    </w:p>
  </w:comment>
  <w:comment w:id="441" w:author="ProofreadAI" w:date="2026-02-23T15:51:42.322780Z" w:initials="AI">
    <w:p>
      <w:pPr>
        <w:pStyle w:val="CommentText"/>
      </w:pPr>
      <w:r>
        <w:rPr>
          <w:rStyle w:val="CommentReference"/>
        </w:rPr>
        <w:annotationRef/>
      </w:r>
      <w:r>
        <w:t>[core] Ορθογραφικό λάθος: σωστή γραφή 'κρυπτο' σύμφωνα με consistency του κειμένου ('κρυπτονομισμάτων').</w:t>
      </w:r>
    </w:p>
  </w:comment>
  <w:comment w:id="442" w:author="ProofreadAI" w:date="2026-02-23T15:51:42.322780Z" w:initials="AI">
    <w:p>
      <w:pPr>
        <w:pStyle w:val="CommentText"/>
      </w:pPr>
      <w:r>
        <w:rPr>
          <w:rStyle w:val="CommentReference"/>
        </w:rPr>
        <w:annotationRef/>
      </w:r>
      <w:r>
        <w:t>[core] Γραμματικό/συντακτικό πρόβλημα: λείπει κόμμα για σωστή διαχωρισμό τίτλων.</w:t>
      </w:r>
    </w:p>
  </w:comment>
  <w:comment w:id="443" w:author="ProofreadAI" w:date="2026-02-23T15:51:42.322780Z" w:initials="AI">
    <w:p>
      <w:pPr>
        <w:pStyle w:val="CommentText"/>
      </w:pPr>
      <w:r>
        <w:rPr>
          <w:rStyle w:val="CommentReference"/>
        </w:rPr>
        <w:annotationRef/>
      </w:r>
      <w:r>
        <w:t>[core] Συντακτικό πρόβλημα: διπλό 'και' σε λίστα, διορθώνεται με κόμμα για παράλληλη δομή.</w:t>
      </w:r>
    </w:p>
  </w:comment>
  <w:comment w:id="444" w:author="ProofreadAI" w:date="2026-02-23T15:51:42.322780Z" w:initials="AI">
    <w:p>
      <w:pPr>
        <w:pStyle w:val="CommentText"/>
      </w:pPr>
      <w:r>
        <w:rPr>
          <w:rStyle w:val="CommentReference"/>
        </w:rPr>
        <w:annotationRef/>
      </w:r>
      <w:r>
        <w:t>[core] Ορθογραφία/τόνος/κεφαλαία: σωστή γραφή ιστορικού όρου.</w:t>
      </w:r>
    </w:p>
  </w:comment>
  <w:comment w:id="445" w:author="ProofreadAI" w:date="2026-02-23T15:51:42.322780Z" w:initials="AI">
    <w:p>
      <w:pPr>
        <w:pStyle w:val="CommentText"/>
      </w:pPr>
      <w:r>
        <w:rPr>
          <w:rStyle w:val="CommentReference"/>
        </w:rPr>
        <w:annotationRef/>
      </w:r>
      <w:r>
        <w:t>[core] Προσθήκη κόμματος πριν από το γερουνδιακό για καλύτερη στίξη και σαφήνεια διαχωρισμού.</w:t>
      </w:r>
    </w:p>
  </w:comment>
  <w:comment w:id="446" w:author="ProofreadAI" w:date="2026-02-23T15:51:42.322780Z" w:initials="AI">
    <w:p>
      <w:pPr>
        <w:pStyle w:val="CommentText"/>
      </w:pPr>
      <w:r>
        <w:rPr>
          <w:rStyle w:val="CommentReference"/>
        </w:rPr>
        <w:annotationRef/>
      </w:r>
      <w:r>
        <w:t>[core] Σωστή γραμματική χρήση της σταθερής έκφρασης «στο πλαίσιο» (ενικό γένος) αντί για το κοινό ορθογραφικό λάθος «στα πλαίσια» (πληθυντικός).</w:t>
      </w:r>
    </w:p>
  </w:comment>
  <w:comment w:id="447" w:author="ProofreadAI" w:date="2026-02-23T15:51:42.322780Z" w:initials="AI">
    <w:p>
      <w:pPr>
        <w:pStyle w:val="CommentText"/>
      </w:pPr>
      <w:r>
        <w:rPr>
          <w:rStyle w:val="CommentReference"/>
        </w:rPr>
        <w:annotationRef/>
      </w:r>
      <w:r>
        <w:t>[core] Προσθήκη κομμάτων για σωστή στίξη σε αντίθεση και επεξηγηματική φράση.</w:t>
      </w:r>
    </w:p>
  </w:comment>
  <w:comment w:id="448" w:author="ProofreadAI" w:date="2026-02-23T15:51:42.322780Z" w:initials="AI">
    <w:p>
      <w:pPr>
        <w:pStyle w:val="CommentText"/>
      </w:pPr>
      <w:r>
        <w:rPr>
          <w:rStyle w:val="CommentReference"/>
        </w:rPr>
        <w:annotationRef/>
      </w:r>
      <w:r>
        <w:t>[core] Λείπει κόμμα σε απαρίθμηση για γραμματική συνέπεια.</w:t>
      </w:r>
    </w:p>
  </w:comment>
  <w:comment w:id="449" w:author="ProofreadAI" w:date="2026-02-23T15:51:42.322780Z" w:initials="AI">
    <w:p>
      <w:pPr>
        <w:pStyle w:val="CommentText"/>
      </w:pPr>
      <w:r>
        <w:rPr>
          <w:rStyle w:val="CommentReference"/>
        </w:rPr>
        <w:annotationRef/>
      </w:r>
      <w:r>
        <w:t>[core] Λανθασμένη γραμματική μορφή του ρήματος (παρακείμενος: εποφθαλμιεί).</w:t>
      </w:r>
    </w:p>
  </w:comment>
  <w:comment w:id="450" w:author="ProofreadAI" w:date="2026-02-23T15:51:42.322780Z" w:initials="AI">
    <w:p>
      <w:pPr>
        <w:pStyle w:val="CommentText"/>
      </w:pPr>
      <w:r>
        <w:rPr>
          <w:rStyle w:val="CommentReference"/>
        </w:rPr>
        <w:annotationRef/>
      </w:r>
      <w:r>
        <w:t>[core] Προσθήκη κόμματος πριν από την επεξηγηματική πρόταση για σωστή στίξη.</w:t>
      </w:r>
    </w:p>
  </w:comment>
  <w:comment w:id="451" w:author="ProofreadAI" w:date="2026-02-23T15:51:42.322780Z" w:initials="AI">
    <w:p>
      <w:pPr>
        <w:pStyle w:val="CommentText"/>
      </w:pPr>
      <w:r>
        <w:rPr>
          <w:rStyle w:val="CommentReference"/>
        </w:rPr>
        <w:annotationRef/>
      </w:r>
      <w:r>
        <w:t>[core] Λείπει κόμμα πριν από το αντικειμενικό 'αλλά' για σωστή στίξη και σαφήνεια διαχωρισμού.</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2247</TotalTime>
  <Pages>274</Pages>
  <Words>124932</Words>
  <Characters>674637</Characters>
  <Application>Microsoft Office Word</Application>
  <DocSecurity>0</DocSecurity>
  <Lines>5621</Lines>
  <Paragraphs>1595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24</cp:revision>
  <cp:lastPrinted>2025-10-27T09:51:00Z</cp:lastPrinted>
  <dcterms:created xsi:type="dcterms:W3CDTF">2026-01-31T07:37:00Z</dcterms:created>
  <dcterms:modified xsi:type="dcterms:W3CDTF">2026-02-22T11:29:00Z</dcterms:modified>
</cp:coreProperties>
</file>