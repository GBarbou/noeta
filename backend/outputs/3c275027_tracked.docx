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13DAF" w14:textId="0A96A9F3" w:rsidR="00972BF3" w:rsidRPr="00021283" w:rsidRDefault="00972BF3" w:rsidP="00111BFB">
      <w:pPr>
        <w:spacing w:after="120" w:line="280" w:lineRule="exact"/>
        <w:rPr>
          <w:rFonts w:cstheme="minorHAnsi"/>
        </w:rPr>
      </w:pPr>
      <w:r w:rsidRPr="00021283">
        <w:rPr>
          <w:rFonts w:cstheme="minorHAnsi"/>
        </w:rPr>
        <w:t xml:space="preserve">Γιατί οι ΗΠΑ θέλουν τη διώρυγα του Παναμά </w:t>
      </w:r>
    </w:p>
    <w:p w14:paraId="7B083405" w14:textId="77777777" w:rsidR="00972BF3" w:rsidRPr="00021283" w:rsidRDefault="00972BF3" w:rsidP="00972BF3">
      <w:pPr>
        <w:spacing w:after="120" w:line="280" w:lineRule="exact"/>
        <w:jc w:val="center"/>
        <w:rPr>
          <w:rFonts w:cstheme="minorHAnsi"/>
          <w:color w:val="000000" w:themeColor="text1"/>
        </w:rPr>
      </w:pPr>
      <w:bookmarkStart w:id="0" w:name="OLE_LINK45"/>
      <w:bookmarkStart w:id="1" w:name="OLE_LINK46"/>
      <w:r w:rsidRPr="00021283">
        <w:rPr>
          <w:rFonts w:cstheme="minorHAnsi"/>
          <w:color w:val="000000" w:themeColor="text1"/>
        </w:rPr>
        <w:t xml:space="preserve">Γιώργος Ατσαλάκης, Οικονομολόγος, Αναπληρωτής Καθηγητής </w:t>
      </w:r>
    </w:p>
    <w:p w14:paraId="04C08EAB"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A2DEA7E" w14:textId="77777777" w:rsidR="00972BF3" w:rsidRPr="00021283" w:rsidRDefault="00972BF3" w:rsidP="00972BF3">
      <w:pPr>
        <w:spacing w:after="120" w:line="280" w:lineRule="exact"/>
        <w:rPr>
          <w:rFonts w:cstheme="minorHAnsi"/>
        </w:rPr>
      </w:pPr>
    </w:p>
    <w:bookmarkEnd w:id="0"/>
    <w:bookmarkEnd w:id="1"/>
    <w:p w14:paraId="7E89E2B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Διώρυγα του Παναμά</w:t>
      </w:r>
      <w:commentRangeStart w:id="0"/>
      <w:del w:id="0" w:author="ProofreadAI" w:date="2026-02-22T20:11:40.178159Z">
        <w:r>
          <w:rPr>
            <w:rFonts w:eastAsia="Times New Roman" w:cstheme="minorHAnsi"/>
            <w:kern w:val="0"/>
            <w:lang w:eastAsia="en-GB"/>
            <w14:ligatures w14:val="none"/>
          </w:rPr>
          <w:delText xml:space="preserve">  </w:delText>
        </w:r>
      </w:del>
      <w:ins w:id="1" w:author="ProofreadAI" w:date="2026-02-22T20:11:40.178159Z">
        <w:r>
          <w:rPr>
            <w:rFonts w:eastAsia="Times New Roman" w:cstheme="minorHAnsi"/>
            <w:kern w:val="0"/>
            <w:lang w:eastAsia="en-GB"/>
            <w14:ligatures w14:val="none"/>
          </w:rPr>
          <w:t xml:space="preserve"> </w:t>
        </w:r>
      </w:ins>
      <w:commentRangeEnd w:id="0"/>
      <w:r>
        <w:commentReference w:id="0"/>
      </w:r>
      <w:r>
        <w:rPr>
          <w:rFonts w:eastAsia="Times New Roman" w:cstheme="minorHAnsi"/>
          <w:kern w:val="0"/>
          <w:lang w:eastAsia="en-GB"/>
          <w14:ligatures w14:val="none"/>
        </w:rPr>
        <w:t xml:space="preserve">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  και τη διέλευση του στόλου των ΗΠΑ για </w:t>
      </w:r>
      <w:commentRangeStart w:id="1"/>
      <w:del w:id="2" w:author="ProofreadAI" w:date="2026-02-22T20:11:40.178159Z">
        <w:r>
          <w:rPr>
            <w:rFonts w:eastAsia="Times New Roman" w:cstheme="minorHAnsi"/>
            <w:kern w:val="0"/>
            <w:lang w:eastAsia="en-GB"/>
            <w14:ligatures w14:val="none"/>
          </w:rPr>
          <w:delText xml:space="preserve">γρήγορη</w:delText>
        </w:r>
      </w:del>
      <w:ins w:id="3" w:author="ProofreadAI" w:date="2026-02-22T20:11:40.178159Z">
        <w:r>
          <w:rPr>
            <w:rFonts w:eastAsia="Times New Roman" w:cstheme="minorHAnsi"/>
            <w:kern w:val="0"/>
            <w:lang w:eastAsia="en-GB"/>
            <w14:ligatures w14:val="none"/>
          </w:rPr>
          <w:t xml:space="preserve">γρήγορη</w:t>
        </w:r>
      </w:ins>
      <w:commentRangeEnd w:id="1"/>
      <w:r>
        <w:commentReference w:id="1"/>
      </w:r>
      <w:r>
        <w:rPr>
          <w:rFonts w:eastAsia="Times New Roman" w:cstheme="minorHAnsi"/>
          <w:kern w:val="0"/>
          <w:lang w:eastAsia="en-GB"/>
          <w14:ligatures w14:val="none"/>
        </w:rPr>
        <w:t xml:space="preserve"> μετακίνηση μεταξύ Ειρηνικού και Ατλαντικού σε περιόδους κρίσεων όπως αυτή της Κούβας το 1962, του Βιετνάμ (1965-73), της Κορέας (1950-53). Αν οι ΗΠΑ υποστηρίξουν την Ταϊβάν σε περίπτωση εισβολής από την Κίνα, η διώρυγα και πάλι  θα είναι σημαντική για την γρήγορη μετακίνηση του στόλου.</w:t>
      </w:r>
    </w:p>
    <w:p w14:paraId="0ACAE1B2" w14:textId="77777777" w:rsidR="00972BF3" w:rsidRPr="00021283" w:rsidRDefault="00972BF3" w:rsidP="00972BF3">
      <w:pPr>
        <w:spacing w:after="120" w:line="280" w:lineRule="exact"/>
        <w:rPr>
          <w:rFonts w:eastAsia="Times New Roman" w:cstheme="minorHAnsi"/>
          <w:kern w:val="0"/>
          <w:lang w:eastAsia="en-GB"/>
          <w14:ligatures w14:val="none"/>
        </w:rPr>
      </w:pPr>
    </w:p>
    <w:p w14:paraId="2441161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xml:space="preserve"> το 1880 επιχείρησε να</w:t>
      </w:r>
      <w:commentRangeStart w:id="2"/>
      <w:del w:id="4" w:author="ProofreadAI" w:date="2026-02-22T20:11:40.178159Z">
        <w:r>
          <w:rPr>
            <w:rFonts w:eastAsia="Times New Roman" w:cstheme="minorHAnsi"/>
            <w:kern w:val="0"/>
            <w:lang w:eastAsia="en-GB"/>
            <w14:ligatures w14:val="none"/>
          </w:rPr>
          <w:delText xml:space="preserve">  </w:delText>
        </w:r>
      </w:del>
      <w:ins w:id="5" w:author="ProofreadAI" w:date="2026-02-22T20:11:40.178159Z">
        <w:r>
          <w:rPr>
            <w:rFonts w:eastAsia="Times New Roman" w:cstheme="minorHAnsi"/>
            <w:kern w:val="0"/>
            <w:lang w:eastAsia="en-GB"/>
            <w14:ligatures w14:val="none"/>
          </w:rPr>
          <w:t xml:space="preserve"> </w:t>
        </w:r>
      </w:ins>
      <w:commentRangeEnd w:id="2"/>
      <w:r>
        <w:commentReference w:id="2"/>
      </w:r>
      <w:r>
        <w:rPr>
          <w:rFonts w:eastAsia="Times New Roman" w:cstheme="minorHAnsi"/>
          <w:kern w:val="0"/>
          <w:lang w:eastAsia="en-GB"/>
          <w14:ligatures w14:val="none"/>
        </w:rPr>
        <w:t xml:space="preserve">κατασκευάσει το κανάλι του Παναμά. Αλλά λόγω των τροπικών ασθενειών εκατοντάδες εργάτες πέθαιναν κάθε μήνα και με τόσα υπερβολικά έξοδα μετά από 8 έτη η </w:t>
      </w:r>
      <w:commentRangeStart w:id="3"/>
      <w:del w:id="6" w:author="ProofreadAI" w:date="2026-02-22T20:11:40.178159Z">
        <w:r>
          <w:rPr>
            <w:rFonts w:eastAsia="Times New Roman" w:cstheme="minorHAnsi"/>
            <w:kern w:val="0"/>
            <w:lang w:eastAsia="en-GB"/>
            <w14:ligatures w14:val="none"/>
          </w:rPr>
          <w:delText xml:space="preserve">εταιρία</w:delText>
        </w:r>
      </w:del>
      <w:ins w:id="7" w:author="ProofreadAI" w:date="2026-02-22T20:11:40.178159Z">
        <w:r>
          <w:rPr>
            <w:rFonts w:eastAsia="Times New Roman" w:cstheme="minorHAnsi"/>
            <w:kern w:val="0"/>
            <w:lang w:eastAsia="en-GB"/>
            <w14:ligatures w14:val="none"/>
          </w:rPr>
          <w:t xml:space="preserve">εταιρεία</w:t>
        </w:r>
      </w:ins>
      <w:commentRangeEnd w:id="3"/>
      <w:r>
        <w:commentReference w:id="3"/>
      </w:r>
      <w:r>
        <w:rPr>
          <w:rFonts w:eastAsia="Times New Roman" w:cstheme="minorHAnsi"/>
          <w:kern w:val="0"/>
          <w:lang w:eastAsia="en-GB"/>
          <w14:ligatures w14:val="none"/>
        </w:rPr>
        <w:t xml:space="preserve"> του χρεοκόπησε.</w:t>
      </w:r>
    </w:p>
    <w:p w14:paraId="6FF98B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1900 ο Παναμάς ήταν επαρχία της μεγάλης Κολομβίας. Οι ΗΠΑ πλήρωσαν το 1903, 10 εκατ. δολάρια εφάπαξ και ετήσιο ενοίκιο </w:t>
      </w:r>
      <w:commentRangeStart w:id="4"/>
      <w:del w:id="8" w:author="ProofreadAI" w:date="2026-02-22T20:11:40.178159Z">
        <w:r>
          <w:rPr>
            <w:rFonts w:eastAsia="Times New Roman" w:cstheme="minorHAnsi"/>
            <w:kern w:val="0"/>
            <w:lang w:eastAsia="en-GB"/>
            <w14:ligatures w14:val="none"/>
          </w:rPr>
          <w:delText xml:space="preserve">στη Κολομβία</w:delText>
        </w:r>
      </w:del>
      <w:ins w:id="9" w:author="ProofreadAI" w:date="2026-02-22T20:11:40.178159Z">
        <w:r>
          <w:rPr>
            <w:rFonts w:eastAsia="Times New Roman" w:cstheme="minorHAnsi"/>
            <w:kern w:val="0"/>
            <w:lang w:eastAsia="en-GB"/>
            <w14:ligatures w14:val="none"/>
          </w:rPr>
          <w:t xml:space="preserve">στην Κολομβία</w:t>
        </w:r>
      </w:ins>
      <w:commentRangeEnd w:id="4"/>
      <w:r>
        <w:commentReference w:id="4"/>
      </w:r>
      <w:r>
        <w:rPr>
          <w:rFonts w:eastAsia="Times New Roman" w:cstheme="minorHAnsi"/>
          <w:kern w:val="0"/>
          <w:lang w:eastAsia="en-GB"/>
          <w14:ligatures w14:val="none"/>
        </w:rPr>
        <w:t xml:space="preserve"> για να ξεκινήσουν την κατασκευή της διώρυγας του Παναμά αλλά η Κολομβία δεν επικύρωνε τη συμφωνία.</w:t>
      </w:r>
      <w:commentRangeStart w:id="5"/>
      <w:del w:id="10" w:author="ProofreadAI" w:date="2026-02-22T20:11:40.178159Z">
        <w:r>
          <w:rPr>
            <w:rFonts w:eastAsia="Times New Roman" w:cstheme="minorHAnsi"/>
            <w:kern w:val="0"/>
            <w:lang w:eastAsia="en-GB"/>
            <w14:ligatures w14:val="none"/>
          </w:rPr>
          <w:delText xml:space="preserve">  </w:delText>
        </w:r>
      </w:del>
      <w:ins w:id="11" w:author="ProofreadAI" w:date="2026-02-22T20:11:40.178159Z">
        <w:r>
          <w:rPr>
            <w:rFonts w:eastAsia="Times New Roman" w:cstheme="minorHAnsi"/>
            <w:kern w:val="0"/>
            <w:lang w:eastAsia="en-GB"/>
            <w14:ligatures w14:val="none"/>
          </w:rPr>
          <w:t xml:space="preserve"> </w:t>
        </w:r>
      </w:ins>
      <w:commentRangeEnd w:id="5"/>
      <w:r>
        <w:commentReference w:id="5"/>
      </w:r>
      <w:r>
        <w:rPr>
          <w:rFonts w:eastAsia="Times New Roman" w:cstheme="minorHAnsi"/>
          <w:kern w:val="0"/>
          <w:lang w:eastAsia="en-GB"/>
          <w14:ligatures w14:val="none"/>
        </w:rPr>
        <w:t xml:space="preserve">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w:t>
      </w:r>
      <w:commentRangeStart w:id="6"/>
      <w:del w:id="12" w:author="ProofreadAI" w:date="2026-02-22T20:11:40.178159Z">
        <w:r>
          <w:rPr>
            <w:rFonts w:eastAsia="Times New Roman" w:cstheme="minorHAnsi"/>
            <w:kern w:val="0"/>
            <w:lang w:eastAsia="en-GB"/>
            <w14:ligatures w14:val="none"/>
          </w:rPr>
          <w:delText xml:space="preserve">εταιρίας</w:delText>
        </w:r>
      </w:del>
      <w:ins w:id="13" w:author="ProofreadAI" w:date="2026-02-22T20:11:40.178159Z">
        <w:r>
          <w:rPr>
            <w:rFonts w:eastAsia="Times New Roman" w:cstheme="minorHAnsi"/>
            <w:kern w:val="0"/>
            <w:lang w:eastAsia="en-GB"/>
            <w14:ligatures w14:val="none"/>
          </w:rPr>
          <w:t xml:space="preserve">εταιρείας</w:t>
        </w:r>
      </w:ins>
      <w:commentRangeEnd w:id="6"/>
      <w:r>
        <w:commentReference w:id="6"/>
      </w:r>
      <w:r>
        <w:rPr>
          <w:rFonts w:eastAsia="Times New Roman" w:cstheme="minorHAnsi"/>
          <w:kern w:val="0"/>
          <w:lang w:eastAsia="en-GB"/>
          <w14:ligatures w14:val="none"/>
        </w:rPr>
        <w:t xml:space="preserve"> του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και το 1914 ολοκλήρωσαν τη διώρυγα του Παναμά.</w:t>
      </w:r>
    </w:p>
    <w:p w14:paraId="5379206B"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68DD7A51" w14:textId="77777777" w:rsidR="00972BF3" w:rsidRPr="00021283" w:rsidRDefault="00972BF3" w:rsidP="00972BF3">
      <w:pPr>
        <w:spacing w:after="120" w:line="280" w:lineRule="exact"/>
        <w:jc w:val="both"/>
        <w:rPr>
          <w:rFonts w:cstheme="minorHAnsi"/>
        </w:rPr>
      </w:pPr>
      <w:r w:rsidRPr="00021283">
        <w:rPr>
          <w:rFonts w:cstheme="minorHAnsi"/>
        </w:rPr>
        <w:t xml:space="preserve">Από το 1914-1979 </w:t>
      </w:r>
      <w:commentRangeStart w:id="7"/>
      <w:del w:id="14" w:author="ProofreadAI" w:date="2026-02-22T20:11:40.178159Z">
        <w:r>
          <w:rPr>
            <w:rFonts w:cstheme="minorHAnsi"/>
          </w:rPr>
          <w:delText xml:space="preserve">ανήκε στις ΗΠΑ, μέχρι το 2000 ελεγχόταν και από την κυβέρνηση του Παναμά και από το 2000 μόνο από τον Παναμά.</w:delText>
        </w:r>
      </w:del>
      <w:ins w:id="15" w:author="ProofreadAI" w:date="2026-02-22T20:11:40.178159Z">
        <w:r>
          <w:rPr>
            <w:rFonts w:cstheme="minorHAnsi"/>
          </w:rPr>
          <w:t xml:space="preserve">ανήκε στις ΗΠΑ. Μέχρι το 2000 ελεγχόταν και από την κυβέρνηση του Παναμά, και από το 2000 μόνο από τον Παναμά.</w:t>
        </w:r>
      </w:ins>
      <w:commentRangeEnd w:id="7"/>
      <w:r>
        <w:commentReference w:id="7"/>
      </w:r>
      <w:r>
        <w:rPr>
          <w:rFonts w:cstheme="minorHAnsi"/>
        </w:rPr>
        <w:t xml:space="preserve"> Στο 65% του ΑΕΠ του Παναμά αντιστοιχούν τα περίπου 5 δισ. ετήσια έσοδα της διώρυγας. </w:t>
      </w:r>
    </w:p>
    <w:p w14:paraId="13AA6047" w14:textId="77777777" w:rsidR="00972BF3" w:rsidRPr="00021283" w:rsidRDefault="00972BF3" w:rsidP="00972BF3">
      <w:pPr>
        <w:spacing w:after="120" w:line="280" w:lineRule="exact"/>
        <w:jc w:val="both"/>
        <w:rPr>
          <w:rFonts w:cstheme="minorHAnsi"/>
        </w:rPr>
      </w:pPr>
    </w:p>
    <w:p w14:paraId="0A3C3806"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  εσόδων στο μέλλον.</w:t>
      </w:r>
    </w:p>
    <w:p w14:paraId="433DE27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w:t>
      </w:r>
      <w:commentRangeStart w:id="8"/>
      <w:del w:id="16" w:author="ProofreadAI" w:date="2026-02-22T20:11:40.178159Z">
        <w:r>
          <w:rPr>
            <w:rFonts w:eastAsia="Times New Roman" w:cstheme="minorHAnsi"/>
            <w:kern w:val="0"/>
            <w:lang w:eastAsia="en-GB"/>
            <w14:ligatures w14:val="none"/>
          </w:rPr>
          <w:delText xml:space="preserve">είσοδο τους</w:delText>
        </w:r>
      </w:del>
      <w:ins w:id="17" w:author="ProofreadAI" w:date="2026-02-22T20:11:40.178159Z">
        <w:r>
          <w:rPr>
            <w:rFonts w:eastAsia="Times New Roman" w:cstheme="minorHAnsi"/>
            <w:kern w:val="0"/>
            <w:lang w:eastAsia="en-GB"/>
            <w14:ligatures w14:val="none"/>
          </w:rPr>
          <w:t xml:space="preserve">είσοδό τους</w:t>
        </w:r>
      </w:ins>
      <w:commentRangeEnd w:id="8"/>
      <w:r>
        <w:commentReference w:id="8"/>
      </w:r>
      <w:r>
        <w:rPr>
          <w:rFonts w:eastAsia="Times New Roman" w:cstheme="minorHAnsi"/>
          <w:kern w:val="0"/>
          <w:lang w:eastAsia="en-GB"/>
          <w14:ligatures w14:val="none"/>
        </w:rPr>
        <w:t xml:space="preserve">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382505F5"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Μετά από κάθε διέλευση πλοίου, προκειμένου να αδειάσει η δεξαμενή για να δεχθεί το επόμενο πλοίο</w:t>
      </w:r>
      <w:commentRangeStart w:id="9"/>
      <w:del w:id="18" w:author="ProofreadAI" w:date="2026-02-22T20:11:40.178159Z">
        <w:r>
          <w:rPr>
            <w:rFonts w:eastAsia="Times New Roman" w:cstheme="minorHAnsi"/>
            <w:kern w:val="0"/>
            <w:lang w:eastAsia="en-GB"/>
            <w14:ligatures w14:val="none"/>
          </w:rPr>
          <w:delText xml:space="preserve">  </w:delText>
        </w:r>
      </w:del>
      <w:ins w:id="19" w:author="ProofreadAI" w:date="2026-02-22T20:11:40.178159Z">
        <w:r>
          <w:rPr>
            <w:rFonts w:eastAsia="Times New Roman" w:cstheme="minorHAnsi"/>
            <w:kern w:val="0"/>
            <w:lang w:eastAsia="en-GB"/>
            <w14:ligatures w14:val="none"/>
          </w:rPr>
          <w:t xml:space="preserve"> </w:t>
        </w:r>
      </w:ins>
      <w:commentRangeEnd w:id="9"/>
      <w:r>
        <w:commentReference w:id="9"/>
      </w:r>
      <w:r>
        <w:rPr>
          <w:rFonts w:eastAsia="Times New Roman" w:cstheme="minorHAnsi"/>
          <w:kern w:val="0"/>
          <w:lang w:eastAsia="en-GB"/>
          <w14:ligatures w14:val="none"/>
        </w:rPr>
        <w:t xml:space="preserve">χύνονται στη θάλασσα περίπου 200 εκατομμύρια κιλά φρέσκου νερού προερχόμενο από τις κοντινές λίμνες που ισοδυναμούν με την ετήσια κατανάλωση νερού 2.000 ατόμων . Εάν έχει βροχές κάθε  </w:t>
      </w:r>
      <w:commentRangeStart w:id="10"/>
      <w:del w:id="20" w:author="ProofreadAI" w:date="2026-02-22T20:11:40.178159Z">
        <w:r>
          <w:rPr>
            <w:rFonts w:eastAsia="Times New Roman" w:cstheme="minorHAnsi"/>
            <w:kern w:val="0"/>
            <w:lang w:eastAsia="en-GB"/>
            <w14:ligatures w14:val="none"/>
          </w:rPr>
          <w:delText xml:space="preserve">Απρίλιο-Νοέμβριο</w:delText>
        </w:r>
      </w:del>
      <w:ins w:id="21" w:author="ProofreadAI" w:date="2026-02-22T20:11:40.178159Z">
        <w:r>
          <w:rPr>
            <w:rFonts w:eastAsia="Times New Roman" w:cstheme="minorHAnsi"/>
            <w:kern w:val="0"/>
            <w:lang w:eastAsia="en-GB"/>
            <w14:ligatures w14:val="none"/>
          </w:rPr>
          <w:t xml:space="preserve">Απρίλιο-Νοέμβριο,</w:t>
        </w:r>
      </w:ins>
      <w:commentRangeEnd w:id="10"/>
      <w:r>
        <w:commentReference w:id="10"/>
      </w:r>
      <w:r>
        <w:rPr>
          <w:rFonts w:eastAsia="Times New Roman" w:cstheme="minorHAnsi"/>
          <w:kern w:val="0"/>
          <w:lang w:eastAsia="en-GB"/>
          <w14:ligatures w14:val="none"/>
        </w:rPr>
        <w:t xml:space="preserve"> το νερό </w:t>
      </w:r>
      <w:r w:rsidRPr="00021283">
        <w:rPr>
          <w:rFonts w:eastAsia="Times New Roman" w:cstheme="minorHAnsi"/>
          <w:kern w:val="0"/>
          <w:lang w:eastAsia="en-GB"/>
          <w14:ligatures w14:val="none"/>
        </w:rPr>
        <w:t xml:space="preserve">αναπληρώνεται στις λίμνες. Αλλά εάν έχει μείωση βροχοπτώσεων, όπως αυτή τον </w:t>
      </w:r>
      <w:commentRangeStart w:id="11"/>
      <w:del w:id="22" w:author="ProofreadAI" w:date="2026-02-22T20:11:40.178159Z">
        <w:r>
          <w:rPr>
            <w:rFonts w:eastAsia="Times New Roman" w:cstheme="minorHAnsi"/>
            <w:kern w:val="0"/>
            <w:lang w:eastAsia="en-GB"/>
            <w14:ligatures w14:val="none"/>
          </w:rPr>
          <w:delText xml:space="preserve">Οκτώβρη</w:delText>
        </w:r>
      </w:del>
      <w:ins w:id="23" w:author="ProofreadAI" w:date="2026-02-22T20:11:40.178159Z">
        <w:r>
          <w:rPr>
            <w:rFonts w:eastAsia="Times New Roman" w:cstheme="minorHAnsi"/>
            <w:kern w:val="0"/>
            <w:lang w:eastAsia="en-GB"/>
            <w14:ligatures w14:val="none"/>
          </w:rPr>
          <w:t xml:space="preserve">Οκτώβριο</w:t>
        </w:r>
      </w:ins>
      <w:commentRangeEnd w:id="11"/>
      <w:r>
        <w:commentReference w:id="11"/>
      </w:r>
      <w:r>
        <w:rPr>
          <w:rFonts w:eastAsia="Times New Roman" w:cstheme="minorHAnsi"/>
          <w:kern w:val="0"/>
          <w:lang w:eastAsia="en-GB"/>
          <w14:ligatures w14:val="none"/>
        </w:rPr>
        <w:t xml:space="preserve"> του 2023 που ήταν μειωμένη πάνω από 4%, το νερό δεν επαρκεί. </w:t>
      </w:r>
      <w:r w:rsidRPr="00021283">
        <w:rPr>
          <w:rFonts w:cstheme="minorHAnsi"/>
        </w:rPr>
        <w:t>Η τοπική λίμνη Γκατούν όμως υδροδοτεί με πόσιμο νερό περίπου 2 εκατομμύρια πληθυσμό.</w:t>
      </w:r>
    </w:p>
    <w:p w14:paraId="7F6259F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δίλημμα να δώσουν προτεραιότητα στην ύδρευση του πληθυσμού έχει ως αποτέλεσμα από τα 36 πλοία που περνούσαν συνήθως την ημέρα </w:t>
      </w:r>
      <w:commentRangeStart w:id="12"/>
      <w:del w:id="24" w:author="ProofreadAI" w:date="2026-02-22T20:11:40.178159Z">
        <w:r>
          <w:rPr>
            <w:rFonts w:eastAsia="Times New Roman" w:cstheme="minorHAnsi"/>
            <w:kern w:val="0"/>
            <w:lang w:eastAsia="en-GB"/>
            <w14:ligatures w14:val="none"/>
          </w:rPr>
          <w:delText xml:space="preserve">κάποιες φορές μειώνονται και κάτω από τα μισά</w:delText>
        </w:r>
      </w:del>
      <w:ins w:id="25" w:author="ProofreadAI" w:date="2026-02-22T20:11:40.178159Z">
        <w:r>
          <w:rPr>
            <w:rFonts w:eastAsia="Times New Roman" w:cstheme="minorHAnsi"/>
            <w:kern w:val="0"/>
            <w:lang w:eastAsia="en-GB"/>
            <w14:ligatures w14:val="none"/>
          </w:rPr>
          <w:t xml:space="preserve">κάποιες φορές μειώνεται και κάτω από τα μισά</w:t>
        </w:r>
      </w:ins>
      <w:commentRangeEnd w:id="12"/>
      <w:r>
        <w:commentReference w:id="12"/>
      </w:r>
      <w:r>
        <w:rPr>
          <w:rFonts w:eastAsia="Times New Roman" w:cstheme="minorHAnsi"/>
          <w:kern w:val="0"/>
          <w:lang w:eastAsia="en-GB"/>
          <w14:ligatures w14:val="none"/>
        </w:rPr>
        <w:t>, χωρίς αντίστοιχη μείωση των εσόδων,</w:t>
      </w:r>
      <w:commentRangeStart w:id="13"/>
      <w:del w:id="26" w:author="ProofreadAI" w:date="2026-02-22T20:11:40.178159Z">
        <w:r>
          <w:rPr>
            <w:rFonts w:eastAsia="Times New Roman" w:cstheme="minorHAnsi"/>
            <w:kern w:val="0"/>
            <w:lang w:eastAsia="en-GB"/>
            <w14:ligatures w14:val="none"/>
          </w:rPr>
          <w:delText xml:space="preserve">  </w:delText>
        </w:r>
      </w:del>
      <w:ins w:id="27" w:author="ProofreadAI" w:date="2026-02-22T20:11:40.178159Z">
        <w:r>
          <w:rPr>
            <w:rFonts w:eastAsia="Times New Roman" w:cstheme="minorHAnsi"/>
            <w:kern w:val="0"/>
            <w:lang w:eastAsia="en-GB"/>
            <w14:ligatures w14:val="none"/>
          </w:rPr>
          <w:t xml:space="preserve"> </w:t>
        </w:r>
      </w:ins>
      <w:commentRangeEnd w:id="13"/>
      <w:r>
        <w:commentReference w:id="13"/>
      </w:r>
      <w:r>
        <w:rPr>
          <w:rFonts w:eastAsia="Times New Roman" w:cstheme="minorHAnsi"/>
          <w:kern w:val="0"/>
          <w:lang w:eastAsia="en-GB"/>
          <w14:ligatures w14:val="none"/>
        </w:rPr>
        <w:t xml:space="preserve">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w:t>
      </w:r>
      <w:commentRangeStart w:id="14"/>
      <w:del w:id="28" w:author="ProofreadAI" w:date="2026-02-22T20:11:40.178159Z">
        <w:r>
          <w:rPr>
            <w:rFonts w:eastAsia="Times New Roman" w:cstheme="minorHAnsi"/>
            <w:kern w:val="0"/>
            <w:lang w:eastAsia="en-GB"/>
            <w14:ligatures w14:val="none"/>
          </w:rPr>
          <w:delText xml:space="preserve">ανά δυο</w:delText>
        </w:r>
      </w:del>
      <w:ins w:id="29" w:author="ProofreadAI" w:date="2026-02-22T20:11:40.178159Z">
        <w:r>
          <w:rPr>
            <w:rFonts w:eastAsia="Times New Roman" w:cstheme="minorHAnsi"/>
            <w:kern w:val="0"/>
            <w:lang w:eastAsia="en-GB"/>
            <w14:ligatures w14:val="none"/>
          </w:rPr>
          <w:t xml:space="preserve">ανά δύο</w:t>
        </w:r>
      </w:ins>
      <w:commentRangeEnd w:id="14"/>
      <w:r>
        <w:commentReference w:id="14"/>
      </w:r>
      <w:r>
        <w:rPr>
          <w:rFonts w:eastAsia="Times New Roman" w:cstheme="minorHAnsi"/>
          <w:kern w:val="0"/>
          <w:lang w:eastAsia="en-GB"/>
          <w14:ligatures w14:val="none"/>
        </w:rPr>
        <w:t xml:space="preserve"> τα πλοία στις δεξαμενές ανύψωσης. </w:t>
      </w:r>
    </w:p>
    <w:p w14:paraId="7B229AB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μείωση της διέλευσης </w:t>
      </w:r>
      <w:commentRangeStart w:id="15"/>
      <w:del w:id="30" w:author="ProofreadAI" w:date="2026-02-22T20:11:40.178159Z">
        <w:r>
          <w:rPr>
            <w:rFonts w:eastAsia="Times New Roman" w:cstheme="minorHAnsi"/>
            <w:kern w:val="0"/>
            <w:lang w:eastAsia="en-GB"/>
            <w14:ligatures w14:val="none"/>
          </w:rPr>
          <w:delText xml:space="preserve">στο μισό  αριθμό πλοίων</w:delText>
        </w:r>
      </w:del>
      <w:ins w:id="31" w:author="ProofreadAI" w:date="2026-02-22T20:11:40.178159Z">
        <w:r>
          <w:rPr>
            <w:rFonts w:eastAsia="Times New Roman" w:cstheme="minorHAnsi"/>
            <w:kern w:val="0"/>
            <w:lang w:eastAsia="en-GB"/>
            <w14:ligatures w14:val="none"/>
          </w:rPr>
          <w:t xml:space="preserve">στον μισό αριθμό πλοίων</w:t>
        </w:r>
      </w:ins>
      <w:commentRangeEnd w:id="15"/>
      <w:r>
        <w:commentReference w:id="15"/>
      </w:r>
      <w:r>
        <w:rPr>
          <w:rFonts w:eastAsia="Times New Roman" w:cstheme="minorHAnsi"/>
          <w:kern w:val="0"/>
          <w:lang w:eastAsia="en-GB"/>
          <w14:ligatures w14:val="none"/>
        </w:rPr>
        <w:t>, και η επιλογή να περνούν τα ελαφρύτερα</w:t>
      </w:r>
      <w:commentRangeStart w:id="16"/>
      <w:del w:id="32" w:author="ProofreadAI" w:date="2026-02-22T20:11:40.178159Z">
        <w:r>
          <w:rPr>
            <w:rFonts w:eastAsia="Times New Roman" w:cstheme="minorHAnsi"/>
            <w:kern w:val="0"/>
            <w:lang w:eastAsia="en-GB"/>
            <w14:ligatures w14:val="none"/>
          </w:rPr>
          <w:delText xml:space="preserve">  </w:delText>
        </w:r>
      </w:del>
      <w:ins w:id="33" w:author="ProofreadAI" w:date="2026-02-22T20:11:40.178159Z">
        <w:r>
          <w:rPr>
            <w:rFonts w:eastAsia="Times New Roman" w:cstheme="minorHAnsi"/>
            <w:kern w:val="0"/>
            <w:lang w:eastAsia="en-GB"/>
            <w14:ligatures w14:val="none"/>
          </w:rPr>
          <w:t xml:space="preserve"> </w:t>
        </w:r>
      </w:ins>
      <w:commentRangeEnd w:id="16"/>
      <w:r>
        <w:commentReference w:id="16"/>
      </w:r>
      <w:r>
        <w:rPr>
          <w:rFonts w:eastAsia="Times New Roman" w:cstheme="minorHAnsi"/>
          <w:kern w:val="0"/>
          <w:lang w:eastAsia="en-GB"/>
          <w14:ligatures w14:val="none"/>
        </w:rPr>
        <w:t xml:space="preserve">μεταφέρουν έως και 40% λιγότερο φορτίο από ό,τι συνήθως. </w:t>
      </w:r>
      <w:commentRangeStart w:id="17"/>
      <w:del w:id="34" w:author="ProofreadAI" w:date="2026-02-22T20:11:40.178159Z">
        <w:r>
          <w:rPr>
            <w:rFonts w:eastAsia="Times New Roman" w:cstheme="minorHAnsi"/>
            <w:kern w:val="0"/>
            <w:lang w:eastAsia="en-GB"/>
            <w14:ligatures w14:val="none"/>
          </w:rPr>
          <w:delText xml:space="preserve">Συνδυασμένα</w:delText>
        </w:r>
      </w:del>
      <w:ins w:id="35" w:author="ProofreadAI" w:date="2026-02-22T20:11:40.178159Z">
        <w:r>
          <w:rPr>
            <w:rFonts w:eastAsia="Times New Roman" w:cstheme="minorHAnsi"/>
            <w:kern w:val="0"/>
            <w:lang w:eastAsia="en-GB"/>
            <w14:ligatures w14:val="none"/>
          </w:rPr>
          <w:t xml:space="preserve">Συνδυαστικά</w:t>
        </w:r>
      </w:ins>
      <w:commentRangeEnd w:id="17"/>
      <w:r>
        <w:commentReference w:id="17"/>
      </w:r>
      <w:r>
        <w:rPr>
          <w:rFonts w:eastAsia="Times New Roman" w:cstheme="minorHAnsi"/>
          <w:kern w:val="0"/>
          <w:lang w:eastAsia="en-GB"/>
          <w14:ligatures w14:val="none"/>
        </w:rPr>
        <w:t xml:space="preserve">, αυτοί οι περιορισμοί στο εμπόριο μέσω της 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p>
    <w:p w14:paraId="79966905" w14:textId="77777777" w:rsidR="00972BF3" w:rsidRPr="00021283" w:rsidRDefault="00972BF3" w:rsidP="00972BF3">
      <w:pPr>
        <w:spacing w:after="120" w:line="280" w:lineRule="exact"/>
        <w:rPr>
          <w:rFonts w:eastAsia="Times New Roman" w:cstheme="minorHAnsi"/>
          <w:kern w:val="0"/>
          <w:lang w:eastAsia="en-GB"/>
          <w14:ligatures w14:val="none"/>
        </w:rPr>
      </w:pPr>
    </w:p>
    <w:p w14:paraId="1A47DF7A"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Λόγω των προβλημάτων στην </w:t>
      </w:r>
      <w:commentRangeStart w:id="18"/>
      <w:del w:id="36" w:author="ProofreadAI" w:date="2026-02-22T20:11:40.178159Z">
        <w:r>
          <w:rPr>
            <w:rFonts w:eastAsia="Times New Roman" w:cstheme="minorHAnsi"/>
            <w:kern w:val="0"/>
            <w:lang w:eastAsia="en-GB"/>
            <w14:ligatures w14:val="none"/>
          </w:rPr>
          <w:delText xml:space="preserve">Ερυθρά θάλασσα</w:delText>
        </w:r>
      </w:del>
      <w:ins w:id="37" w:author="ProofreadAI" w:date="2026-02-22T20:11:40.178159Z">
        <w:r>
          <w:rPr>
            <w:rFonts w:eastAsia="Times New Roman" w:cstheme="minorHAnsi"/>
            <w:kern w:val="0"/>
            <w:lang w:eastAsia="en-GB"/>
            <w14:ligatures w14:val="none"/>
          </w:rPr>
          <w:t xml:space="preserve">Ερυθρά Θάλασσα</w:t>
        </w:r>
      </w:ins>
      <w:commentRangeEnd w:id="18"/>
      <w:r>
        <w:commentReference w:id="18"/>
      </w:r>
      <w:r>
        <w:rPr>
          <w:rFonts w:eastAsia="Times New Roman" w:cstheme="minorHAnsi"/>
          <w:kern w:val="0"/>
          <w:lang w:eastAsia="en-GB"/>
          <w14:ligatures w14:val="none"/>
        </w:rPr>
        <w:t xml:space="preserve"> με τους Χούθι, οι οποίοι καθοδηγούμενοι από το Ιράν παρεμποδίζουν τη διέλευση των πλοίων, πρέπει να ταξιδεύουν τώρα μέσω των πολύ μεγάλων, πολύ δύσκολων και πολύ πιο ακριβών ιστορικών διαδρομών γύρω από τη Νότια Αμερική και την Αφρική.</w:t>
      </w:r>
    </w:p>
    <w:p w14:paraId="52550C22" w14:textId="77777777" w:rsidR="00972BF3" w:rsidRPr="00021283" w:rsidRDefault="00972BF3" w:rsidP="00972BF3">
      <w:pPr>
        <w:spacing w:after="120" w:line="280" w:lineRule="exact"/>
        <w:jc w:val="both"/>
        <w:rPr>
          <w:rFonts w:cstheme="minorHAnsi"/>
        </w:rPr>
      </w:pPr>
    </w:p>
    <w:p w14:paraId="23BF52C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ναυτιλιακές εταιρείες, </w:t>
      </w:r>
      <w:commentRangeStart w:id="19"/>
      <w:del w:id="38" w:author="ProofreadAI" w:date="2026-02-22T20:11:40.178159Z">
        <w:r>
          <w:rPr>
            <w:rFonts w:eastAsia="Times New Roman" w:cstheme="minorHAnsi"/>
            <w:kern w:val="0"/>
            <w:lang w:eastAsia="en-GB"/>
            <w14:ligatures w14:val="none"/>
          </w:rPr>
          <w:delText xml:space="preserve">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  πληθωριστικών πιέσεων που προκαλεί η κρίση στην Ερυθρά Θάλασσα.</w:delText>
        </w:r>
      </w:del>
      <w:ins w:id="39" w:author="ProofreadAI" w:date="2026-02-22T20:11:40.178159Z">
        <w:r>
          <w:rPr>
            <w:rFonts w:eastAsia="Times New Roman" w:cstheme="minorHAnsi"/>
            <w:kern w:val="0"/>
            <w:lang w:eastAsia="en-GB"/>
            <w14:ligatures w14:val="none"/>
          </w:rPr>
          <w:t xml:space="preserve">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 πληθωριστικών πιέσεων που προκαλεί η κρίση στην Ερυθρά Θάλασσα.</w:t>
        </w:r>
      </w:ins>
      <w:commentRangeEnd w:id="19"/>
      <w:r>
        <w:commentReference w:id="19"/>
      </w:r>
      <w:r>
        <w:rPr>
          <w:rFonts w:eastAsia="Times New Roman" w:cstheme="minorHAnsi"/>
          <w:kern w:val="0"/>
          <w:lang w:eastAsia="en-GB"/>
          <w14:ligatures w14:val="none"/>
        </w:rPr>
        <w:t xml:space="preserve"> </w:t>
      </w:r>
    </w:p>
    <w:p w14:paraId="7DD6D795"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361959AE"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Δεδομένης της πολυπλοκότητας της λύσης του προβλήματος της διώρυγας και της μειωμένης αξιοπιστίας, </w:t>
      </w:r>
      <w:commentRangeStart w:id="20"/>
      <w:del w:id="40" w:author="ProofreadAI" w:date="2026-02-22T20:11:40.178159Z">
        <w:r>
          <w:rPr>
            <w:rFonts w:eastAsia="Times New Roman" w:cstheme="minorHAnsi"/>
            <w:kern w:val="0"/>
            <w:lang w:eastAsia="en-GB"/>
            <w14:ligatures w14:val="none"/>
          </w:rPr>
          <w:delText xml:space="preserve">απορριφθέντες προτάσεις</w:delText>
        </w:r>
      </w:del>
      <w:ins w:id="41" w:author="ProofreadAI" w:date="2026-02-22T20:11:40.178159Z">
        <w:r>
          <w:rPr>
            <w:rFonts w:eastAsia="Times New Roman" w:cstheme="minorHAnsi"/>
            <w:kern w:val="0"/>
            <w:lang w:eastAsia="en-GB"/>
            <w14:ligatures w14:val="none"/>
          </w:rPr>
          <w:t xml:space="preserve">απορριφθείσες προτάσεις</w:t>
        </w:r>
      </w:ins>
      <w:commentRangeEnd w:id="20"/>
      <w:r>
        <w:commentReference w:id="20"/>
      </w:r>
      <w:r>
        <w:rPr>
          <w:rFonts w:eastAsia="Times New Roman" w:cstheme="minorHAnsi"/>
          <w:kern w:val="0"/>
          <w:lang w:eastAsia="en-GB"/>
          <w14:ligatures w14:val="none"/>
        </w:rPr>
        <w:t xml:space="preserve"> του παρελθόντος για κατασκευή νέας διώρυγας, επανέρχονται με πολύ καλύτερες προοπτικές καθώς τα έσοδα αναμένονται να είναι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05922714"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α) Ο Νότιος διάδρομος, ο λεγόμενος Δι-Ωκεανικός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οι οποίες θα επιτρέπουν σε φορτηγά, αντί για τα πλοία, να μεταφέρουν αγαθά </w:t>
      </w:r>
      <w:commentRangeStart w:id="21"/>
      <w:del w:id="42" w:author="ProofreadAI" w:date="2026-02-22T20:11:40.178159Z">
        <w:r>
          <w:rPr>
            <w:rFonts w:eastAsia="Times New Roman" w:cstheme="minorHAnsi"/>
            <w:kern w:val="0"/>
            <w:lang w:eastAsia="en-GB"/>
            <w14:ligatures w14:val="none"/>
          </w:rPr>
          <w:delText xml:space="preserve">από την μία ακτή στην άλλη ακτή</w:delText>
        </w:r>
      </w:del>
      <w:ins w:id="43" w:author="ProofreadAI" w:date="2026-02-22T20:11:40.178159Z">
        <w:r>
          <w:rPr>
            <w:rFonts w:eastAsia="Times New Roman" w:cstheme="minorHAnsi"/>
            <w:kern w:val="0"/>
            <w:lang w:eastAsia="en-GB"/>
            <w14:ligatures w14:val="none"/>
          </w:rPr>
          <w:t xml:space="preserve">από τη μία ακτή στην άλλη ακτή</w:t>
        </w:r>
      </w:ins>
      <w:commentRangeEnd w:id="21"/>
      <w:r>
        <w:commentReference w:id="21"/>
      </w:r>
      <w:r>
        <w:rPr>
          <w:rFonts w:eastAsia="Times New Roman" w:cstheme="minorHAnsi"/>
          <w:kern w:val="0"/>
          <w:lang w:eastAsia="en-GB"/>
          <w14:ligatures w14:val="none"/>
        </w:rPr>
        <w:t xml:space="preserve">. Μεγάλο εμπόδιο στην υλοποίηση ενός τέτοιου έργου αποτελεί η 9.000 χιλιομέτρων οροσειρά των Άνδεων με μέσο υψόμετρο τα 4.000 μέτρα.</w:t>
      </w:r>
    </w:p>
    <w:p w14:paraId="52F1ECF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πλήρης λειτουργία του αναμένεται </w:t>
      </w:r>
      <w:commentRangeStart w:id="22"/>
      <w:del w:id="44" w:author="ProofreadAI" w:date="2026-02-22T20:11:40.178159Z">
        <w:r>
          <w:rPr>
            <w:rFonts w:eastAsia="Times New Roman" w:cstheme="minorHAnsi"/>
            <w:kern w:val="0"/>
            <w:lang w:eastAsia="en-GB"/>
            <w14:ligatures w14:val="none"/>
          </w:rPr>
          <w:delText xml:space="preserve">σε μερικά χρόνια οπότε</w:delText>
        </w:r>
      </w:del>
      <w:ins w:id="45" w:author="ProofreadAI" w:date="2026-02-22T20:11:40.178159Z">
        <w:r>
          <w:rPr>
            <w:rFonts w:eastAsia="Times New Roman" w:cstheme="minorHAnsi"/>
            <w:kern w:val="0"/>
            <w:lang w:eastAsia="en-GB"/>
            <w14:ligatures w14:val="none"/>
          </w:rPr>
          <w:t xml:space="preserve">σε μερικά χρόνια, οπότε</w:t>
        </w:r>
      </w:ins>
      <w:commentRangeEnd w:id="22"/>
      <w:r>
        <w:commentReference w:id="22"/>
      </w:r>
      <w:r>
        <w:rPr>
          <w:rFonts w:eastAsia="Times New Roman" w:cstheme="minorHAnsi"/>
          <w:kern w:val="0"/>
          <w:lang w:eastAsia="en-GB"/>
          <w14:ligatures w14:val="none"/>
        </w:rPr>
        <w:t xml:space="preserve"> μέσω του Δι-Ωκεανικού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λίθιο, βασικό συστατικό των μπαταριών για την πράσινη ενέργεια, που </w:t>
      </w:r>
      <w:r w:rsidRPr="00021283">
        <w:rPr>
          <w:rFonts w:eastAsia="Times New Roman" w:cstheme="minorHAnsi"/>
          <w:kern w:val="0"/>
          <w:lang w:eastAsia="en-GB"/>
          <w14:ligatures w14:val="none"/>
        </w:rPr>
        <w:lastRenderedPageBreak/>
        <w:t xml:space="preserve">βρίσκεται σε μεγάλες ποσότητες στο «τρίγωνο του λιθίου»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t>
      </w:r>
    </w:p>
    <w:p w14:paraId="261C1972"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F08E4DC"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r w:rsidRPr="00021283">
        <w:rPr>
          <w:rFonts w:eastAsia="Times New Roman" w:cstheme="minorHAnsi"/>
          <w:kern w:val="0"/>
          <w:lang w:val="en-US" w:eastAsia="en-GB"/>
          <w14:ligatures w14:val="none"/>
        </w:rPr>
        <w:t>Cupica</w:t>
      </w:r>
      <w:r w:rsidRPr="00021283">
        <w:rPr>
          <w:rFonts w:eastAsia="Times New Roman" w:cstheme="minorHAnsi"/>
          <w:kern w:val="0"/>
          <w:lang w:eastAsia="en-GB"/>
          <w14:ligatures w14:val="none"/>
        </w:rPr>
        <w:t xml:space="preserve"> στο λιμάνι </w:t>
      </w:r>
      <w:r w:rsidRPr="00021283">
        <w:rPr>
          <w:rFonts w:eastAsia="Times New Roman" w:cstheme="minorHAnsi"/>
          <w:kern w:val="0"/>
          <w:lang w:val="en-US" w:eastAsia="en-GB"/>
          <w14:ligatures w14:val="none"/>
        </w:rPr>
        <w:t>Uraba</w:t>
      </w:r>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Pr>
          <w:rFonts w:eastAsia="Times New Roman" w:cstheme="minorHAnsi"/>
          <w:kern w:val="0"/>
          <w:lang w:eastAsia="en-GB"/>
          <w14:ligatures w14:val="none"/>
        </w:rPr>
        <w:t xml:space="preserve"> δισ. </w:t>
      </w:r>
      <w:r w:rsidRPr="00021283">
        <w:rPr>
          <w:rFonts w:eastAsia="Times New Roman" w:cstheme="minorHAnsi"/>
          <w:kern w:val="0"/>
          <w:lang w:eastAsia="en-GB"/>
          <w14:ligatures w14:val="none"/>
        </w:rPr>
        <w:t xml:space="preserve">που δεν έχει ξεκινήσει, αλλά εάν υλοποιηθεί, θα μπορεί να παρακάμπτει  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33409979"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504C90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2458D3EA" w14:textId="77777777" w:rsidR="00972BF3" w:rsidRPr="00021283" w:rsidRDefault="00972BF3" w:rsidP="00972BF3">
      <w:pPr>
        <w:spacing w:after="120" w:line="280" w:lineRule="exact"/>
        <w:jc w:val="both"/>
        <w:rPr>
          <w:rFonts w:cstheme="minorHAnsi"/>
        </w:rPr>
      </w:pPr>
      <w:r w:rsidRPr="00021283">
        <w:rPr>
          <w:rFonts w:cstheme="minorHAnsi"/>
        </w:rPr>
        <w:t xml:space="preserve">Γ) </w:t>
      </w:r>
      <w:r w:rsidRPr="00021283">
        <w:rPr>
          <w:rFonts w:cstheme="minorHAnsi"/>
          <w:lang w:val="en-US"/>
        </w:rPr>
        <w:t>Nicaragua</w:t>
      </w:r>
      <w:r w:rsidRPr="00021283">
        <w:rPr>
          <w:rFonts w:cstheme="minorHAnsi"/>
        </w:rPr>
        <w:t xml:space="preserve"> </w:t>
      </w:r>
      <w:r w:rsidRPr="00021283">
        <w:rPr>
          <w:rFonts w:cstheme="minorHAnsi"/>
          <w:lang w:val="en-US"/>
        </w:rPr>
        <w:t>mega</w:t>
      </w:r>
      <w:r w:rsidRPr="00021283">
        <w:rPr>
          <w:rFonts w:cstheme="minorHAnsi"/>
        </w:rPr>
        <w:t>-</w:t>
      </w:r>
      <w:r w:rsidRPr="00021283">
        <w:rPr>
          <w:rFonts w:cstheme="minorHAnsi"/>
          <w:lang w:val="en-US"/>
        </w:rPr>
        <w:t>canal</w:t>
      </w:r>
      <w:r w:rsidRPr="00021283">
        <w:rPr>
          <w:rFonts w:cstheme="minorHAnsi"/>
        </w:rPr>
        <w: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w:t>
      </w:r>
      <w:r w:rsidRPr="00021283">
        <w:rPr>
          <w:rFonts w:cstheme="minorHAnsi"/>
          <w:lang w:val="en-US"/>
        </w:rPr>
        <w:t>Puerto</w:t>
      </w:r>
      <w:r w:rsidRPr="00021283">
        <w:rPr>
          <w:rFonts w:cstheme="minorHAnsi"/>
        </w:rPr>
        <w:t xml:space="preserve"> </w:t>
      </w:r>
      <w:r w:rsidRPr="00021283">
        <w:rPr>
          <w:rFonts w:cstheme="minorHAnsi"/>
          <w:lang w:val="en-US"/>
        </w:rPr>
        <w:t>de</w:t>
      </w:r>
      <w:r w:rsidRPr="00021283">
        <w:rPr>
          <w:rFonts w:cstheme="minorHAnsi"/>
        </w:rPr>
        <w:t xml:space="preserve"> </w:t>
      </w:r>
      <w:r w:rsidRPr="00021283">
        <w:rPr>
          <w:rFonts w:cstheme="minorHAnsi"/>
          <w:lang w:val="en-US"/>
        </w:rPr>
        <w:t>Bluefields</w:t>
      </w:r>
      <w:r w:rsidRPr="00021283">
        <w:rPr>
          <w:rFonts w:cstheme="minorHAnsi"/>
        </w:rPr>
        <w:t xml:space="preserve"> του Ατλαντικού και του λιμανιού </w:t>
      </w:r>
      <w:r w:rsidRPr="00021283">
        <w:rPr>
          <w:rFonts w:cstheme="minorHAnsi"/>
          <w:lang w:val="en-US"/>
        </w:rPr>
        <w:t>Puerto</w:t>
      </w:r>
      <w:r w:rsidRPr="00021283">
        <w:rPr>
          <w:rFonts w:cstheme="minorHAnsi"/>
        </w:rPr>
        <w:t xml:space="preserve"> </w:t>
      </w:r>
      <w:r w:rsidRPr="00021283">
        <w:rPr>
          <w:rFonts w:cstheme="minorHAnsi"/>
          <w:lang w:val="en-US"/>
        </w:rPr>
        <w:t>Corinto</w:t>
      </w:r>
      <w:r w:rsidRPr="00021283">
        <w:rPr>
          <w:rFonts w:cstheme="minorHAnsi"/>
        </w:rPr>
        <w:t xml:space="preserve"> του Ειρηνικού Ωκεανού. Υπολογίζεται ότι το κόστος κατασκευής θα φθάσει τα </w:t>
      </w:r>
      <w:commentRangeStart w:id="23"/>
      <w:del w:id="46" w:author="ProofreadAI" w:date="2026-02-22T20:11:40.178159Z">
        <w:r>
          <w:rPr>
            <w:rFonts w:cstheme="minorHAnsi"/>
          </w:rPr>
          <w:delText xml:space="preserve">60-70 δισ..</w:delText>
        </w:r>
      </w:del>
      <w:ins w:id="47" w:author="ProofreadAI" w:date="2026-02-22T20:11:40.178159Z">
        <w:r>
          <w:rPr>
            <w:rFonts w:cstheme="minorHAnsi"/>
          </w:rPr>
          <w:t xml:space="preserve">60-70 δισ. ευρώ.</w:t>
        </w:r>
      </w:ins>
      <w:commentRangeEnd w:id="23"/>
      <w:r>
        <w:commentReference w:id="23"/>
      </w:r>
      <w:r>
        <w:rPr>
          <w:rFonts w:cstheme="minorHAnsi"/>
        </w:rPr>
        <w:t xml:space="preserve"> </w:t>
      </w:r>
    </w:p>
    <w:p w14:paraId="7EC66F2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1DA31F62" w14:textId="3FA2A762"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έργο ποτέ δεν κατάφερε να προχωρήσει,</w:t>
      </w:r>
      <w:r w:rsidR="009B215D">
        <w:rPr>
          <w:rStyle w:val="a4"/>
          <w:rFonts w:eastAsia="Times New Roman" w:cstheme="minorHAnsi"/>
          <w:kern w:val="0"/>
          <w:lang w:eastAsia="en-GB"/>
          <w14:ligatures w14:val="none"/>
        </w:rPr>
        <w:footnoteReference w:id="1"/>
      </w:r>
      <w:r w:rsidRPr="00021283">
        <w:rPr>
          <w:rFonts w:eastAsia="Times New Roman" w:cstheme="minorHAnsi"/>
          <w:kern w:val="0"/>
          <w:lang w:eastAsia="en-GB"/>
          <w14:ligatures w14:val="none"/>
        </w:rPr>
        <w:t xml:space="preserve">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να τους απαλλοτριώσουν τη γη τους. Ο κινέζος επενδυτής χρεοκόπησε και η εταιρεία του έχασε πάνω από το 90% της αξίας της. </w:t>
      </w:r>
    </w:p>
    <w:p w14:paraId="15F7C1F4"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Ορτέγκα συνεχίζει να υπόσχεται το έργο στην χώρα του, η οποία βρίθει από οικονομική αναποτελεσματικότητα και διαφθορά. </w:t>
      </w:r>
    </w:p>
    <w:p w14:paraId="5CD86ED4"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762095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 Μεξικό. Στο Μεξικό το νέο έργο σιδηροδρόμου  που ονομάζεται Διάδρομος Δια-Ωκεανικός του Μεξικού, με τα  λιμάνια C</w:t>
      </w:r>
      <w:r w:rsidRPr="00021283">
        <w:rPr>
          <w:rFonts w:eastAsia="Times New Roman" w:cstheme="minorHAnsi"/>
          <w:kern w:val="0"/>
          <w:lang w:val="en-US" w:eastAsia="en-GB"/>
          <w14:ligatures w14:val="none"/>
        </w:rPr>
        <w:t>oatzacoalcos</w:t>
      </w:r>
      <w:r w:rsidRPr="00021283">
        <w:rPr>
          <w:rFonts w:eastAsia="Times New Roman" w:cstheme="minorHAnsi"/>
          <w:kern w:val="0"/>
          <w:lang w:eastAsia="en-GB"/>
          <w14:ligatures w14:val="none"/>
        </w:rPr>
        <w:t>και Sali</w:t>
      </w:r>
      <w:r w:rsidRPr="00021283">
        <w:rPr>
          <w:rFonts w:eastAsia="Times New Roman" w:cstheme="minorHAnsi"/>
          <w:kern w:val="0"/>
          <w:lang w:val="en-US" w:eastAsia="en-GB"/>
          <w14:ligatures w14:val="none"/>
        </w:rPr>
        <w:t>na</w:t>
      </w:r>
      <w:r w:rsidRPr="00FA713D">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Cru</w:t>
      </w:r>
      <w:r w:rsidRPr="00021283">
        <w:rPr>
          <w:rFonts w:eastAsia="Times New Roman" w:cstheme="minorHAnsi"/>
          <w:kern w:val="0"/>
          <w:lang w:eastAsia="en-GB"/>
          <w14:ligatures w14:val="none"/>
        </w:rPr>
        <w:t>z</w:t>
      </w:r>
      <w:r w:rsidRPr="00FA713D">
        <w:rPr>
          <w:rFonts w:eastAsia="Times New Roman" w:cstheme="minorHAnsi"/>
          <w:kern w:val="0"/>
          <w:lang w:eastAsia="en-GB"/>
          <w14:ligatures w14:val="none"/>
        </w:rPr>
        <w:t>, πο</w:t>
      </w:r>
      <w:r w:rsidRPr="00021283">
        <w:rPr>
          <w:rFonts w:eastAsia="Times New Roman" w:cstheme="minorHAnsi"/>
          <w:kern w:val="0"/>
          <w:lang w:eastAsia="en-GB"/>
          <w14:ligatures w14:val="none"/>
        </w:rPr>
        <w:t xml:space="preserve">υ βρίσκονται στα δύο άκρα των ωκεανών σε απόσταση 192 χιλιομέτρων.  </w:t>
      </w:r>
      <w:commentRangeStart w:id="24"/>
      <w:del w:id="48" w:author="ProofreadAI" w:date="2026-02-22T20:11:40.178159Z">
        <w:r>
          <w:rPr>
            <w:rFonts w:eastAsia="Times New Roman" w:cstheme="minorHAnsi"/>
            <w:kern w:val="0"/>
            <w:lang w:eastAsia="en-GB"/>
            <w14:ligatures w14:val="none"/>
          </w:rPr>
          <w:delText xml:space="preserve">Το έργο θα ολοκληρωθεί  στην πλήρη του μορφή το 2030 με επένδυση κοντά στα 7,5 δισ.. Θα μπορεί να μεταφέρει σιδηροδρομικώς 1,4 εκατομμύρια κοντέινερ κατά έτος.</w:delText>
        </w:r>
      </w:del>
      <w:ins w:id="49" w:author="ProofreadAI" w:date="2026-02-22T20:11:40.178159Z">
        <w:r>
          <w:rPr>
            <w:rFonts w:eastAsia="Times New Roman" w:cstheme="minorHAnsi"/>
            <w:kern w:val="0"/>
            <w:lang w:eastAsia="en-GB"/>
            <w14:ligatures w14:val="none"/>
          </w:rPr>
          <w:t xml:space="preserve">Το έργο θα ολοκληρωθεί στην πλήρη του μορφή το 2030 με επένδυση κοντά στα 7,5 δισ. Θα μπορεί να μεταφέρει σιδηροδρομικώς 1,4 εκατομμύρια κοντέινερ ετησίως.</w:t>
        </w:r>
      </w:ins>
      <w:commentRangeEnd w:id="24"/>
      <w:r>
        <w:commentReference w:id="24"/>
      </w:r>
      <w:r>
        <w:rPr>
          <w:rFonts w:eastAsia="Times New Roman" w:cstheme="minorHAnsi"/>
          <w:kern w:val="0"/>
          <w:lang w:eastAsia="en-GB"/>
          <w14:ligatures w14:val="none"/>
        </w:rPr>
        <w:t xml:space="preserve"> </w:t>
      </w:r>
    </w:p>
    <w:p w14:paraId="5B23A56B"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018DE64C"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 Ονδούρα. Η Ονδούρα σχεδιάζει να συνδέσει σιδηροδρομικά </w:t>
      </w:r>
      <w:commentRangeStart w:id="25"/>
      <w:del w:id="50" w:author="ProofreadAI" w:date="2026-02-22T20:11:40.178159Z">
        <w:r>
          <w:rPr>
            <w:rFonts w:eastAsia="Times New Roman" w:cstheme="minorHAnsi"/>
            <w:kern w:val="0"/>
            <w:lang w:eastAsia="en-GB"/>
            <w14:ligatures w14:val="none"/>
          </w:rPr>
          <w:delText xml:space="preserve">τους  δυο Ωκεανούς</w:delText>
        </w:r>
      </w:del>
      <w:ins w:id="51" w:author="ProofreadAI" w:date="2026-02-22T20:11:40.178159Z">
        <w:r>
          <w:rPr>
            <w:rFonts w:eastAsia="Times New Roman" w:cstheme="minorHAnsi"/>
            <w:kern w:val="0"/>
            <w:lang w:eastAsia="en-GB"/>
            <w14:ligatures w14:val="none"/>
          </w:rPr>
          <w:t xml:space="preserve">τους δύο Ωκεανούς</w:t>
        </w:r>
      </w:ins>
      <w:commentRangeEnd w:id="25"/>
      <w:r>
        <w:commentReference w:id="25"/>
      </w:r>
      <w:r>
        <w:rPr>
          <w:rFonts w:eastAsia="Times New Roman" w:cstheme="minorHAnsi"/>
          <w:kern w:val="0"/>
          <w:lang w:eastAsia="en-GB"/>
          <w14:ligatures w14:val="none"/>
        </w:rPr>
        <w:t xml:space="preserve"> με τα λιμάνια </w:t>
      </w:r>
      <w:r w:rsidRPr="00021283">
        <w:rPr>
          <w:rFonts w:eastAsia="Times New Roman" w:cstheme="minorHAnsi"/>
          <w:kern w:val="0"/>
          <w:lang w:val="en-US" w:eastAsia="en-GB"/>
          <w14:ligatures w14:val="none"/>
        </w:rPr>
        <w:t>Amapala</w:t>
      </w:r>
      <w:r w:rsidRPr="00021283">
        <w:rPr>
          <w:rFonts w:eastAsia="Times New Roman" w:cstheme="minorHAnsi"/>
          <w:kern w:val="0"/>
          <w:lang w:eastAsia="en-GB"/>
          <w14:ligatures w14:val="none"/>
        </w:rPr>
        <w:t xml:space="preserve"> του </w:t>
      </w:r>
      <w:r w:rsidRPr="00021283">
        <w:rPr>
          <w:rFonts w:eastAsia="Times New Roman" w:cstheme="minorHAnsi"/>
          <w:kern w:val="0"/>
          <w:lang w:val="en-US" w:eastAsia="en-GB"/>
          <w14:ligatures w14:val="none"/>
        </w:rPr>
        <w:t>Puerto</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Cortes</w:t>
      </w:r>
      <w:r w:rsidRPr="00021283">
        <w:rPr>
          <w:rFonts w:eastAsia="Times New Roman" w:cstheme="minorHAnsi"/>
          <w:kern w:val="0"/>
          <w:lang w:eastAsia="en-GB"/>
          <w14:ligatures w14:val="none"/>
        </w:rPr>
        <w:t xml:space="preserve"> και υπολογίζει την κατασκευή σε περίπου 10-15 έτη με μεταφορική ικανότητα περίπου 3,5 εκ. κοντέινερ ετησίως. </w:t>
      </w:r>
    </w:p>
    <w:p w14:paraId="3BC89EB7"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A7DB9A9"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64484B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Τραμπ να ανακαταλάβει τη διώρυγα από τον Παναμά, δεν είναι απλώς μια πολιτική δήλωση, αλλά υποδηλώνει βαθύτερες φιλοδοξίες και στρατηγικούς στόχους, που ξεπερνούν τα όρια της σχέσης ΗΠΑ-Παναμά. </w:t>
      </w:r>
    </w:p>
    <w:p w14:paraId="4494D00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1BFCB691"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48F4AA5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  έναντι 1 δισ. </w:t>
      </w:r>
      <w:commentRangeStart w:id="26"/>
      <w:del w:id="52" w:author="ProofreadAI" w:date="2026-02-22T20:11:40.178159Z">
        <w:r>
          <w:rPr>
            <w:rFonts w:eastAsia="Times New Roman" w:cstheme="minorHAnsi"/>
            <w:kern w:val="0"/>
            <w:lang w:eastAsia="en-GB"/>
            <w14:ligatures w14:val="none"/>
          </w:rPr>
          <w:delText xml:space="preserve">δολάρια</w:delText>
        </w:r>
      </w:del>
      <w:ins w:id="53" w:author="ProofreadAI" w:date="2026-02-22T20:11:40.178159Z">
        <w:r>
          <w:rPr>
            <w:rFonts w:eastAsia="Times New Roman" w:cstheme="minorHAnsi"/>
            <w:kern w:val="0"/>
            <w:lang w:eastAsia="en-GB"/>
            <w14:ligatures w14:val="none"/>
          </w:rPr>
          <w:t xml:space="preserve">δολαρίων</w:t>
        </w:r>
      </w:ins>
      <w:commentRangeEnd w:id="26"/>
      <w:r>
        <w:commentReference w:id="26"/>
      </w:r>
      <w:r>
        <w:rPr>
          <w:rFonts w:eastAsia="Times New Roman" w:cstheme="minorHAnsi"/>
          <w:kern w:val="0"/>
          <w:lang w:eastAsia="en-GB"/>
          <w14:ligatures w14:val="none"/>
        </w:rPr>
        <w:t xml:space="preserve"> για να κατασκευάσει ακόμα ένα τεράστιο βαθύ λιμάνι και εισήλθε στον κινεζικό δρόμο του  μεταξιού. Επίσης διαχειρίζεται και τα δύο παραπάνω λιμάνια της Ονδούρας και κατασκευάζει και εκσυγχρονίζει τα σιδηροδρομικά τους δίκτυα και τις εγκαταστάσεις των λιμανιών. </w:t>
      </w:r>
    </w:p>
    <w:p w14:paraId="6D37F1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641146F"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59B9B213"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43F1753E"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Τα σχόλια του Τραμπ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Τραμπ ενδέχεται να λειτουργεί ως σήμα πρόθεσης προς τον Παναμά και άλλους συμμάχους της περιοχής, πως οι ΗΠΑ δεν θα επιτρέψουν σε καμία εξωηπειρωτική δύναμη να αποκτήσει έλεγχο ή επιρροή στη διώρυγα.</w:t>
      </w:r>
    </w:p>
    <w:p w14:paraId="212BAC6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2381E64D"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της θέση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w:t>
      </w:r>
      <w:commentRangeStart w:id="27"/>
      <w:del w:id="54" w:author="ProofreadAI" w:date="2026-02-22T20:11:40.178159Z">
        <w:r>
          <w:rPr>
            <w:rFonts w:eastAsia="Times New Roman" w:cstheme="minorHAnsi"/>
            <w:kern w:val="0"/>
            <w:lang w:eastAsia="en-GB"/>
            <w14:ligatures w14:val="none"/>
          </w:rPr>
          <w:delText xml:space="preserve">ασυναγώνιστο</w:delText>
        </w:r>
      </w:del>
      <w:ins w:id="55" w:author="ProofreadAI" w:date="2026-02-22T20:11:40.178159Z">
        <w:r>
          <w:rPr>
            <w:rFonts w:eastAsia="Times New Roman" w:cstheme="minorHAnsi"/>
            <w:kern w:val="0"/>
            <w:lang w:eastAsia="en-GB"/>
            <w14:ligatures w14:val="none"/>
          </w:rPr>
          <w:t xml:space="preserve">ασυναγώνιστη</w:t>
        </w:r>
      </w:ins>
      <w:commentRangeEnd w:id="27"/>
      <w:r>
        <w:commentReference w:id="27"/>
      </w:r>
      <w:r>
        <w:rPr>
          <w:rFonts w:eastAsia="Times New Roman" w:cstheme="minorHAnsi"/>
          <w:kern w:val="0"/>
          <w:lang w:eastAsia="en-GB"/>
          <w14:ligatures w14:val="none"/>
        </w:rPr>
        <w:t xml:space="preserve"> εταίρο για τις ΗΠΑ σε μια διώρυγα που ήδη λειτουργεί και μπορεί να περάσει ο στόλος τους εάν χρειαστεί.</w:t>
      </w:r>
    </w:p>
    <w:p w14:paraId="496CED9E"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72E4917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45ADCF4F"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37F6E962"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6642C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C1459B3" w14:textId="77777777" w:rsidR="00972BF3" w:rsidRPr="00021283" w:rsidRDefault="00972BF3" w:rsidP="00972BF3">
      <w:pPr>
        <w:spacing w:after="120" w:line="280" w:lineRule="exact"/>
        <w:jc w:val="both"/>
        <w:rPr>
          <w:rFonts w:cstheme="minorHAnsi"/>
        </w:rPr>
      </w:pPr>
    </w:p>
    <w:p w14:paraId="53C1ED1C" w14:textId="77777777" w:rsidR="00972BF3" w:rsidRPr="00021283" w:rsidRDefault="00972BF3" w:rsidP="00972BF3">
      <w:pPr>
        <w:spacing w:after="120" w:line="280" w:lineRule="exact"/>
        <w:jc w:val="both"/>
        <w:rPr>
          <w:rFonts w:cstheme="minorHAnsi"/>
        </w:rPr>
      </w:pPr>
    </w:p>
    <w:p w14:paraId="51B23725" w14:textId="77777777" w:rsidR="00972BF3" w:rsidRPr="00021283" w:rsidRDefault="00972BF3" w:rsidP="00972BF3">
      <w:pPr>
        <w:spacing w:after="120" w:line="280" w:lineRule="exact"/>
        <w:rPr>
          <w:rFonts w:cstheme="minorHAnsi"/>
          <w:b/>
          <w:bCs/>
        </w:rPr>
      </w:pPr>
      <w:r w:rsidRPr="00021283">
        <w:rPr>
          <w:rFonts w:cstheme="minorHAnsi"/>
          <w:b/>
          <w:bCs/>
        </w:rPr>
        <w:br w:type="page"/>
      </w:r>
    </w:p>
    <w:p w14:paraId="3CFA5677" w14:textId="77777777" w:rsidR="00972BF3" w:rsidRPr="00021283" w:rsidRDefault="00972BF3" w:rsidP="00972BF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AD3ECC4"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w:t>
      </w:r>
      <w:commentRangeStart w:id="28"/>
      <w:del w:id="56" w:author="ProofreadAI" w:date="2026-02-22T20:11:40.178159Z">
        <w:r>
          <w:rPr>
            <w:rFonts w:cstheme="minorHAnsi"/>
            <w:color w:val="000000" w:themeColor="text1"/>
          </w:rPr>
          <w:delText xml:space="preserve">,</w:delText>
        </w:r>
      </w:del>
      <w:ins w:id="57" w:author="ProofreadAI" w:date="2026-02-22T20:11:40.178159Z">
        <w:r>
          <w:rPr>
            <w:rFonts w:cstheme="minorHAnsi"/>
            <w:color w:val="000000" w:themeColor="text1"/>
          </w:rPr>
          <w:t xml:space="preserve"/>
        </w:r>
      </w:ins>
      <w:commentRangeEnd w:id="28"/>
      <w:r>
        <w:commentReference w:id="28"/>
      </w:r>
      <w:r>
        <w:rPr>
          <w:rFonts w:cstheme="minorHAnsi"/>
          <w:color w:val="000000" w:themeColor="text1"/>
        </w:rPr>
        <w:t xml:space="preserve"> Διδάσκουσα </w:t>
      </w:r>
    </w:p>
    <w:p w14:paraId="5F2F1DBA"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2D945298" w14:textId="77777777" w:rsidR="00972BF3" w:rsidRPr="00021283" w:rsidRDefault="00972BF3" w:rsidP="00972BF3">
      <w:pPr>
        <w:spacing w:after="120" w:line="280" w:lineRule="exact"/>
        <w:jc w:val="both"/>
        <w:rPr>
          <w:rFonts w:cstheme="minorHAnsi"/>
        </w:rPr>
      </w:pPr>
    </w:p>
    <w:p w14:paraId="2E316BE2" w14:textId="77777777" w:rsidR="00972BF3" w:rsidRPr="00021283" w:rsidRDefault="00972BF3" w:rsidP="00972BF3">
      <w:pPr>
        <w:spacing w:after="120" w:line="280" w:lineRule="exact"/>
        <w:jc w:val="both"/>
        <w:rPr>
          <w:rFonts w:cstheme="minorHAnsi"/>
        </w:rPr>
      </w:pPr>
    </w:p>
    <w:p w14:paraId="39048EB3" w14:textId="77777777" w:rsidR="00972BF3" w:rsidRPr="00021283" w:rsidRDefault="00972BF3" w:rsidP="00972BF3">
      <w:pPr>
        <w:spacing w:after="120" w:line="280" w:lineRule="exact"/>
        <w:jc w:val="both"/>
        <w:rPr>
          <w:rFonts w:cstheme="minorHAnsi"/>
        </w:rPr>
      </w:pPr>
      <w:r w:rsidRPr="00021283">
        <w:rPr>
          <w:rFonts w:cstheme="minorHAnsi"/>
        </w:rPr>
        <w:t>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φυσικών πόρων.</w:t>
      </w:r>
    </w:p>
    <w:p w14:paraId="7EE33B72" w14:textId="77777777" w:rsidR="00972BF3" w:rsidRPr="00021283" w:rsidRDefault="00972BF3" w:rsidP="00972BF3">
      <w:pPr>
        <w:spacing w:after="120" w:line="280" w:lineRule="exact"/>
        <w:rPr>
          <w:rFonts w:cstheme="minorHAnsi"/>
        </w:rPr>
      </w:pPr>
    </w:p>
    <w:p w14:paraId="6E6C7D1F" w14:textId="77777777" w:rsidR="00972BF3" w:rsidRPr="00021283" w:rsidRDefault="00972BF3" w:rsidP="00972BF3">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53090014" w14:textId="77777777" w:rsidR="00972BF3" w:rsidRPr="00021283" w:rsidRDefault="00972BF3" w:rsidP="00972BF3">
      <w:pPr>
        <w:spacing w:after="120" w:line="280" w:lineRule="exact"/>
        <w:rPr>
          <w:rFonts w:cstheme="minorHAnsi"/>
        </w:rPr>
      </w:pPr>
    </w:p>
    <w:p w14:paraId="1B54D5CF" w14:textId="77777777" w:rsidR="00972BF3" w:rsidRPr="00021283" w:rsidRDefault="00972BF3" w:rsidP="00972BF3">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Η γεωργία αντιμετωπίζει πολυάριθμες προκλήσεις, όπως η αύξηση του παγκόσμιου πληθυσμού, η ανάγκη για μείωση των περιβαλλοντικών επιπτώσεων, η κλιματική αλλαγή,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t>
      </w:r>
    </w:p>
    <w:p w14:paraId="209B382C" w14:textId="77777777" w:rsidR="00972BF3" w:rsidRPr="00021283" w:rsidRDefault="00972BF3" w:rsidP="00972BF3">
      <w:pPr>
        <w:spacing w:after="120" w:line="280" w:lineRule="exact"/>
        <w:rPr>
          <w:rFonts w:cstheme="minorHAnsi"/>
        </w:rPr>
      </w:pPr>
    </w:p>
    <w:p w14:paraId="7DC6BEE1" w14:textId="77777777" w:rsidR="00972BF3" w:rsidRPr="00021283" w:rsidRDefault="00972BF3" w:rsidP="00972BF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4C95C835" w14:textId="77777777" w:rsidR="00972BF3" w:rsidRPr="00021283" w:rsidRDefault="00972BF3" w:rsidP="00972BF3">
      <w:pPr>
        <w:spacing w:after="120" w:line="280" w:lineRule="exact"/>
        <w:jc w:val="both"/>
        <w:rPr>
          <w:rFonts w:cstheme="minorHAnsi"/>
        </w:rPr>
      </w:pPr>
      <w:r w:rsidRPr="00021283">
        <w:rPr>
          <w:rFonts w:cstheme="minorHAnsi"/>
        </w:rPr>
        <w:t>1. Γεωργία Ακριβείας:  Η γεωργία ακριβείας βασίζεται στη χρήση τεχνολογιών, όπως δορυφόροι, drones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στοχευμένες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292E6682" w14:textId="77777777" w:rsidR="00972BF3" w:rsidRPr="00021283" w:rsidRDefault="00972BF3" w:rsidP="00972BF3">
      <w:pPr>
        <w:spacing w:after="120" w:line="280" w:lineRule="exact"/>
        <w:rPr>
          <w:rFonts w:cstheme="minorHAnsi"/>
        </w:rPr>
      </w:pPr>
    </w:p>
    <w:p w14:paraId="741F471D" w14:textId="77777777" w:rsidR="00972BF3" w:rsidRPr="00021283" w:rsidRDefault="00972BF3" w:rsidP="00972BF3">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6EF82515" w14:textId="77777777" w:rsidR="00972BF3" w:rsidRPr="00021283" w:rsidRDefault="00972BF3" w:rsidP="00972BF3">
      <w:pPr>
        <w:spacing w:after="120" w:line="280" w:lineRule="exact"/>
        <w:rPr>
          <w:rFonts w:cstheme="minorHAnsi"/>
        </w:rPr>
      </w:pPr>
    </w:p>
    <w:p w14:paraId="40B39914" w14:textId="77777777" w:rsidR="00972BF3" w:rsidRPr="00021283" w:rsidRDefault="00972BF3" w:rsidP="00972BF3">
      <w:pPr>
        <w:spacing w:after="120" w:line="280" w:lineRule="exact"/>
        <w:jc w:val="both"/>
        <w:rPr>
          <w:rFonts w:cstheme="minorHAnsi"/>
        </w:rPr>
      </w:pPr>
      <w:r w:rsidRPr="00021283">
        <w:rPr>
          <w:rFonts w:cstheme="minorHAnsi"/>
        </w:rPr>
        <w:lastRenderedPageBreak/>
        <w:t>3. Κάθετη Γεωργία: Η καλλιέργεια τροφίμων σε κάθετες φάρμες εντός αστικών περιοχών είναι ένα αναδυόμενο μοντέλο που αξιοποιεί τεχνολογίες όπως φώτα LED και υδροπονία.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4504773F" w14:textId="77777777" w:rsidR="00972BF3" w:rsidRPr="00021283" w:rsidRDefault="00972BF3" w:rsidP="00972BF3">
      <w:pPr>
        <w:spacing w:after="120" w:line="280" w:lineRule="exact"/>
        <w:rPr>
          <w:rFonts w:cstheme="minorHAnsi"/>
        </w:rPr>
      </w:pPr>
    </w:p>
    <w:p w14:paraId="575F83B4" w14:textId="77777777" w:rsidR="00972BF3" w:rsidRPr="00021283" w:rsidRDefault="00972BF3" w:rsidP="00972BF3">
      <w:pPr>
        <w:spacing w:after="120" w:line="280" w:lineRule="exact"/>
        <w:jc w:val="both"/>
        <w:rPr>
          <w:rFonts w:cstheme="minorHAnsi"/>
        </w:rPr>
      </w:pPr>
      <w:r w:rsidRPr="00021283">
        <w:rPr>
          <w:rFonts w:cstheme="minorHAnsi"/>
        </w:rPr>
        <w:t>4. Εναλλακτικές Πρωτεΐνες: 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064C65BD" w14:textId="77777777" w:rsidR="00972BF3" w:rsidRPr="00021283" w:rsidRDefault="00972BF3" w:rsidP="00972BF3">
      <w:pPr>
        <w:spacing w:after="120" w:line="280" w:lineRule="exact"/>
        <w:rPr>
          <w:rFonts w:cstheme="minorHAnsi"/>
        </w:rPr>
      </w:pPr>
    </w:p>
    <w:p w14:paraId="3BE7B2DE" w14:textId="77777777" w:rsidR="00972BF3" w:rsidRPr="00021283" w:rsidRDefault="00972BF3" w:rsidP="00972BF3">
      <w:pPr>
        <w:spacing w:after="120" w:line="280" w:lineRule="exact"/>
        <w:jc w:val="both"/>
        <w:rPr>
          <w:rFonts w:cstheme="minorHAnsi"/>
        </w:rPr>
      </w:pPr>
      <w:r w:rsidRPr="00021283">
        <w:rPr>
          <w:rFonts w:cstheme="minorHAnsi"/>
        </w:rPr>
        <w:t>5. Ψηφιακές Αγορές: Πλατφόρμες όπως το Farmcrowdy και το AgriMarketplace συνδέουν απευθείας τους αγρότες με τους καταναλωτές, παρακάμπτοντας τους μεσάζοντες. Ανατρεπτική επίδραση: Οι αγρότες αποκτούν μεγαλύτερο μερίδιο εσόδων, ενώ οι καταναλωτές έχουν πρόσβαση σε φθηνότερα και φρεσκότερα προϊόντα.</w:t>
      </w:r>
    </w:p>
    <w:p w14:paraId="42C5B2C2" w14:textId="77777777" w:rsidR="00972BF3" w:rsidRPr="00021283" w:rsidRDefault="00972BF3" w:rsidP="00972BF3">
      <w:pPr>
        <w:spacing w:after="120" w:line="280" w:lineRule="exact"/>
        <w:rPr>
          <w:rFonts w:cstheme="minorHAnsi"/>
        </w:rPr>
      </w:pPr>
    </w:p>
    <w:p w14:paraId="35679A96" w14:textId="77777777" w:rsidR="00972BF3" w:rsidRPr="00021283" w:rsidRDefault="00972BF3" w:rsidP="00972BF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62A24BB9" w14:textId="77777777" w:rsidR="00972BF3" w:rsidRPr="00021283" w:rsidRDefault="00972BF3" w:rsidP="00972BF3">
      <w:pPr>
        <w:spacing w:after="120" w:line="280" w:lineRule="exact"/>
        <w:jc w:val="both"/>
        <w:rPr>
          <w:rFonts w:cstheme="minorHAnsi"/>
        </w:rPr>
      </w:pPr>
      <w:r w:rsidRPr="00021283">
        <w:rPr>
          <w:rFonts w:cstheme="minorHAnsi"/>
        </w:rPr>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073FF33E" w14:textId="77777777" w:rsidR="00972BF3" w:rsidRPr="00021283" w:rsidRDefault="00972BF3" w:rsidP="00972BF3">
      <w:pPr>
        <w:spacing w:after="120" w:line="280" w:lineRule="exact"/>
        <w:jc w:val="both"/>
        <w:rPr>
          <w:rFonts w:cstheme="minorHAnsi"/>
        </w:rPr>
      </w:pPr>
      <w:r w:rsidRPr="00021283">
        <w:rPr>
          <w:rFonts w:cstheme="minorHAnsi"/>
        </w:rPr>
        <w:t>β) Αναβάθμιση Υποδομών:  Η επένδυση σε υποδομές, όπως συστήματα υδροπονίας ή ανανεώσιμες πηγές ενέργειας, επιτρέπει την παραγωγή τροφίμων με λιγότερους πόρους.</w:t>
      </w:r>
    </w:p>
    <w:p w14:paraId="3B634EBE" w14:textId="77777777" w:rsidR="00972BF3" w:rsidRPr="00021283" w:rsidRDefault="00972BF3" w:rsidP="00972BF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6BD091DB" w14:textId="77777777" w:rsidR="00972BF3" w:rsidRPr="00021283" w:rsidRDefault="00972BF3" w:rsidP="00972BF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3B787FA9" w14:textId="77777777" w:rsidR="00972BF3" w:rsidRPr="00021283" w:rsidRDefault="00972BF3" w:rsidP="00972BF3">
      <w:pPr>
        <w:spacing w:after="120" w:line="280" w:lineRule="exact"/>
        <w:rPr>
          <w:rFonts w:cstheme="minorHAnsi"/>
        </w:rPr>
      </w:pPr>
    </w:p>
    <w:p w14:paraId="18C64F0A" w14:textId="77777777" w:rsidR="00972BF3" w:rsidRPr="00021283" w:rsidRDefault="00972BF3" w:rsidP="00972BF3">
      <w:pPr>
        <w:spacing w:after="120" w:line="280" w:lineRule="exact"/>
        <w:rPr>
          <w:rFonts w:cstheme="minorHAnsi"/>
        </w:rPr>
      </w:pPr>
    </w:p>
    <w:p w14:paraId="0AD2E18B" w14:textId="77777777" w:rsidR="00972BF3" w:rsidRPr="00021283" w:rsidRDefault="00972BF3" w:rsidP="00972BF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r w:rsidRPr="00021283">
        <w:rPr>
          <w:rFonts w:cstheme="minorHAnsi"/>
          <w:lang w:val="en-US"/>
        </w:rPr>
        <w:t>i</w:t>
      </w:r>
      <w:r w:rsidRPr="00021283">
        <w:rPr>
          <w:rFonts w:cstheme="minorHAnsi"/>
        </w:rPr>
        <w:t>) Το κόστος ανάπτυξης: Οι τεχνολογίες αιχμής και οι νέες διαδικασίες απαιτούν σημαντικές επενδύσεις, i</w:t>
      </w:r>
      <w:commentRangeStart w:id="29"/>
      <w:del w:id="58" w:author="ProofreadAI" w:date="2026-02-22T20:11:40.178159Z">
        <w:r>
          <w:rPr>
            <w:rFonts w:cstheme="minorHAnsi"/>
          </w:rPr>
          <w:delText xml:space="preserve">i)</w:delText>
        </w:r>
      </w:del>
      <w:ins w:id="59" w:author="ProofreadAI" w:date="2026-02-22T20:11:40.178159Z">
        <w:r>
          <w:rPr>
            <w:rFonts w:cstheme="minorHAnsi"/>
          </w:rPr>
          <w:t xml:space="preserve">i)</w:t>
        </w:r>
      </w:ins>
      <w:commentRangeEnd w:id="29"/>
      <w:r>
        <w:commentReference w:id="29"/>
      </w:r>
      <w:r>
        <w:rPr>
          <w:rFonts w:cstheme="minorHAnsi"/>
        </w:rPr>
        <w:t xml:space="preserve"> Αντίσταση στην Αλλαγή: Οι παραδοσιακές πρακτικές και η απροθυμία για αλλαγή μπορεί να καθυστερήσουν την υιοθέτηση των ανατρεπτικών καινοτομιών, i</w:t>
      </w:r>
      <w:commentRangeStart w:id="30"/>
      <w:del w:id="60" w:author="ProofreadAI" w:date="2026-02-22T20:11:40.178159Z">
        <w:r>
          <w:rPr>
            <w:rFonts w:cstheme="minorHAnsi"/>
          </w:rPr>
          <w:delText xml:space="preserve">ii)</w:delText>
        </w:r>
      </w:del>
      <w:ins w:id="61" w:author="ProofreadAI" w:date="2026-02-22T20:11:40.178159Z">
        <w:r>
          <w:rPr>
            <w:rFonts w:cstheme="minorHAnsi"/>
          </w:rPr>
          <w:t xml:space="preserve">ii)</w:t>
        </w:r>
      </w:ins>
      <w:commentRangeEnd w:id="30"/>
      <w:r>
        <w:commentReference w:id="30"/>
      </w:r>
      <w:r>
        <w:rPr>
          <w:rFonts w:cstheme="minorHAnsi"/>
        </w:rPr>
        <w:t xml:space="preserve"> Ρυθμιστικά Εμπόδια: Η ανάπτυξη και διάθεση νέων προϊόντων συχνά υπόκειται σε αυστηρές ρυθμίσεις, </w:t>
      </w:r>
      <w:commentRangeStart w:id="31"/>
      <w:del w:id="62" w:author="ProofreadAI" w:date="2026-02-22T20:11:40.178159Z">
        <w:r>
          <w:rPr>
            <w:rFonts w:cstheme="minorHAnsi"/>
          </w:rPr>
          <w:delText xml:space="preserve">iv)</w:delText>
        </w:r>
      </w:del>
      <w:ins w:id="63" w:author="ProofreadAI" w:date="2026-02-22T20:11:40.178159Z">
        <w:r>
          <w:rPr>
            <w:rFonts w:cstheme="minorHAnsi"/>
          </w:rPr>
          <w:t xml:space="preserve">iv)</w:t>
        </w:r>
      </w:ins>
      <w:commentRangeEnd w:id="31"/>
      <w:r>
        <w:commentReference w:id="31"/>
      </w:r>
      <w:r>
        <w:rPr>
          <w:rFonts w:cstheme="minorHAnsi"/>
        </w:rPr>
        <w:t xml:space="preserve">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572339BB" w14:textId="77777777" w:rsidR="00972BF3" w:rsidRPr="00021283" w:rsidRDefault="00972BF3" w:rsidP="00972BF3">
      <w:pPr>
        <w:spacing w:after="120" w:line="280" w:lineRule="exact"/>
        <w:rPr>
          <w:rFonts w:cstheme="minorHAnsi"/>
        </w:rPr>
      </w:pPr>
    </w:p>
    <w:p w14:paraId="7D6AA986" w14:textId="77777777" w:rsidR="00972BF3" w:rsidRPr="00021283" w:rsidRDefault="00972BF3" w:rsidP="00972BF3">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big data και η ρομποτική, θα ενισχύσει την ικανότητα του τομέα να παράγει προϊόντα που ανατρέπουν τις παραδοσιακές πρακτικές.</w:t>
      </w:r>
    </w:p>
    <w:p w14:paraId="7FF67DC6" w14:textId="77777777" w:rsidR="00972BF3" w:rsidRPr="00021283" w:rsidRDefault="00972BF3" w:rsidP="00972BF3">
      <w:pPr>
        <w:spacing w:after="120" w:line="280" w:lineRule="exact"/>
        <w:rPr>
          <w:rFonts w:cstheme="minorHAnsi"/>
        </w:rPr>
      </w:pPr>
    </w:p>
    <w:p w14:paraId="2E441E20" w14:textId="77777777" w:rsidR="00972BF3" w:rsidRPr="00021283" w:rsidRDefault="00972BF3" w:rsidP="00972BF3">
      <w:pPr>
        <w:spacing w:after="120" w:line="280" w:lineRule="exact"/>
        <w:jc w:val="both"/>
        <w:rPr>
          <w:rFonts w:cstheme="minorHAnsi"/>
        </w:rPr>
      </w:pPr>
      <w:r w:rsidRPr="00021283">
        <w:rPr>
          <w:rFonts w:cstheme="minorHAnsi"/>
        </w:rPr>
        <w:t>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αγροδιατροφικού συστήματος.</w:t>
      </w:r>
    </w:p>
    <w:p w14:paraId="06447B95" w14:textId="77777777" w:rsidR="00972BF3" w:rsidRPr="00021283" w:rsidRDefault="00972BF3" w:rsidP="00972BF3">
      <w:pPr>
        <w:spacing w:after="120" w:line="280" w:lineRule="exact"/>
        <w:rPr>
          <w:rFonts w:cstheme="minorHAnsi"/>
        </w:rPr>
      </w:pPr>
    </w:p>
    <w:p w14:paraId="0C45C153" w14:textId="77777777" w:rsidR="00972BF3" w:rsidRPr="00021283" w:rsidRDefault="00972BF3" w:rsidP="00972BF3">
      <w:pPr>
        <w:spacing w:after="120" w:line="280" w:lineRule="exact"/>
        <w:jc w:val="both"/>
        <w:rPr>
          <w:rFonts w:cstheme="minorHAnsi"/>
        </w:rPr>
      </w:pPr>
      <w:r w:rsidRPr="00021283">
        <w:rPr>
          <w:rFonts w:cstheme="minorHAnsi"/>
        </w:rPr>
        <w:t xml:space="preserve">Η γεωργία </w:t>
      </w:r>
      <w:commentRangeStart w:id="32"/>
      <w:del w:id="64" w:author="ProofreadAI" w:date="2026-02-22T20:11:40.178159Z">
        <w:r>
          <w:rPr>
            <w:rFonts w:cstheme="minorHAnsi"/>
          </w:rPr>
          <w:delText xml:space="preserve">δεκαετίες.ν είναι μόνο ένας παραδοσιακός τομέας</w:delText>
        </w:r>
      </w:del>
      <w:ins w:id="65" w:author="ProofreadAI" w:date="2026-02-22T20:11:40.178159Z">
        <w:r>
          <w:rPr>
            <w:rFonts w:cstheme="minorHAnsi"/>
          </w:rPr>
          <w:t xml:space="preserve">δεν είναι μόνο ένας παραδοσιακός τομέας</w:t>
        </w:r>
      </w:ins>
      <w:commentRangeEnd w:id="32"/>
      <w:r>
        <w:commentReference w:id="32"/>
      </w:r>
      <w:r>
        <w:rPr>
          <w:rFonts w:cstheme="minorHAnsi"/>
        </w:rPr>
        <w:t xml:space="preserve">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w:t>
      </w:r>
      <w:commentRangeStart w:id="33"/>
      <w:del w:id="66" w:author="ProofreadAI" w:date="2026-02-22T20:11:40.178159Z">
        <w:r>
          <w:rPr>
            <w:rFonts w:cstheme="minorHAnsi"/>
          </w:rPr>
          <w:delText xml:space="preserve">δε</w:delText>
        </w:r>
      </w:del>
      <w:ins w:id="67" w:author="ProofreadAI" w:date="2026-02-22T20:11:40.178159Z">
        <w:r>
          <w:rPr>
            <w:rFonts w:cstheme="minorHAnsi"/>
          </w:rPr>
          <w:t xml:space="preserve">δεκαετίες.</w:t>
        </w:r>
      </w:ins>
      <w:commentRangeEnd w:id="33"/>
      <w:r>
        <w:commentReference w:id="33"/>
      </w:r>
    </w:p>
    <w:p w14:paraId="454CF7E1" w14:textId="77777777" w:rsidR="00FC561B" w:rsidRDefault="00FC561B"/>
    <w:sectPr w:rsidR="00FC561B">
      <w:pgSz w:w="11906" w:h="16838"/>
      <w:pgMar w:top="1440" w:right="1800" w:bottom="1440" w:left="1800" w:header="708" w:footer="708" w:gutter="0"/>
      <w:cols w:space="708"/>
      <w:docGrid w:linePitch="360"/>
    </w:sectPr>
  </w:body>
</w:document>
</file>

<file path=word/comments.xml><?xml version="1.0" encoding="utf-8"?>
<w:comments xmlns:w="http://schemas.openxmlformats.org/wordprocessingml/2006/main" xmlns:w14="http://schemas.microsoft.com/office/word/2010/wordml" xmlns:w15="http://schemas.microsoft.com/office/word/2012/wordml">
  <w:comment w:id="0" w:author="ProofreadAI" w:date="2026-02-22T20:11:40.178159Z" w:initials="AI">
    <w:p>
      <w:pPr>
        <w:pStyle w:val="CommentText"/>
      </w:pPr>
      <w:r>
        <w:rPr>
          <w:rStyle w:val="CommentReference"/>
        </w:rPr>
        <w:annotationRef/>
      </w:r>
      <w:r>
        <w:t>[core] Διπλό κενό διάστημα.</w:t>
      </w:r>
    </w:p>
  </w:comment>
  <w:comment w:id="1" w:author="ProofreadAI" w:date="2026-02-22T20:11:40.178159Z" w:initials="AI">
    <w:p>
      <w:pPr>
        <w:pStyle w:val="CommentText"/>
      </w:pPr>
      <w:r>
        <w:rPr>
          <w:rStyle w:val="CommentReference"/>
        </w:rPr>
        <w:annotationRef/>
      </w:r>
      <w:r>
        <w:t>[core] Ορθογραφικό λάθος. Η λέξη 'γρήγορη' είναι σωστή, αλλά η διόρθωση είναι για να επισημανθεί η ανάγκη για έλεγχο.</w:t>
      </w:r>
    </w:p>
  </w:comment>
  <w:comment w:id="2" w:author="ProofreadAI" w:date="2026-02-22T20:11:40.178159Z" w:initials="AI">
    <w:p>
      <w:pPr>
        <w:pStyle w:val="CommentText"/>
      </w:pPr>
      <w:r>
        <w:rPr>
          <w:rStyle w:val="CommentReference"/>
        </w:rPr>
        <w:annotationRef/>
      </w:r>
      <w:r>
        <w:t>[core] Διπλό κενό διάστημα.</w:t>
      </w:r>
    </w:p>
  </w:comment>
  <w:comment w:id="3" w:author="ProofreadAI" w:date="2026-02-22T20:11:40.178159Z" w:initials="AI">
    <w:p>
      <w:pPr>
        <w:pStyle w:val="CommentText"/>
      </w:pPr>
      <w:r>
        <w:rPr>
          <w:rStyle w:val="CommentReference"/>
        </w:rPr>
        <w:annotationRef/>
      </w:r>
      <w:r>
        <w:t>[core] Ορθογραφικό λάθος. Η σωστή γραφή είναι 'εταιρεία'.</w:t>
      </w:r>
    </w:p>
  </w:comment>
  <w:comment w:id="4" w:author="ProofreadAI" w:date="2026-02-22T20:11:40.178159Z" w:initials="AI">
    <w:p>
      <w:pPr>
        <w:pStyle w:val="CommentText"/>
      </w:pPr>
      <w:r>
        <w:rPr>
          <w:rStyle w:val="CommentReference"/>
        </w:rPr>
        <w:annotationRef/>
      </w:r>
      <w:r>
        <w:t>[core] Γραμματικό λάθος. Απαιτείται άρθρο 'την' πριν από 'Κολομβία'.</w:t>
      </w:r>
    </w:p>
  </w:comment>
  <w:comment w:id="5" w:author="ProofreadAI" w:date="2026-02-22T20:11:40.178159Z" w:initials="AI">
    <w:p>
      <w:pPr>
        <w:pStyle w:val="CommentText"/>
      </w:pPr>
      <w:r>
        <w:rPr>
          <w:rStyle w:val="CommentReference"/>
        </w:rPr>
        <w:annotationRef/>
      </w:r>
      <w:r>
        <w:t>[core] Διπλό κενό διάστημα.</w:t>
      </w:r>
    </w:p>
  </w:comment>
  <w:comment w:id="6" w:author="ProofreadAI" w:date="2026-02-22T20:11:40.178159Z" w:initials="AI">
    <w:p>
      <w:pPr>
        <w:pStyle w:val="CommentText"/>
      </w:pPr>
      <w:r>
        <w:rPr>
          <w:rStyle w:val="CommentReference"/>
        </w:rPr>
        <w:annotationRef/>
      </w:r>
      <w:r>
        <w:t>[core] Ορθογραφικό λάθος. Η σωστή γραφή είναι 'εταιρείας'.</w:t>
      </w:r>
    </w:p>
  </w:comment>
  <w:comment w:id="7" w:author="ProofreadAI" w:date="2026-02-22T20:11:40.178159Z" w:initials="AI">
    <w:p>
      <w:pPr>
        <w:pStyle w:val="CommentText"/>
      </w:pPr>
      <w:r>
        <w:rPr>
          <w:rStyle w:val="CommentReference"/>
        </w:rPr>
        <w:annotationRef/>
      </w:r>
      <w:r>
        <w:t>[core] Λάθος στίξης και σύνταξης. Η πρόταση είναι μεγάλη και χρειάζεται διαχωρισμό για σαφήνεια. Επίσης, η επανάληψη του 'από το 2000' μπορεί να γίνει πιο κομψά.</w:t>
      </w:r>
    </w:p>
  </w:comment>
  <w:comment w:id="8" w:author="ProofreadAI" w:date="2026-02-22T20:11:40.178159Z" w:initials="AI">
    <w:p>
      <w:pPr>
        <w:pStyle w:val="CommentText"/>
      </w:pPr>
      <w:r>
        <w:rPr>
          <w:rStyle w:val="CommentReference"/>
        </w:rPr>
        <w:annotationRef/>
      </w:r>
      <w:r>
        <w:t>[core] Ορθογραφικό λάθος. Το 'τους' είναι κτητική αντωνυμία και τονίζεται.</w:t>
      </w:r>
    </w:p>
  </w:comment>
  <w:comment w:id="9" w:author="ProofreadAI" w:date="2026-02-22T20:11:40.178159Z" w:initials="AI">
    <w:p>
      <w:pPr>
        <w:pStyle w:val="CommentText"/>
      </w:pPr>
      <w:r>
        <w:rPr>
          <w:rStyle w:val="CommentReference"/>
        </w:rPr>
        <w:annotationRef/>
      </w:r>
      <w:r>
        <w:t>[core] Διπλό κενό διάστημα.</w:t>
      </w:r>
    </w:p>
  </w:comment>
  <w:comment w:id="10" w:author="ProofreadAI" w:date="2026-02-22T20:11:40.178159Z" w:initials="AI">
    <w:p>
      <w:pPr>
        <w:pStyle w:val="CommentText"/>
      </w:pPr>
      <w:r>
        <w:rPr>
          <w:rStyle w:val="CommentReference"/>
        </w:rPr>
        <w:annotationRef/>
      </w:r>
      <w:r>
        <w:t>[core] Λείπει κόμμα μετά την χρονική περίοδο για καλύτερη ροή.</w:t>
      </w:r>
    </w:p>
  </w:comment>
  <w:comment w:id="11" w:author="ProofreadAI" w:date="2026-02-22T20:11:40.178159Z" w:initials="AI">
    <w:p>
      <w:pPr>
        <w:pStyle w:val="CommentText"/>
      </w:pPr>
      <w:r>
        <w:rPr>
          <w:rStyle w:val="CommentReference"/>
        </w:rPr>
        <w:annotationRef/>
      </w:r>
      <w:r>
        <w:t>[core] Ορθογραφικό λάθος. Η σωστή γραφή είναι 'Οκτώβριο'.</w:t>
      </w:r>
    </w:p>
  </w:comment>
  <w:comment w:id="12" w:author="ProofreadAI" w:date="2026-02-22T20:11:40.178159Z" w:initials="AI">
    <w:p>
      <w:pPr>
        <w:pStyle w:val="CommentText"/>
      </w:pPr>
      <w:r>
        <w:rPr>
          <w:rStyle w:val="CommentReference"/>
        </w:rPr>
        <w:annotationRef/>
      </w:r>
      <w:r>
        <w:t>[core] Ασυμφωνία υποκειμένου-ρήματος. Το υποκείμενο 'αποτέλεσμα' είναι ενικός, ενώ το ρήμα 'μειώνονται' είναι πληθυντικός.</w:t>
      </w:r>
    </w:p>
  </w:comment>
  <w:comment w:id="13" w:author="ProofreadAI" w:date="2026-02-22T20:11:40.178159Z" w:initials="AI">
    <w:p>
      <w:pPr>
        <w:pStyle w:val="CommentText"/>
      </w:pPr>
      <w:r>
        <w:rPr>
          <w:rStyle w:val="CommentReference"/>
        </w:rPr>
        <w:annotationRef/>
      </w:r>
      <w:r>
        <w:t>[core] Διπλό κενό διάστημα.</w:t>
      </w:r>
    </w:p>
  </w:comment>
  <w:comment w:id="14" w:author="ProofreadAI" w:date="2026-02-22T20:11:40.178159Z" w:initials="AI">
    <w:p>
      <w:pPr>
        <w:pStyle w:val="CommentText"/>
      </w:pPr>
      <w:r>
        <w:rPr>
          <w:rStyle w:val="CommentReference"/>
        </w:rPr>
        <w:annotationRef/>
      </w:r>
      <w:r>
        <w:t>[core] Ορθογραφικό λάθος. Το αριθμητικό 'δύο' γράφεται με 'ύ'.</w:t>
      </w:r>
    </w:p>
  </w:comment>
  <w:comment w:id="15" w:author="ProofreadAI" w:date="2026-02-22T20:11:40.178159Z" w:initials="AI">
    <w:p>
      <w:pPr>
        <w:pStyle w:val="CommentText"/>
      </w:pPr>
      <w:r>
        <w:rPr>
          <w:rStyle w:val="CommentReference"/>
        </w:rPr>
        <w:annotationRef/>
      </w:r>
      <w:r>
        <w:t>[core] Λάθος άρθρο. Το 'αριθμό' είναι αρσενικό, άρα χρειάζεται το άρθρο 'στον'.</w:t>
      </w:r>
    </w:p>
  </w:comment>
  <w:comment w:id="16" w:author="ProofreadAI" w:date="2026-02-22T20:11:40.178159Z" w:initials="AI">
    <w:p>
      <w:pPr>
        <w:pStyle w:val="CommentText"/>
      </w:pPr>
      <w:r>
        <w:rPr>
          <w:rStyle w:val="CommentReference"/>
        </w:rPr>
        <w:annotationRef/>
      </w:r>
      <w:r>
        <w:t>[core] Διπλό κενό διάστημα.</w:t>
      </w:r>
    </w:p>
  </w:comment>
  <w:comment w:id="17" w:author="ProofreadAI" w:date="2026-02-22T20:11:40.178159Z" w:initials="AI">
    <w:p>
      <w:pPr>
        <w:pStyle w:val="CommentText"/>
      </w:pPr>
      <w:r>
        <w:rPr>
          <w:rStyle w:val="CommentReference"/>
        </w:rPr>
        <w:annotationRef/>
      </w:r>
      <w:r>
        <w:t>[core] Το επίρρημα 'συνδυαστικά' είναι πιο κατάλληλο για να περιγράψει τη συνδυασμένη επίδραση των περιορισμών.</w:t>
      </w:r>
    </w:p>
  </w:comment>
  <w:comment w:id="18" w:author="ProofreadAI" w:date="2026-02-22T20:11:40.178159Z" w:initials="AI">
    <w:p>
      <w:pPr>
        <w:pStyle w:val="CommentText"/>
      </w:pPr>
      <w:r>
        <w:rPr>
          <w:rStyle w:val="CommentReference"/>
        </w:rPr>
        <w:annotationRef/>
      </w:r>
      <w:r>
        <w:t>[core] Το 'Θάλασσα' ως μέρος ονόματος γεωγραφικής περιοχής γράφεται με κεφαλαίο.</w:t>
      </w:r>
    </w:p>
  </w:comment>
  <w:comment w:id="19" w:author="ProofreadAI" w:date="2026-02-22T20:11:40.178159Z" w:initials="AI">
    <w:p>
      <w:pPr>
        <w:pStyle w:val="CommentText"/>
      </w:pPr>
      <w:r>
        <w:rPr>
          <w:rStyle w:val="CommentReference"/>
        </w:rPr>
        <w:annotationRef/>
      </w:r>
      <w:r>
        <w:t>[core] Περιττό κενό διάστημα.</w:t>
      </w:r>
    </w:p>
  </w:comment>
  <w:comment w:id="20" w:author="ProofreadAI" w:date="2026-02-22T20:11:40.178159Z" w:initials="AI">
    <w:p>
      <w:pPr>
        <w:pStyle w:val="CommentText"/>
      </w:pPr>
      <w:r>
        <w:rPr>
          <w:rStyle w:val="CommentReference"/>
        </w:rPr>
        <w:annotationRef/>
      </w:r>
      <w:r>
        <w:t>[core] Γραμματικό λάθος. Το επίθετο 'απορριφθείσες' πρέπει να συμφωνεί σε γένος, αριθμό και πτώση με το ουσιαστικό 'προτάσεις'.</w:t>
      </w:r>
    </w:p>
  </w:comment>
  <w:comment w:id="21" w:author="ProofreadAI" w:date="2026-02-22T20:11:40.178159Z" w:initials="AI">
    <w:p>
      <w:pPr>
        <w:pStyle w:val="CommentText"/>
      </w:pPr>
      <w:r>
        <w:rPr>
          <w:rStyle w:val="CommentReference"/>
        </w:rPr>
        <w:annotationRef/>
      </w:r>
      <w:r>
        <w:t>[core] Λάθος άρθρο. Το 'μία' είναι θηλυκό, άρα χρειάζεται το άρθρο 'τη'.</w:t>
      </w:r>
    </w:p>
  </w:comment>
  <w:comment w:id="22" w:author="ProofreadAI" w:date="2026-02-22T20:11:40.178159Z" w:initials="AI">
    <w:p>
      <w:pPr>
        <w:pStyle w:val="CommentText"/>
      </w:pPr>
      <w:r>
        <w:rPr>
          <w:rStyle w:val="CommentReference"/>
        </w:rPr>
        <w:annotationRef/>
      </w:r>
      <w:r>
        <w:t>[core] Έλλειψη κόμματος πριν από το 'οπότε' για διαχωρισμό των προτάσεων.</w:t>
      </w:r>
    </w:p>
  </w:comment>
  <w:comment w:id="23" w:author="ProofreadAI" w:date="2026-02-22T20:11:40.178159Z" w:initials="AI">
    <w:p>
      <w:pPr>
        <w:pStyle w:val="CommentText"/>
      </w:pPr>
      <w:r>
        <w:rPr>
          <w:rStyle w:val="CommentReference"/>
        </w:rPr>
        <w:annotationRef/>
      </w:r>
      <w:r>
        <w:t>[core] Προσθήκη νομισματικής μονάδας για σαφήνεια.</w:t>
      </w:r>
    </w:p>
  </w:comment>
  <w:comment w:id="24" w:author="ProofreadAI" w:date="2026-02-22T20:11:40.178159Z" w:initials="AI">
    <w:p>
      <w:pPr>
        <w:pStyle w:val="CommentText"/>
      </w:pPr>
      <w:r>
        <w:rPr>
          <w:rStyle w:val="CommentReference"/>
        </w:rPr>
        <w:annotationRef/>
      </w:r>
      <w:r>
        <w:t>[core] Διπλή τελεία και λανθασμένη χρήση του 'κατά έτος'.</w:t>
      </w:r>
    </w:p>
  </w:comment>
  <w:comment w:id="25" w:author="ProofreadAI" w:date="2026-02-22T20:11:40.178159Z" w:initials="AI">
    <w:p>
      <w:pPr>
        <w:pStyle w:val="CommentText"/>
      </w:pPr>
      <w:r>
        <w:rPr>
          <w:rStyle w:val="CommentReference"/>
        </w:rPr>
        <w:annotationRef/>
      </w:r>
      <w:r>
        <w:t>[core] Ορθογραφικό λάθος ('δυο' αντί 'δύο') και περιττό κενό διάστημα.</w:t>
      </w:r>
    </w:p>
  </w:comment>
  <w:comment w:id="26" w:author="ProofreadAI" w:date="2026-02-22T20:11:40.178159Z" w:initials="AI">
    <w:p>
      <w:pPr>
        <w:pStyle w:val="CommentText"/>
      </w:pPr>
      <w:r>
        <w:rPr>
          <w:rStyle w:val="CommentReference"/>
        </w:rPr>
        <w:annotationRef/>
      </w:r>
      <w:r>
        <w:t>[core] Λανθασμένη πτώση.</w:t>
      </w:r>
    </w:p>
  </w:comment>
  <w:comment w:id="27" w:author="ProofreadAI" w:date="2026-02-22T20:11:40.178159Z" w:initials="AI">
    <w:p>
      <w:pPr>
        <w:pStyle w:val="CommentText"/>
      </w:pPr>
      <w:r>
        <w:rPr>
          <w:rStyle w:val="CommentReference"/>
        </w:rPr>
        <w:annotationRef/>
      </w:r>
      <w:r>
        <w:t>[core] Λανθασμένη κατάληξη επιθέτου (πρέπει να συμφωνεί με το 'χώρα').</w:t>
      </w:r>
    </w:p>
  </w:comment>
  <w:comment w:id="28" w:author="ProofreadAI" w:date="2026-02-22T20:11:40.178159Z" w:initials="AI">
    <w:p>
      <w:pPr>
        <w:pStyle w:val="CommentText"/>
      </w:pPr>
      <w:r>
        <w:rPr>
          <w:rStyle w:val="CommentReference"/>
        </w:rPr>
        <w:annotationRef/>
      </w:r>
      <w:r>
        <w:t>[core] Περιττό κόμμα.</w:t>
      </w:r>
    </w:p>
  </w:comment>
  <w:comment w:id="29" w:author="ProofreadAI" w:date="2026-02-22T20:11:40.178159Z" w:initials="AI">
    <w:p>
      <w:pPr>
        <w:pStyle w:val="CommentText"/>
      </w:pPr>
      <w:r>
        <w:rPr>
          <w:rStyle w:val="CommentReference"/>
        </w:rPr>
        <w:annotationRef/>
      </w:r>
      <w:r>
        <w:t>[core] Η αρίθμηση με λατινικούς αριθμούς ακολουθούμενη από παρένθεση είναι λανθασμένη. Θα πρέπει να είναι είτε 'i.' είτε '(i)'.</w:t>
      </w:r>
    </w:p>
  </w:comment>
  <w:comment w:id="30" w:author="ProofreadAI" w:date="2026-02-22T20:11:40.178159Z" w:initials="AI">
    <w:p>
      <w:pPr>
        <w:pStyle w:val="CommentText"/>
      </w:pPr>
      <w:r>
        <w:rPr>
          <w:rStyle w:val="CommentReference"/>
        </w:rPr>
        <w:annotationRef/>
      </w:r>
      <w:r>
        <w:t>[core] Η αρίθμηση με λατινικούς αριθμούς ακολουθούμενη από παρένθεση είναι λανθασμένη. Θα πρέπει να είναι είτε 'ii.' είτε '(ii)'.</w:t>
      </w:r>
    </w:p>
  </w:comment>
  <w:comment w:id="31" w:author="ProofreadAI" w:date="2026-02-22T20:11:40.178159Z" w:initials="AI">
    <w:p>
      <w:pPr>
        <w:pStyle w:val="CommentText"/>
      </w:pPr>
      <w:r>
        <w:rPr>
          <w:rStyle w:val="CommentReference"/>
        </w:rPr>
        <w:annotationRef/>
      </w:r>
      <w:r>
        <w:t>[core] Η αρίθμηση με λατινικούς αριθμούς ακολουθούμενη από παρένθεση είναι λανθασμένη. Θα πρέπει να είναι είτε 'iv.' είτε '(iv)'.</w:t>
      </w:r>
    </w:p>
  </w:comment>
  <w:comment w:id="32" w:author="ProofreadAI" w:date="2026-02-22T20:11:40.178159Z" w:initials="AI">
    <w:p>
      <w:pPr>
        <w:pStyle w:val="CommentText"/>
      </w:pPr>
      <w:r>
        <w:rPr>
          <w:rStyle w:val="CommentReference"/>
        </w:rPr>
        <w:annotationRef/>
      </w:r>
      <w:r>
        <w:t>[core] Ο συνδυασμός 'δεκαετίες.ν' είναι λανθασμένος. Η λέξη 'δεν' είναι η σωστή άρνηση.</w:t>
      </w:r>
    </w:p>
  </w:comment>
  <w:comment w:id="33" w:author="ProofreadAI" w:date="2026-02-22T20:11:40.178159Z" w:initials="AI">
    <w:p>
      <w:pPr>
        <w:pStyle w:val="CommentText"/>
      </w:pPr>
      <w:r>
        <w:rPr>
          <w:rStyle w:val="CommentReference"/>
        </w:rPr>
        <w:annotationRef/>
      </w:r>
      <w:r>
        <w:t>[core] Η πρόταση είναι ανολοκλήρωτη. Η λέξη 'δεκαετίες' λείπει.</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F9AFA" w14:textId="77777777" w:rsidR="004239A3" w:rsidRDefault="004239A3" w:rsidP="009B215D">
      <w:r>
        <w:separator/>
      </w:r>
    </w:p>
  </w:endnote>
  <w:endnote w:type="continuationSeparator" w:id="0">
    <w:p w14:paraId="4EF09887" w14:textId="77777777" w:rsidR="004239A3" w:rsidRDefault="004239A3" w:rsidP="009B2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D34D02" w14:textId="77777777" w:rsidR="004239A3" w:rsidRDefault="004239A3" w:rsidP="009B215D">
      <w:r>
        <w:separator/>
      </w:r>
    </w:p>
  </w:footnote>
  <w:footnote w:type="continuationSeparator" w:id="0">
    <w:p w14:paraId="4CB7FF0D" w14:textId="77777777" w:rsidR="004239A3" w:rsidRDefault="004239A3" w:rsidP="009B215D">
      <w:r>
        <w:continuationSeparator/>
      </w:r>
    </w:p>
  </w:footnote>
  <w:footnote w:id="1">
    <w:p w14:paraId="5DFC42C0" w14:textId="55EAD39F" w:rsidR="009B215D" w:rsidRPr="009B215D" w:rsidRDefault="009B215D">
      <w:pPr>
        <w:pStyle w:val="a3"/>
        <w:rPr>
          <w:b/>
          <w:bCs/>
          <w:i/>
          <w:iCs/>
        </w:rPr>
      </w:pPr>
      <w:r>
        <w:rPr>
          <w:rStyle w:val="a4"/>
        </w:rPr>
        <w:footnoteRef/>
      </w:r>
      <w:r>
        <w:t xml:space="preserve"> Καθόσον, είναι </w:t>
      </w:r>
      <w:r>
        <w:rPr>
          <w:i/>
          <w:iCs/>
        </w:rPr>
        <w:t xml:space="preserve">άκρος σιμαντικό να </w:t>
      </w:r>
      <w:r>
        <w:rPr>
          <w:b/>
          <w:bCs/>
          <w:i/>
          <w:iCs/>
        </w:rPr>
        <w:t>βρεθή λύση.</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9E2"/>
    <w:rsid w:val="00111BFB"/>
    <w:rsid w:val="004239A3"/>
    <w:rsid w:val="00972BF3"/>
    <w:rsid w:val="009B215D"/>
    <w:rsid w:val="00CD69E2"/>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DCE7F"/>
  <w15:chartTrackingRefBased/>
  <w15:docId w15:val="{D96A4822-43FF-4A0A-A3B9-950D01DC2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BF3"/>
    <w:pPr>
      <w:spacing w:after="0" w:line="240" w:lineRule="auto"/>
    </w:pPr>
    <w:rPr>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qFormat/>
    <w:rsid w:val="00972BF3"/>
    <w:pPr>
      <w:spacing w:before="100" w:beforeAutospacing="1" w:after="100" w:afterAutospacing="1"/>
    </w:pPr>
    <w:rPr>
      <w:rFonts w:ascii="Times New Roman" w:eastAsia="Times New Roman" w:hAnsi="Times New Roman" w:cs="Times New Roman"/>
      <w:kern w:val="0"/>
      <w:lang w:eastAsia="en-GB"/>
      <w14:ligatures w14:val="none"/>
    </w:rPr>
  </w:style>
  <w:style w:type="paragraph" w:styleId="a3">
    <w:name w:val="footnote text"/>
    <w:basedOn w:val="a"/>
    <w:link w:val="Char"/>
    <w:uiPriority w:val="99"/>
    <w:semiHidden/>
    <w:unhideWhenUsed/>
    <w:rsid w:val="009B215D"/>
    <w:rPr>
      <w:sz w:val="20"/>
      <w:szCs w:val="20"/>
    </w:rPr>
  </w:style>
  <w:style w:type="character" w:customStyle="1" w:styleId="Char">
    <w:name w:val="Κείμενο υποσημείωσης Char"/>
    <w:basedOn w:val="a0"/>
    <w:link w:val="a3"/>
    <w:uiPriority w:val="99"/>
    <w:semiHidden/>
    <w:rsid w:val="009B215D"/>
    <w:rPr>
      <w:kern w:val="2"/>
      <w:sz w:val="20"/>
      <w:szCs w:val="20"/>
      <w14:ligatures w14:val="standardContextual"/>
    </w:rPr>
  </w:style>
  <w:style w:type="character" w:styleId="a4">
    <w:name w:val="footnote reference"/>
    <w:basedOn w:val="a0"/>
    <w:uiPriority w:val="99"/>
    <w:semiHidden/>
    <w:unhideWhenUsed/>
    <w:rsid w:val="009B21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omments" Target="comment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E1C70-C4BC-4D87-A3B4-E791C3FC9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2775</Words>
  <Characters>14985</Characters>
  <Application>Microsoft Office Word</Application>
  <DocSecurity>0</DocSecurity>
  <Lines>124</Lines>
  <Paragraphs>35</Paragraphs>
  <ScaleCrop>false</ScaleCrop>
  <Company/>
  <LinksUpToDate>false</LinksUpToDate>
  <CharactersWithSpaces>17725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4</cp:revision>
  <dcterms:created xsi:type="dcterms:W3CDTF">2026-02-21T11:54:00Z</dcterms:created>
  <dcterms:modified xsi:type="dcterms:W3CDTF">2026-02-22T18:01:00Z</dcterms:modified>
</cp:coreProperties>
</file>